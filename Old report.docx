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3ED35" w14:textId="14AD174D" w:rsidR="0041785F" w:rsidRPr="003C7C93" w:rsidRDefault="0041785F" w:rsidP="008A3097">
      <w:pPr>
        <w:rPr>
          <w:rFonts w:cs="Open Sans"/>
        </w:rPr>
      </w:pPr>
    </w:p>
    <w:p w14:paraId="6D0D4928" w14:textId="77777777" w:rsidR="00266686" w:rsidRPr="003C7C93" w:rsidRDefault="00266686" w:rsidP="008A3097">
      <w:pPr>
        <w:rPr>
          <w:rFonts w:cs="Open Sans"/>
          <w:b/>
          <w:color w:val="000000" w:themeColor="text1"/>
          <w:shd w:val="clear" w:color="auto" w:fill="FFFFFF"/>
        </w:rPr>
      </w:pPr>
    </w:p>
    <w:p w14:paraId="24BDFB96" w14:textId="77777777" w:rsidR="00266686" w:rsidRPr="003C7C93" w:rsidRDefault="00266686" w:rsidP="008A3097">
      <w:pPr>
        <w:rPr>
          <w:rFonts w:cs="Open Sans"/>
          <w:b/>
          <w:color w:val="000000" w:themeColor="text1"/>
          <w:shd w:val="clear" w:color="auto" w:fill="FFFFFF"/>
        </w:rPr>
      </w:pPr>
    </w:p>
    <w:p w14:paraId="112BBBBE" w14:textId="77777777" w:rsidR="00266686" w:rsidRPr="003C7C93" w:rsidRDefault="00266686" w:rsidP="008A3097">
      <w:pPr>
        <w:rPr>
          <w:rFonts w:cs="Open Sans"/>
          <w:b/>
          <w:color w:val="000000" w:themeColor="text1"/>
          <w:shd w:val="clear" w:color="auto" w:fill="FFFFFF"/>
        </w:rPr>
      </w:pPr>
    </w:p>
    <w:p w14:paraId="5EFEEF4D" w14:textId="77777777" w:rsidR="00266686" w:rsidRPr="003C7C93" w:rsidRDefault="00266686" w:rsidP="008A3097">
      <w:pPr>
        <w:rPr>
          <w:rFonts w:cs="Open Sans"/>
          <w:b/>
          <w:color w:val="000000" w:themeColor="text1"/>
          <w:shd w:val="clear" w:color="auto" w:fill="FFFFFF"/>
        </w:rPr>
      </w:pPr>
    </w:p>
    <w:p w14:paraId="7691922F" w14:textId="77777777" w:rsidR="00266686" w:rsidRPr="003C7C93" w:rsidRDefault="00266686" w:rsidP="008A3097">
      <w:pPr>
        <w:rPr>
          <w:rFonts w:cs="Open Sans"/>
          <w:b/>
          <w:color w:val="000000" w:themeColor="text1"/>
          <w:shd w:val="clear" w:color="auto" w:fill="FFFFFF"/>
        </w:rPr>
      </w:pPr>
    </w:p>
    <w:p w14:paraId="672038AE" w14:textId="77777777" w:rsidR="00266686" w:rsidRPr="003C7C93" w:rsidRDefault="00266686" w:rsidP="008A3097">
      <w:pPr>
        <w:rPr>
          <w:rFonts w:cs="Open Sans"/>
          <w:b/>
          <w:color w:val="000000" w:themeColor="text1"/>
          <w:shd w:val="clear" w:color="auto" w:fill="FFFFFF"/>
        </w:rPr>
      </w:pPr>
    </w:p>
    <w:p w14:paraId="4C0FD259" w14:textId="77777777" w:rsidR="00266686" w:rsidRPr="003C7C93" w:rsidRDefault="00266686" w:rsidP="008A3097">
      <w:pPr>
        <w:rPr>
          <w:rFonts w:cs="Open Sans"/>
          <w:b/>
          <w:color w:val="000000" w:themeColor="text1"/>
          <w:shd w:val="clear" w:color="auto" w:fill="FFFFFF"/>
        </w:rPr>
      </w:pPr>
    </w:p>
    <w:p w14:paraId="39C29220" w14:textId="5A2B595B" w:rsidR="00266686" w:rsidRPr="00E72C82" w:rsidRDefault="00266686" w:rsidP="00E72C82">
      <w:pPr>
        <w:jc w:val="center"/>
        <w:rPr>
          <w:rFonts w:cs="Open Sans"/>
          <w:b/>
          <w:color w:val="000000" w:themeColor="text1"/>
          <w:sz w:val="60"/>
          <w:szCs w:val="60"/>
          <w:shd w:val="clear" w:color="auto" w:fill="FFFFFF"/>
        </w:rPr>
      </w:pPr>
      <w:r w:rsidRPr="00E72C82">
        <w:rPr>
          <w:rFonts w:cs="Open Sans"/>
          <w:b/>
          <w:color w:val="000000" w:themeColor="text1"/>
          <w:sz w:val="60"/>
          <w:szCs w:val="60"/>
          <w:shd w:val="clear" w:color="auto" w:fill="FFFFFF"/>
        </w:rPr>
        <w:t>JULIUS BERGER NIGERIA PLC</w:t>
      </w:r>
    </w:p>
    <w:p w14:paraId="55EAF6FD" w14:textId="77777777" w:rsidR="0041785F" w:rsidRPr="00E72C82" w:rsidRDefault="0041785F" w:rsidP="00E72C82">
      <w:pPr>
        <w:jc w:val="center"/>
        <w:rPr>
          <w:rFonts w:cs="Open Sans"/>
          <w:color w:val="000000" w:themeColor="text1"/>
          <w:sz w:val="60"/>
          <w:szCs w:val="60"/>
        </w:rPr>
      </w:pPr>
    </w:p>
    <w:p w14:paraId="3C385312" w14:textId="67BC66DC" w:rsidR="00D9714E" w:rsidRPr="00E72C82" w:rsidRDefault="00D9714E" w:rsidP="00E72C82">
      <w:pPr>
        <w:jc w:val="center"/>
        <w:rPr>
          <w:sz w:val="60"/>
          <w:szCs w:val="60"/>
        </w:rPr>
      </w:pPr>
      <w:bookmarkStart w:id="0" w:name="_Toc224302655"/>
      <w:bookmarkStart w:id="1" w:name="_Toc224302861"/>
      <w:r w:rsidRPr="00E72C82">
        <w:rPr>
          <w:sz w:val="60"/>
          <w:szCs w:val="60"/>
        </w:rPr>
        <w:t>202</w:t>
      </w:r>
      <w:r w:rsidR="00273B70" w:rsidRPr="00E72C82">
        <w:rPr>
          <w:sz w:val="60"/>
          <w:szCs w:val="60"/>
        </w:rPr>
        <w:t>5</w:t>
      </w:r>
      <w:r w:rsidRPr="00E72C82">
        <w:rPr>
          <w:sz w:val="60"/>
          <w:szCs w:val="60"/>
        </w:rPr>
        <w:t xml:space="preserve"> SUSTAINABILITY REPORT</w:t>
      </w:r>
      <w:bookmarkEnd w:id="0"/>
      <w:bookmarkEnd w:id="1"/>
    </w:p>
    <w:p w14:paraId="4E7BEC88" w14:textId="6584C6B1" w:rsidR="000419EB" w:rsidRPr="00E72C82" w:rsidRDefault="004E5E86" w:rsidP="00E72C82">
      <w:pPr>
        <w:jc w:val="center"/>
        <w:rPr>
          <w:rFonts w:cs="Open Sans"/>
          <w:sz w:val="60"/>
          <w:szCs w:val="60"/>
        </w:rPr>
      </w:pPr>
      <w:bookmarkStart w:id="2" w:name="_Toc224302656"/>
      <w:bookmarkStart w:id="3" w:name="_Toc224302862"/>
      <w:r w:rsidRPr="00E72C82">
        <w:rPr>
          <w:sz w:val="60"/>
          <w:szCs w:val="60"/>
          <w:shd w:val="clear" w:color="auto" w:fill="FFFFFF"/>
        </w:rPr>
        <w:t>Building Impact: Delivering Infrastructure that Transforms Lives</w:t>
      </w:r>
      <w:r w:rsidR="00830AEE" w:rsidRPr="00E72C82">
        <w:rPr>
          <w:rFonts w:cs="Open Sans"/>
          <w:sz w:val="60"/>
          <w:szCs w:val="60"/>
          <w:shd w:val="clear" w:color="auto" w:fill="FFFFFF"/>
        </w:rPr>
        <w:t>.</w:t>
      </w:r>
      <w:bookmarkEnd w:id="2"/>
      <w:bookmarkEnd w:id="3"/>
    </w:p>
    <w:p w14:paraId="54F89456" w14:textId="77777777" w:rsidR="00266686" w:rsidRPr="003C7C93" w:rsidRDefault="00266686" w:rsidP="008A3097">
      <w:pPr>
        <w:rPr>
          <w:rFonts w:cs="Open Sans"/>
          <w:color w:val="000000" w:themeColor="text1"/>
          <w:sz w:val="28"/>
          <w:szCs w:val="28"/>
        </w:rPr>
      </w:pPr>
    </w:p>
    <w:p w14:paraId="717CCB0B" w14:textId="77777777" w:rsidR="00266686" w:rsidRPr="003C7C93" w:rsidRDefault="00266686" w:rsidP="008A3097">
      <w:pPr>
        <w:rPr>
          <w:rFonts w:cs="Open Sans"/>
          <w:color w:val="000000" w:themeColor="text1"/>
        </w:rPr>
      </w:pPr>
    </w:p>
    <w:p w14:paraId="7B9D1C88" w14:textId="77777777" w:rsidR="009226C0" w:rsidRPr="003C7C93" w:rsidRDefault="009226C0" w:rsidP="008A3097">
      <w:pPr>
        <w:rPr>
          <w:rFonts w:cs="Open Sans"/>
          <w:color w:val="000000" w:themeColor="text1"/>
        </w:rPr>
      </w:pPr>
    </w:p>
    <w:p w14:paraId="2AE5A46B" w14:textId="77777777" w:rsidR="000317B9" w:rsidRPr="003C7C93" w:rsidRDefault="000317B9" w:rsidP="008A3097">
      <w:pPr>
        <w:rPr>
          <w:rFonts w:cs="Open Sans"/>
          <w:color w:val="000000" w:themeColor="text1"/>
        </w:rPr>
      </w:pPr>
    </w:p>
    <w:p w14:paraId="3C0B4BB7" w14:textId="77777777" w:rsidR="000317B9" w:rsidRPr="003C7C93" w:rsidRDefault="000317B9" w:rsidP="008A3097">
      <w:pPr>
        <w:rPr>
          <w:rFonts w:cs="Open Sans"/>
          <w:color w:val="000000" w:themeColor="text1"/>
        </w:rPr>
      </w:pPr>
    </w:p>
    <w:p w14:paraId="60534F61" w14:textId="77777777" w:rsidR="000317B9" w:rsidRPr="003C7C93" w:rsidRDefault="000317B9" w:rsidP="008A3097">
      <w:pPr>
        <w:rPr>
          <w:rFonts w:cs="Open Sans"/>
          <w:color w:val="000000" w:themeColor="text1"/>
        </w:rPr>
      </w:pPr>
    </w:p>
    <w:p w14:paraId="18654F75" w14:textId="77777777" w:rsidR="000317B9" w:rsidRPr="003C7C93" w:rsidRDefault="000317B9" w:rsidP="008A3097">
      <w:pPr>
        <w:rPr>
          <w:rFonts w:cs="Open Sans"/>
          <w:color w:val="000000" w:themeColor="text1"/>
        </w:rPr>
      </w:pPr>
    </w:p>
    <w:p w14:paraId="32B06EC6" w14:textId="77777777" w:rsidR="00200A76" w:rsidRPr="003C7C93" w:rsidRDefault="00200A76" w:rsidP="008A3097">
      <w:pPr>
        <w:rPr>
          <w:rFonts w:cs="Open Sans"/>
          <w:color w:val="000000" w:themeColor="text1"/>
        </w:rPr>
      </w:pPr>
    </w:p>
    <w:p w14:paraId="3A1F27FC" w14:textId="77777777" w:rsidR="003C0EBE" w:rsidRPr="003C7C93" w:rsidRDefault="003C0EBE" w:rsidP="008A3097">
      <w:pPr>
        <w:rPr>
          <w:rFonts w:cs="Open Sans"/>
          <w:color w:val="000000" w:themeColor="text1"/>
        </w:rPr>
      </w:pPr>
    </w:p>
    <w:sdt>
      <w:sdtPr>
        <w:rPr>
          <w:rFonts w:eastAsiaTheme="minorEastAsia"/>
          <w:b/>
        </w:rPr>
        <w:id w:val="-483166837"/>
        <w:docPartObj>
          <w:docPartGallery w:val="Table of Contents"/>
          <w:docPartUnique/>
        </w:docPartObj>
      </w:sdtPr>
      <w:sdtEndPr>
        <w:rPr>
          <w:b w:val="0"/>
        </w:rPr>
      </w:sdtEndPr>
      <w:sdtContent>
        <w:p w14:paraId="028D17E0" w14:textId="0E15B3A8" w:rsidR="00962959" w:rsidRDefault="00962959" w:rsidP="007558A8">
          <w:r>
            <w:t>Contents</w:t>
          </w:r>
        </w:p>
        <w:p w14:paraId="274EB866" w14:textId="6B9C9AF2" w:rsidR="00056D33" w:rsidRDefault="00962959">
          <w:pPr>
            <w:pStyle w:val="TOC1"/>
            <w:tabs>
              <w:tab w:val="left" w:pos="440"/>
            </w:tabs>
            <w:rPr>
              <w:rFonts w:eastAsiaTheme="minorEastAsia"/>
              <w:noProof/>
              <w:kern w:val="2"/>
              <w:szCs w:val="24"/>
              <w14:ligatures w14:val="standardContextual"/>
            </w:rPr>
          </w:pPr>
          <w:r>
            <w:fldChar w:fldCharType="begin"/>
          </w:r>
          <w:r>
            <w:instrText xml:space="preserve"> TOC \o "1-3" \h \z \u </w:instrText>
          </w:r>
          <w:r>
            <w:fldChar w:fldCharType="separate"/>
          </w:r>
          <w:hyperlink w:anchor="_Toc226528013" w:history="1">
            <w:r w:rsidR="00056D33" w:rsidRPr="002C7917">
              <w:rPr>
                <w:rStyle w:val="Hyperlink"/>
                <w:noProof/>
              </w:rPr>
              <w:t>2</w:t>
            </w:r>
            <w:r w:rsidR="00056D33">
              <w:rPr>
                <w:rFonts w:eastAsiaTheme="minorEastAsia"/>
                <w:noProof/>
                <w:kern w:val="2"/>
                <w:szCs w:val="24"/>
                <w14:ligatures w14:val="standardContextual"/>
              </w:rPr>
              <w:tab/>
            </w:r>
            <w:r w:rsidR="00056D33" w:rsidRPr="002C7917">
              <w:rPr>
                <w:rStyle w:val="Hyperlink"/>
                <w:noProof/>
              </w:rPr>
              <w:t>Introduction</w:t>
            </w:r>
            <w:r w:rsidR="00056D33">
              <w:rPr>
                <w:noProof/>
                <w:webHidden/>
              </w:rPr>
              <w:tab/>
            </w:r>
            <w:r w:rsidR="00056D33">
              <w:rPr>
                <w:noProof/>
                <w:webHidden/>
              </w:rPr>
              <w:fldChar w:fldCharType="begin"/>
            </w:r>
            <w:r w:rsidR="00056D33">
              <w:rPr>
                <w:noProof/>
                <w:webHidden/>
              </w:rPr>
              <w:instrText xml:space="preserve"> PAGEREF _Toc226528013 \h </w:instrText>
            </w:r>
            <w:r w:rsidR="00056D33">
              <w:rPr>
                <w:noProof/>
                <w:webHidden/>
              </w:rPr>
            </w:r>
            <w:r w:rsidR="00056D33">
              <w:rPr>
                <w:noProof/>
                <w:webHidden/>
              </w:rPr>
              <w:fldChar w:fldCharType="separate"/>
            </w:r>
            <w:r w:rsidR="00056D33">
              <w:rPr>
                <w:noProof/>
                <w:webHidden/>
              </w:rPr>
              <w:t>3</w:t>
            </w:r>
            <w:r w:rsidR="00056D33">
              <w:rPr>
                <w:noProof/>
                <w:webHidden/>
              </w:rPr>
              <w:fldChar w:fldCharType="end"/>
            </w:r>
          </w:hyperlink>
        </w:p>
        <w:p w14:paraId="1204EEE9" w14:textId="4943A1DC" w:rsidR="00056D33" w:rsidRDefault="00056D33">
          <w:pPr>
            <w:pStyle w:val="TOC2"/>
            <w:tabs>
              <w:tab w:val="left" w:pos="960"/>
            </w:tabs>
            <w:rPr>
              <w:rFonts w:eastAsiaTheme="minorEastAsia"/>
              <w:noProof/>
              <w:kern w:val="2"/>
              <w:szCs w:val="24"/>
              <w14:ligatures w14:val="standardContextual"/>
            </w:rPr>
          </w:pPr>
          <w:hyperlink w:anchor="_Toc226528014" w:history="1">
            <w:r w:rsidRPr="002C7917">
              <w:rPr>
                <w:rStyle w:val="Hyperlink"/>
                <w:bCs/>
                <w:noProof/>
              </w:rPr>
              <w:t>2.1</w:t>
            </w:r>
            <w:r>
              <w:rPr>
                <w:rFonts w:eastAsiaTheme="minorEastAsia"/>
                <w:noProof/>
                <w:kern w:val="2"/>
                <w:szCs w:val="24"/>
                <w14:ligatures w14:val="standardContextual"/>
              </w:rPr>
              <w:tab/>
            </w:r>
            <w:r w:rsidRPr="002C7917">
              <w:rPr>
                <w:rStyle w:val="Hyperlink"/>
                <w:noProof/>
              </w:rPr>
              <w:t>About this Report</w:t>
            </w:r>
            <w:r>
              <w:rPr>
                <w:noProof/>
                <w:webHidden/>
              </w:rPr>
              <w:tab/>
            </w:r>
            <w:r>
              <w:rPr>
                <w:noProof/>
                <w:webHidden/>
              </w:rPr>
              <w:fldChar w:fldCharType="begin"/>
            </w:r>
            <w:r>
              <w:rPr>
                <w:noProof/>
                <w:webHidden/>
              </w:rPr>
              <w:instrText xml:space="preserve"> PAGEREF _Toc226528014 \h </w:instrText>
            </w:r>
            <w:r>
              <w:rPr>
                <w:noProof/>
                <w:webHidden/>
              </w:rPr>
            </w:r>
            <w:r>
              <w:rPr>
                <w:noProof/>
                <w:webHidden/>
              </w:rPr>
              <w:fldChar w:fldCharType="separate"/>
            </w:r>
            <w:r>
              <w:rPr>
                <w:noProof/>
                <w:webHidden/>
              </w:rPr>
              <w:t>3</w:t>
            </w:r>
            <w:r>
              <w:rPr>
                <w:noProof/>
                <w:webHidden/>
              </w:rPr>
              <w:fldChar w:fldCharType="end"/>
            </w:r>
          </w:hyperlink>
        </w:p>
        <w:p w14:paraId="624E098E" w14:textId="5921F3A7" w:rsidR="00056D33" w:rsidRDefault="00056D33">
          <w:pPr>
            <w:pStyle w:val="TOC2"/>
            <w:tabs>
              <w:tab w:val="left" w:pos="960"/>
            </w:tabs>
            <w:rPr>
              <w:rFonts w:eastAsiaTheme="minorEastAsia"/>
              <w:noProof/>
              <w:kern w:val="2"/>
              <w:szCs w:val="24"/>
              <w14:ligatures w14:val="standardContextual"/>
            </w:rPr>
          </w:pPr>
          <w:hyperlink w:anchor="_Toc226528015" w:history="1">
            <w:r w:rsidRPr="002C7917">
              <w:rPr>
                <w:rStyle w:val="Hyperlink"/>
                <w:bCs/>
                <w:noProof/>
              </w:rPr>
              <w:t>2.2</w:t>
            </w:r>
            <w:r>
              <w:rPr>
                <w:rFonts w:eastAsiaTheme="minorEastAsia"/>
                <w:noProof/>
                <w:kern w:val="2"/>
                <w:szCs w:val="24"/>
                <w14:ligatures w14:val="standardContextual"/>
              </w:rPr>
              <w:tab/>
            </w:r>
            <w:r w:rsidRPr="002C7917">
              <w:rPr>
                <w:rStyle w:val="Hyperlink"/>
                <w:noProof/>
              </w:rPr>
              <w:t>Message From Chairman</w:t>
            </w:r>
            <w:r>
              <w:rPr>
                <w:noProof/>
                <w:webHidden/>
              </w:rPr>
              <w:tab/>
            </w:r>
            <w:r>
              <w:rPr>
                <w:noProof/>
                <w:webHidden/>
              </w:rPr>
              <w:fldChar w:fldCharType="begin"/>
            </w:r>
            <w:r>
              <w:rPr>
                <w:noProof/>
                <w:webHidden/>
              </w:rPr>
              <w:instrText xml:space="preserve"> PAGEREF _Toc226528015 \h </w:instrText>
            </w:r>
            <w:r>
              <w:rPr>
                <w:noProof/>
                <w:webHidden/>
              </w:rPr>
            </w:r>
            <w:r>
              <w:rPr>
                <w:noProof/>
                <w:webHidden/>
              </w:rPr>
              <w:fldChar w:fldCharType="separate"/>
            </w:r>
            <w:r>
              <w:rPr>
                <w:noProof/>
                <w:webHidden/>
              </w:rPr>
              <w:t>4</w:t>
            </w:r>
            <w:r>
              <w:rPr>
                <w:noProof/>
                <w:webHidden/>
              </w:rPr>
              <w:fldChar w:fldCharType="end"/>
            </w:r>
          </w:hyperlink>
        </w:p>
        <w:p w14:paraId="66D16D2B" w14:textId="6F8ABF66" w:rsidR="00056D33" w:rsidRDefault="00056D33">
          <w:pPr>
            <w:pStyle w:val="TOC2"/>
            <w:tabs>
              <w:tab w:val="left" w:pos="960"/>
            </w:tabs>
            <w:rPr>
              <w:rFonts w:eastAsiaTheme="minorEastAsia"/>
              <w:noProof/>
              <w:kern w:val="2"/>
              <w:szCs w:val="24"/>
              <w14:ligatures w14:val="standardContextual"/>
            </w:rPr>
          </w:pPr>
          <w:hyperlink w:anchor="_Toc226528016" w:history="1">
            <w:r w:rsidRPr="002C7917">
              <w:rPr>
                <w:rStyle w:val="Hyperlink"/>
                <w:bCs/>
                <w:noProof/>
              </w:rPr>
              <w:t>2.3</w:t>
            </w:r>
            <w:r>
              <w:rPr>
                <w:rFonts w:eastAsiaTheme="minorEastAsia"/>
                <w:noProof/>
                <w:kern w:val="2"/>
                <w:szCs w:val="24"/>
                <w14:ligatures w14:val="standardContextual"/>
              </w:rPr>
              <w:tab/>
            </w:r>
            <w:r w:rsidRPr="002C7917">
              <w:rPr>
                <w:rStyle w:val="Hyperlink"/>
                <w:noProof/>
              </w:rPr>
              <w:t>Message from Managing Director</w:t>
            </w:r>
            <w:r>
              <w:rPr>
                <w:noProof/>
                <w:webHidden/>
              </w:rPr>
              <w:tab/>
            </w:r>
            <w:r>
              <w:rPr>
                <w:noProof/>
                <w:webHidden/>
              </w:rPr>
              <w:fldChar w:fldCharType="begin"/>
            </w:r>
            <w:r>
              <w:rPr>
                <w:noProof/>
                <w:webHidden/>
              </w:rPr>
              <w:instrText xml:space="preserve"> PAGEREF _Toc226528016 \h </w:instrText>
            </w:r>
            <w:r>
              <w:rPr>
                <w:noProof/>
                <w:webHidden/>
              </w:rPr>
            </w:r>
            <w:r>
              <w:rPr>
                <w:noProof/>
                <w:webHidden/>
              </w:rPr>
              <w:fldChar w:fldCharType="separate"/>
            </w:r>
            <w:r>
              <w:rPr>
                <w:noProof/>
                <w:webHidden/>
              </w:rPr>
              <w:t>5</w:t>
            </w:r>
            <w:r>
              <w:rPr>
                <w:noProof/>
                <w:webHidden/>
              </w:rPr>
              <w:fldChar w:fldCharType="end"/>
            </w:r>
          </w:hyperlink>
        </w:p>
        <w:p w14:paraId="0B55E9A2" w14:textId="26A86575" w:rsidR="00056D33" w:rsidRDefault="00056D33">
          <w:pPr>
            <w:pStyle w:val="TOC2"/>
            <w:tabs>
              <w:tab w:val="left" w:pos="960"/>
            </w:tabs>
            <w:rPr>
              <w:rFonts w:eastAsiaTheme="minorEastAsia"/>
              <w:noProof/>
              <w:kern w:val="2"/>
              <w:szCs w:val="24"/>
              <w14:ligatures w14:val="standardContextual"/>
            </w:rPr>
          </w:pPr>
          <w:hyperlink w:anchor="_Toc226528017" w:history="1">
            <w:r w:rsidRPr="002C7917">
              <w:rPr>
                <w:rStyle w:val="Hyperlink"/>
                <w:bCs/>
                <w:noProof/>
              </w:rPr>
              <w:t>2.4</w:t>
            </w:r>
            <w:r>
              <w:rPr>
                <w:rFonts w:eastAsiaTheme="minorEastAsia"/>
                <w:noProof/>
                <w:kern w:val="2"/>
                <w:szCs w:val="24"/>
                <w14:ligatures w14:val="standardContextual"/>
              </w:rPr>
              <w:tab/>
            </w:r>
            <w:r w:rsidRPr="002C7917">
              <w:rPr>
                <w:rStyle w:val="Hyperlink"/>
                <w:noProof/>
              </w:rPr>
              <w:t>About JBN</w:t>
            </w:r>
            <w:r>
              <w:rPr>
                <w:noProof/>
                <w:webHidden/>
              </w:rPr>
              <w:tab/>
            </w:r>
            <w:r>
              <w:rPr>
                <w:noProof/>
                <w:webHidden/>
              </w:rPr>
              <w:fldChar w:fldCharType="begin"/>
            </w:r>
            <w:r>
              <w:rPr>
                <w:noProof/>
                <w:webHidden/>
              </w:rPr>
              <w:instrText xml:space="preserve"> PAGEREF _Toc226528017 \h </w:instrText>
            </w:r>
            <w:r>
              <w:rPr>
                <w:noProof/>
                <w:webHidden/>
              </w:rPr>
            </w:r>
            <w:r>
              <w:rPr>
                <w:noProof/>
                <w:webHidden/>
              </w:rPr>
              <w:fldChar w:fldCharType="separate"/>
            </w:r>
            <w:r>
              <w:rPr>
                <w:noProof/>
                <w:webHidden/>
              </w:rPr>
              <w:t>6</w:t>
            </w:r>
            <w:r>
              <w:rPr>
                <w:noProof/>
                <w:webHidden/>
              </w:rPr>
              <w:fldChar w:fldCharType="end"/>
            </w:r>
          </w:hyperlink>
        </w:p>
        <w:p w14:paraId="79F0AB9D" w14:textId="7A8441AC" w:rsidR="00056D33" w:rsidRDefault="00056D33">
          <w:pPr>
            <w:pStyle w:val="TOC2"/>
            <w:tabs>
              <w:tab w:val="left" w:pos="960"/>
            </w:tabs>
            <w:rPr>
              <w:rFonts w:eastAsiaTheme="minorEastAsia"/>
              <w:noProof/>
              <w:kern w:val="2"/>
              <w:szCs w:val="24"/>
              <w14:ligatures w14:val="standardContextual"/>
            </w:rPr>
          </w:pPr>
          <w:hyperlink w:anchor="_Toc226528018" w:history="1">
            <w:r w:rsidRPr="002C7917">
              <w:rPr>
                <w:rStyle w:val="Hyperlink"/>
                <w:bCs/>
                <w:noProof/>
              </w:rPr>
              <w:t>2.5</w:t>
            </w:r>
            <w:r>
              <w:rPr>
                <w:rFonts w:eastAsiaTheme="minorEastAsia"/>
                <w:noProof/>
                <w:kern w:val="2"/>
                <w:szCs w:val="24"/>
                <w14:ligatures w14:val="standardContextual"/>
              </w:rPr>
              <w:tab/>
            </w:r>
            <w:r w:rsidRPr="002C7917">
              <w:rPr>
                <w:rStyle w:val="Hyperlink"/>
                <w:noProof/>
              </w:rPr>
              <w:t>2025 Impact Highlights</w:t>
            </w:r>
            <w:r>
              <w:rPr>
                <w:noProof/>
                <w:webHidden/>
              </w:rPr>
              <w:tab/>
            </w:r>
            <w:r>
              <w:rPr>
                <w:noProof/>
                <w:webHidden/>
              </w:rPr>
              <w:fldChar w:fldCharType="begin"/>
            </w:r>
            <w:r>
              <w:rPr>
                <w:noProof/>
                <w:webHidden/>
              </w:rPr>
              <w:instrText xml:space="preserve"> PAGEREF _Toc226528018 \h </w:instrText>
            </w:r>
            <w:r>
              <w:rPr>
                <w:noProof/>
                <w:webHidden/>
              </w:rPr>
            </w:r>
            <w:r>
              <w:rPr>
                <w:noProof/>
                <w:webHidden/>
              </w:rPr>
              <w:fldChar w:fldCharType="separate"/>
            </w:r>
            <w:r>
              <w:rPr>
                <w:noProof/>
                <w:webHidden/>
              </w:rPr>
              <w:t>8</w:t>
            </w:r>
            <w:r>
              <w:rPr>
                <w:noProof/>
                <w:webHidden/>
              </w:rPr>
              <w:fldChar w:fldCharType="end"/>
            </w:r>
          </w:hyperlink>
        </w:p>
        <w:p w14:paraId="20F495FB" w14:textId="0AC932E7" w:rsidR="00056D33" w:rsidRDefault="00056D33">
          <w:pPr>
            <w:pStyle w:val="TOC1"/>
            <w:tabs>
              <w:tab w:val="left" w:pos="440"/>
            </w:tabs>
            <w:rPr>
              <w:rFonts w:eastAsiaTheme="minorEastAsia"/>
              <w:noProof/>
              <w:kern w:val="2"/>
              <w:szCs w:val="24"/>
              <w14:ligatures w14:val="standardContextual"/>
            </w:rPr>
          </w:pPr>
          <w:hyperlink w:anchor="_Toc226528019" w:history="1">
            <w:r w:rsidRPr="002C7917">
              <w:rPr>
                <w:rStyle w:val="Hyperlink"/>
                <w:noProof/>
              </w:rPr>
              <w:t>3</w:t>
            </w:r>
            <w:r>
              <w:rPr>
                <w:rFonts w:eastAsiaTheme="minorEastAsia"/>
                <w:noProof/>
                <w:kern w:val="2"/>
                <w:szCs w:val="24"/>
                <w14:ligatures w14:val="standardContextual"/>
              </w:rPr>
              <w:tab/>
            </w:r>
            <w:r w:rsidRPr="002C7917">
              <w:rPr>
                <w:rStyle w:val="Hyperlink"/>
                <w:noProof/>
              </w:rPr>
              <w:t>Approach to Sustainability</w:t>
            </w:r>
            <w:r>
              <w:rPr>
                <w:noProof/>
                <w:webHidden/>
              </w:rPr>
              <w:tab/>
            </w:r>
            <w:r>
              <w:rPr>
                <w:noProof/>
                <w:webHidden/>
              </w:rPr>
              <w:fldChar w:fldCharType="begin"/>
            </w:r>
            <w:r>
              <w:rPr>
                <w:noProof/>
                <w:webHidden/>
              </w:rPr>
              <w:instrText xml:space="preserve"> PAGEREF _Toc226528019 \h </w:instrText>
            </w:r>
            <w:r>
              <w:rPr>
                <w:noProof/>
                <w:webHidden/>
              </w:rPr>
            </w:r>
            <w:r>
              <w:rPr>
                <w:noProof/>
                <w:webHidden/>
              </w:rPr>
              <w:fldChar w:fldCharType="separate"/>
            </w:r>
            <w:r>
              <w:rPr>
                <w:noProof/>
                <w:webHidden/>
              </w:rPr>
              <w:t>10</w:t>
            </w:r>
            <w:r>
              <w:rPr>
                <w:noProof/>
                <w:webHidden/>
              </w:rPr>
              <w:fldChar w:fldCharType="end"/>
            </w:r>
          </w:hyperlink>
        </w:p>
        <w:p w14:paraId="622A800B" w14:textId="51DE3BBB" w:rsidR="00056D33" w:rsidRDefault="00056D33">
          <w:pPr>
            <w:pStyle w:val="TOC2"/>
            <w:tabs>
              <w:tab w:val="left" w:pos="960"/>
            </w:tabs>
            <w:rPr>
              <w:rFonts w:eastAsiaTheme="minorEastAsia"/>
              <w:noProof/>
              <w:kern w:val="2"/>
              <w:szCs w:val="24"/>
              <w14:ligatures w14:val="standardContextual"/>
            </w:rPr>
          </w:pPr>
          <w:hyperlink w:anchor="_Toc226528020" w:history="1">
            <w:r w:rsidRPr="002C7917">
              <w:rPr>
                <w:rStyle w:val="Hyperlink"/>
                <w:rFonts w:cs="Open Sans"/>
                <w:bCs/>
                <w:noProof/>
              </w:rPr>
              <w:t>3.1</w:t>
            </w:r>
            <w:r>
              <w:rPr>
                <w:rFonts w:eastAsiaTheme="minorEastAsia"/>
                <w:noProof/>
                <w:kern w:val="2"/>
                <w:szCs w:val="24"/>
                <w14:ligatures w14:val="standardContextual"/>
              </w:rPr>
              <w:tab/>
            </w:r>
            <w:r w:rsidRPr="002C7917">
              <w:rPr>
                <w:rStyle w:val="Hyperlink"/>
                <w:noProof/>
              </w:rPr>
              <w:t>Sustainable Leadership</w:t>
            </w:r>
            <w:r>
              <w:rPr>
                <w:noProof/>
                <w:webHidden/>
              </w:rPr>
              <w:tab/>
            </w:r>
            <w:r>
              <w:rPr>
                <w:noProof/>
                <w:webHidden/>
              </w:rPr>
              <w:fldChar w:fldCharType="begin"/>
            </w:r>
            <w:r>
              <w:rPr>
                <w:noProof/>
                <w:webHidden/>
              </w:rPr>
              <w:instrText xml:space="preserve"> PAGEREF _Toc226528020 \h </w:instrText>
            </w:r>
            <w:r>
              <w:rPr>
                <w:noProof/>
                <w:webHidden/>
              </w:rPr>
            </w:r>
            <w:r>
              <w:rPr>
                <w:noProof/>
                <w:webHidden/>
              </w:rPr>
              <w:fldChar w:fldCharType="separate"/>
            </w:r>
            <w:r>
              <w:rPr>
                <w:noProof/>
                <w:webHidden/>
              </w:rPr>
              <w:t>11</w:t>
            </w:r>
            <w:r>
              <w:rPr>
                <w:noProof/>
                <w:webHidden/>
              </w:rPr>
              <w:fldChar w:fldCharType="end"/>
            </w:r>
          </w:hyperlink>
        </w:p>
        <w:p w14:paraId="137F193D" w14:textId="6BE60889" w:rsidR="00056D33" w:rsidRDefault="00056D33">
          <w:pPr>
            <w:pStyle w:val="TOC2"/>
            <w:tabs>
              <w:tab w:val="left" w:pos="960"/>
            </w:tabs>
            <w:rPr>
              <w:rFonts w:eastAsiaTheme="minorEastAsia"/>
              <w:noProof/>
              <w:kern w:val="2"/>
              <w:szCs w:val="24"/>
              <w14:ligatures w14:val="standardContextual"/>
            </w:rPr>
          </w:pPr>
          <w:hyperlink w:anchor="_Toc226528021" w:history="1">
            <w:r w:rsidRPr="002C7917">
              <w:rPr>
                <w:rStyle w:val="Hyperlink"/>
                <w:rFonts w:cs="Open Sans"/>
                <w:bCs/>
                <w:noProof/>
              </w:rPr>
              <w:t>3.2</w:t>
            </w:r>
            <w:r>
              <w:rPr>
                <w:rFonts w:eastAsiaTheme="minorEastAsia"/>
                <w:noProof/>
                <w:kern w:val="2"/>
                <w:szCs w:val="24"/>
                <w14:ligatures w14:val="standardContextual"/>
              </w:rPr>
              <w:tab/>
            </w:r>
            <w:r w:rsidRPr="002C7917">
              <w:rPr>
                <w:rStyle w:val="Hyperlink"/>
                <w:noProof/>
              </w:rPr>
              <w:t>Stakeholder Engagement</w:t>
            </w:r>
            <w:r>
              <w:rPr>
                <w:noProof/>
                <w:webHidden/>
              </w:rPr>
              <w:tab/>
            </w:r>
            <w:r>
              <w:rPr>
                <w:noProof/>
                <w:webHidden/>
              </w:rPr>
              <w:fldChar w:fldCharType="begin"/>
            </w:r>
            <w:r>
              <w:rPr>
                <w:noProof/>
                <w:webHidden/>
              </w:rPr>
              <w:instrText xml:space="preserve"> PAGEREF _Toc226528021 \h </w:instrText>
            </w:r>
            <w:r>
              <w:rPr>
                <w:noProof/>
                <w:webHidden/>
              </w:rPr>
            </w:r>
            <w:r>
              <w:rPr>
                <w:noProof/>
                <w:webHidden/>
              </w:rPr>
              <w:fldChar w:fldCharType="separate"/>
            </w:r>
            <w:r>
              <w:rPr>
                <w:noProof/>
                <w:webHidden/>
              </w:rPr>
              <w:t>11</w:t>
            </w:r>
            <w:r>
              <w:rPr>
                <w:noProof/>
                <w:webHidden/>
              </w:rPr>
              <w:fldChar w:fldCharType="end"/>
            </w:r>
          </w:hyperlink>
        </w:p>
        <w:p w14:paraId="0DF7FA93" w14:textId="6F6DC923" w:rsidR="00056D33" w:rsidRDefault="00056D33">
          <w:pPr>
            <w:pStyle w:val="TOC2"/>
            <w:tabs>
              <w:tab w:val="left" w:pos="960"/>
            </w:tabs>
            <w:rPr>
              <w:rFonts w:eastAsiaTheme="minorEastAsia"/>
              <w:noProof/>
              <w:kern w:val="2"/>
              <w:szCs w:val="24"/>
              <w14:ligatures w14:val="standardContextual"/>
            </w:rPr>
          </w:pPr>
          <w:hyperlink w:anchor="_Toc226528022" w:history="1">
            <w:r w:rsidRPr="002C7917">
              <w:rPr>
                <w:rStyle w:val="Hyperlink"/>
                <w:bCs/>
                <w:noProof/>
              </w:rPr>
              <w:t>3.3</w:t>
            </w:r>
            <w:r>
              <w:rPr>
                <w:rFonts w:eastAsiaTheme="minorEastAsia"/>
                <w:noProof/>
                <w:kern w:val="2"/>
                <w:szCs w:val="24"/>
                <w14:ligatures w14:val="standardContextual"/>
              </w:rPr>
              <w:tab/>
            </w:r>
            <w:r w:rsidRPr="002C7917">
              <w:rPr>
                <w:rStyle w:val="Hyperlink"/>
                <w:noProof/>
              </w:rPr>
              <w:t>Materiality Assessment</w:t>
            </w:r>
            <w:r>
              <w:rPr>
                <w:noProof/>
                <w:webHidden/>
              </w:rPr>
              <w:tab/>
            </w:r>
            <w:r>
              <w:rPr>
                <w:noProof/>
                <w:webHidden/>
              </w:rPr>
              <w:fldChar w:fldCharType="begin"/>
            </w:r>
            <w:r>
              <w:rPr>
                <w:noProof/>
                <w:webHidden/>
              </w:rPr>
              <w:instrText xml:space="preserve"> PAGEREF _Toc226528022 \h </w:instrText>
            </w:r>
            <w:r>
              <w:rPr>
                <w:noProof/>
                <w:webHidden/>
              </w:rPr>
            </w:r>
            <w:r>
              <w:rPr>
                <w:noProof/>
                <w:webHidden/>
              </w:rPr>
              <w:fldChar w:fldCharType="separate"/>
            </w:r>
            <w:r>
              <w:rPr>
                <w:noProof/>
                <w:webHidden/>
              </w:rPr>
              <w:t>12</w:t>
            </w:r>
            <w:r>
              <w:rPr>
                <w:noProof/>
                <w:webHidden/>
              </w:rPr>
              <w:fldChar w:fldCharType="end"/>
            </w:r>
          </w:hyperlink>
        </w:p>
        <w:p w14:paraId="7D54A2D4" w14:textId="245505E2" w:rsidR="00056D33" w:rsidRDefault="00056D33">
          <w:pPr>
            <w:pStyle w:val="TOC2"/>
            <w:rPr>
              <w:rFonts w:eastAsiaTheme="minorEastAsia"/>
              <w:noProof/>
              <w:kern w:val="2"/>
              <w:szCs w:val="24"/>
              <w14:ligatures w14:val="standardContextual"/>
            </w:rPr>
          </w:pPr>
          <w:hyperlink w:anchor="_Toc226528023" w:history="1">
            <w:r w:rsidRPr="002C7917">
              <w:rPr>
                <w:rStyle w:val="Hyperlink"/>
                <w:noProof/>
              </w:rPr>
              <w:t>Identification of Potential Topics</w:t>
            </w:r>
            <w:r>
              <w:rPr>
                <w:noProof/>
                <w:webHidden/>
              </w:rPr>
              <w:tab/>
            </w:r>
            <w:r>
              <w:rPr>
                <w:noProof/>
                <w:webHidden/>
              </w:rPr>
              <w:fldChar w:fldCharType="begin"/>
            </w:r>
            <w:r>
              <w:rPr>
                <w:noProof/>
                <w:webHidden/>
              </w:rPr>
              <w:instrText xml:space="preserve"> PAGEREF _Toc226528023 \h </w:instrText>
            </w:r>
            <w:r>
              <w:rPr>
                <w:noProof/>
                <w:webHidden/>
              </w:rPr>
            </w:r>
            <w:r>
              <w:rPr>
                <w:noProof/>
                <w:webHidden/>
              </w:rPr>
              <w:fldChar w:fldCharType="separate"/>
            </w:r>
            <w:r>
              <w:rPr>
                <w:noProof/>
                <w:webHidden/>
              </w:rPr>
              <w:t>13</w:t>
            </w:r>
            <w:r>
              <w:rPr>
                <w:noProof/>
                <w:webHidden/>
              </w:rPr>
              <w:fldChar w:fldCharType="end"/>
            </w:r>
          </w:hyperlink>
        </w:p>
        <w:p w14:paraId="32F79F85" w14:textId="6E1C15DF" w:rsidR="00056D33" w:rsidRDefault="00056D33">
          <w:pPr>
            <w:pStyle w:val="TOC2"/>
            <w:tabs>
              <w:tab w:val="left" w:pos="960"/>
            </w:tabs>
            <w:rPr>
              <w:rFonts w:eastAsiaTheme="minorEastAsia"/>
              <w:noProof/>
              <w:kern w:val="2"/>
              <w:szCs w:val="24"/>
              <w14:ligatures w14:val="standardContextual"/>
            </w:rPr>
          </w:pPr>
          <w:hyperlink w:anchor="_Toc226528024" w:history="1">
            <w:r w:rsidRPr="002C7917">
              <w:rPr>
                <w:rStyle w:val="Hyperlink"/>
                <w:bCs/>
                <w:noProof/>
              </w:rPr>
              <w:t>3.4</w:t>
            </w:r>
            <w:r>
              <w:rPr>
                <w:rFonts w:eastAsiaTheme="minorEastAsia"/>
                <w:noProof/>
                <w:kern w:val="2"/>
                <w:szCs w:val="24"/>
                <w14:ligatures w14:val="standardContextual"/>
              </w:rPr>
              <w:tab/>
            </w:r>
            <w:r w:rsidRPr="002C7917">
              <w:rPr>
                <w:rStyle w:val="Hyperlink"/>
                <w:noProof/>
              </w:rPr>
              <w:t>Materiality Matrix</w:t>
            </w:r>
            <w:r>
              <w:rPr>
                <w:noProof/>
                <w:webHidden/>
              </w:rPr>
              <w:tab/>
            </w:r>
            <w:r>
              <w:rPr>
                <w:noProof/>
                <w:webHidden/>
              </w:rPr>
              <w:fldChar w:fldCharType="begin"/>
            </w:r>
            <w:r>
              <w:rPr>
                <w:noProof/>
                <w:webHidden/>
              </w:rPr>
              <w:instrText xml:space="preserve"> PAGEREF _Toc226528024 \h </w:instrText>
            </w:r>
            <w:r>
              <w:rPr>
                <w:noProof/>
                <w:webHidden/>
              </w:rPr>
            </w:r>
            <w:r>
              <w:rPr>
                <w:noProof/>
                <w:webHidden/>
              </w:rPr>
              <w:fldChar w:fldCharType="separate"/>
            </w:r>
            <w:r>
              <w:rPr>
                <w:noProof/>
                <w:webHidden/>
              </w:rPr>
              <w:t>13</w:t>
            </w:r>
            <w:r>
              <w:rPr>
                <w:noProof/>
                <w:webHidden/>
              </w:rPr>
              <w:fldChar w:fldCharType="end"/>
            </w:r>
          </w:hyperlink>
        </w:p>
        <w:p w14:paraId="60AF7892" w14:textId="3636D033" w:rsidR="00056D33" w:rsidRDefault="00056D33">
          <w:pPr>
            <w:pStyle w:val="TOC2"/>
            <w:tabs>
              <w:tab w:val="left" w:pos="960"/>
            </w:tabs>
            <w:rPr>
              <w:rFonts w:eastAsiaTheme="minorEastAsia"/>
              <w:noProof/>
              <w:kern w:val="2"/>
              <w:szCs w:val="24"/>
              <w14:ligatures w14:val="standardContextual"/>
            </w:rPr>
          </w:pPr>
          <w:hyperlink w:anchor="_Toc226528025" w:history="1">
            <w:r w:rsidRPr="002C7917">
              <w:rPr>
                <w:rStyle w:val="Hyperlink"/>
                <w:bCs/>
                <w:noProof/>
              </w:rPr>
              <w:t>3.5</w:t>
            </w:r>
            <w:r>
              <w:rPr>
                <w:rFonts w:eastAsiaTheme="minorEastAsia"/>
                <w:noProof/>
                <w:kern w:val="2"/>
                <w:szCs w:val="24"/>
                <w14:ligatures w14:val="standardContextual"/>
              </w:rPr>
              <w:tab/>
            </w:r>
            <w:r w:rsidRPr="002C7917">
              <w:rPr>
                <w:rStyle w:val="Hyperlink"/>
                <w:noProof/>
              </w:rPr>
              <w:t>Alignment with UN SDG</w:t>
            </w:r>
            <w:r>
              <w:rPr>
                <w:noProof/>
                <w:webHidden/>
              </w:rPr>
              <w:tab/>
            </w:r>
            <w:r>
              <w:rPr>
                <w:noProof/>
                <w:webHidden/>
              </w:rPr>
              <w:fldChar w:fldCharType="begin"/>
            </w:r>
            <w:r>
              <w:rPr>
                <w:noProof/>
                <w:webHidden/>
              </w:rPr>
              <w:instrText xml:space="preserve"> PAGEREF _Toc226528025 \h </w:instrText>
            </w:r>
            <w:r>
              <w:rPr>
                <w:noProof/>
                <w:webHidden/>
              </w:rPr>
            </w:r>
            <w:r>
              <w:rPr>
                <w:noProof/>
                <w:webHidden/>
              </w:rPr>
              <w:fldChar w:fldCharType="separate"/>
            </w:r>
            <w:r>
              <w:rPr>
                <w:noProof/>
                <w:webHidden/>
              </w:rPr>
              <w:t>14</w:t>
            </w:r>
            <w:r>
              <w:rPr>
                <w:noProof/>
                <w:webHidden/>
              </w:rPr>
              <w:fldChar w:fldCharType="end"/>
            </w:r>
          </w:hyperlink>
        </w:p>
        <w:p w14:paraId="46B16F47" w14:textId="31C38163" w:rsidR="00056D33" w:rsidRDefault="00056D33">
          <w:pPr>
            <w:pStyle w:val="TOC1"/>
            <w:tabs>
              <w:tab w:val="left" w:pos="440"/>
            </w:tabs>
            <w:rPr>
              <w:rFonts w:eastAsiaTheme="minorEastAsia"/>
              <w:noProof/>
              <w:kern w:val="2"/>
              <w:szCs w:val="24"/>
              <w14:ligatures w14:val="standardContextual"/>
            </w:rPr>
          </w:pPr>
          <w:hyperlink w:anchor="_Toc226528026" w:history="1">
            <w:r w:rsidRPr="002C7917">
              <w:rPr>
                <w:rStyle w:val="Hyperlink"/>
                <w:noProof/>
              </w:rPr>
              <w:t>4</w:t>
            </w:r>
            <w:r>
              <w:rPr>
                <w:rFonts w:eastAsiaTheme="minorEastAsia"/>
                <w:noProof/>
                <w:kern w:val="2"/>
                <w:szCs w:val="24"/>
                <w14:ligatures w14:val="standardContextual"/>
              </w:rPr>
              <w:tab/>
            </w:r>
            <w:r w:rsidRPr="002C7917">
              <w:rPr>
                <w:rStyle w:val="Hyperlink"/>
                <w:noProof/>
              </w:rPr>
              <w:t>Responsible Governance</w:t>
            </w:r>
            <w:r>
              <w:rPr>
                <w:noProof/>
                <w:webHidden/>
              </w:rPr>
              <w:tab/>
            </w:r>
            <w:r>
              <w:rPr>
                <w:noProof/>
                <w:webHidden/>
              </w:rPr>
              <w:fldChar w:fldCharType="begin"/>
            </w:r>
            <w:r>
              <w:rPr>
                <w:noProof/>
                <w:webHidden/>
              </w:rPr>
              <w:instrText xml:space="preserve"> PAGEREF _Toc226528026 \h </w:instrText>
            </w:r>
            <w:r>
              <w:rPr>
                <w:noProof/>
                <w:webHidden/>
              </w:rPr>
            </w:r>
            <w:r>
              <w:rPr>
                <w:noProof/>
                <w:webHidden/>
              </w:rPr>
              <w:fldChar w:fldCharType="separate"/>
            </w:r>
            <w:r>
              <w:rPr>
                <w:noProof/>
                <w:webHidden/>
              </w:rPr>
              <w:t>19</w:t>
            </w:r>
            <w:r>
              <w:rPr>
                <w:noProof/>
                <w:webHidden/>
              </w:rPr>
              <w:fldChar w:fldCharType="end"/>
            </w:r>
          </w:hyperlink>
        </w:p>
        <w:p w14:paraId="2006C266" w14:textId="353FAB8C" w:rsidR="00056D33" w:rsidRDefault="00056D33">
          <w:pPr>
            <w:pStyle w:val="TOC2"/>
            <w:tabs>
              <w:tab w:val="left" w:pos="960"/>
            </w:tabs>
            <w:rPr>
              <w:rFonts w:eastAsiaTheme="minorEastAsia"/>
              <w:noProof/>
              <w:kern w:val="2"/>
              <w:szCs w:val="24"/>
              <w14:ligatures w14:val="standardContextual"/>
            </w:rPr>
          </w:pPr>
          <w:hyperlink w:anchor="_Toc226528027" w:history="1">
            <w:r w:rsidRPr="002C7917">
              <w:rPr>
                <w:rStyle w:val="Hyperlink"/>
                <w:bCs/>
                <w:noProof/>
              </w:rPr>
              <w:t>4.1</w:t>
            </w:r>
            <w:r>
              <w:rPr>
                <w:rFonts w:eastAsiaTheme="minorEastAsia"/>
                <w:noProof/>
                <w:kern w:val="2"/>
                <w:szCs w:val="24"/>
                <w14:ligatures w14:val="standardContextual"/>
              </w:rPr>
              <w:tab/>
            </w:r>
            <w:r w:rsidRPr="002C7917">
              <w:rPr>
                <w:rStyle w:val="Hyperlink"/>
                <w:noProof/>
              </w:rPr>
              <w:t>ECONOMIC PERFORMANCE</w:t>
            </w:r>
            <w:r>
              <w:rPr>
                <w:noProof/>
                <w:webHidden/>
              </w:rPr>
              <w:tab/>
            </w:r>
            <w:r>
              <w:rPr>
                <w:noProof/>
                <w:webHidden/>
              </w:rPr>
              <w:fldChar w:fldCharType="begin"/>
            </w:r>
            <w:r>
              <w:rPr>
                <w:noProof/>
                <w:webHidden/>
              </w:rPr>
              <w:instrText xml:space="preserve"> PAGEREF _Toc226528027 \h </w:instrText>
            </w:r>
            <w:r>
              <w:rPr>
                <w:noProof/>
                <w:webHidden/>
              </w:rPr>
            </w:r>
            <w:r>
              <w:rPr>
                <w:noProof/>
                <w:webHidden/>
              </w:rPr>
              <w:fldChar w:fldCharType="separate"/>
            </w:r>
            <w:r>
              <w:rPr>
                <w:noProof/>
                <w:webHidden/>
              </w:rPr>
              <w:t>24</w:t>
            </w:r>
            <w:r>
              <w:rPr>
                <w:noProof/>
                <w:webHidden/>
              </w:rPr>
              <w:fldChar w:fldCharType="end"/>
            </w:r>
          </w:hyperlink>
        </w:p>
        <w:p w14:paraId="3E5C8119" w14:textId="5FD2BAF5" w:rsidR="00056D33" w:rsidRDefault="00056D33">
          <w:pPr>
            <w:pStyle w:val="TOC2"/>
            <w:tabs>
              <w:tab w:val="left" w:pos="960"/>
            </w:tabs>
            <w:rPr>
              <w:rFonts w:eastAsiaTheme="minorEastAsia"/>
              <w:noProof/>
              <w:kern w:val="2"/>
              <w:szCs w:val="24"/>
              <w14:ligatures w14:val="standardContextual"/>
            </w:rPr>
          </w:pPr>
          <w:hyperlink w:anchor="_Toc226528028" w:history="1">
            <w:r w:rsidRPr="002C7917">
              <w:rPr>
                <w:rStyle w:val="Hyperlink"/>
                <w:rFonts w:eastAsia="Calibri Light" w:cs="Open Sans"/>
                <w:bCs/>
                <w:noProof/>
              </w:rPr>
              <w:t>4.2</w:t>
            </w:r>
            <w:r>
              <w:rPr>
                <w:rFonts w:eastAsiaTheme="minorEastAsia"/>
                <w:noProof/>
                <w:kern w:val="2"/>
                <w:szCs w:val="24"/>
                <w14:ligatures w14:val="standardContextual"/>
              </w:rPr>
              <w:tab/>
            </w:r>
            <w:r w:rsidRPr="002C7917">
              <w:rPr>
                <w:rStyle w:val="Hyperlink"/>
                <w:noProof/>
              </w:rPr>
              <w:t>Sustainable Procurement</w:t>
            </w:r>
            <w:r>
              <w:rPr>
                <w:noProof/>
                <w:webHidden/>
              </w:rPr>
              <w:tab/>
            </w:r>
            <w:r>
              <w:rPr>
                <w:noProof/>
                <w:webHidden/>
              </w:rPr>
              <w:fldChar w:fldCharType="begin"/>
            </w:r>
            <w:r>
              <w:rPr>
                <w:noProof/>
                <w:webHidden/>
              </w:rPr>
              <w:instrText xml:space="preserve"> PAGEREF _Toc226528028 \h </w:instrText>
            </w:r>
            <w:r>
              <w:rPr>
                <w:noProof/>
                <w:webHidden/>
              </w:rPr>
            </w:r>
            <w:r>
              <w:rPr>
                <w:noProof/>
                <w:webHidden/>
              </w:rPr>
              <w:fldChar w:fldCharType="separate"/>
            </w:r>
            <w:r>
              <w:rPr>
                <w:noProof/>
                <w:webHidden/>
              </w:rPr>
              <w:t>27</w:t>
            </w:r>
            <w:r>
              <w:rPr>
                <w:noProof/>
                <w:webHidden/>
              </w:rPr>
              <w:fldChar w:fldCharType="end"/>
            </w:r>
          </w:hyperlink>
        </w:p>
        <w:p w14:paraId="7DD15ED7" w14:textId="7125DE2B" w:rsidR="00056D33" w:rsidRDefault="00056D33">
          <w:pPr>
            <w:pStyle w:val="TOC2"/>
            <w:tabs>
              <w:tab w:val="left" w:pos="960"/>
            </w:tabs>
            <w:rPr>
              <w:rFonts w:eastAsiaTheme="minorEastAsia"/>
              <w:noProof/>
              <w:kern w:val="2"/>
              <w:szCs w:val="24"/>
              <w14:ligatures w14:val="standardContextual"/>
            </w:rPr>
          </w:pPr>
          <w:hyperlink w:anchor="_Toc226528029" w:history="1">
            <w:r w:rsidRPr="002C7917">
              <w:rPr>
                <w:rStyle w:val="Hyperlink"/>
                <w:rFonts w:cs="Open Sans"/>
                <w:bCs/>
                <w:noProof/>
              </w:rPr>
              <w:t>4.3</w:t>
            </w:r>
            <w:r>
              <w:rPr>
                <w:rFonts w:eastAsiaTheme="minorEastAsia"/>
                <w:noProof/>
                <w:kern w:val="2"/>
                <w:szCs w:val="24"/>
                <w14:ligatures w14:val="standardContextual"/>
              </w:rPr>
              <w:tab/>
            </w:r>
            <w:r w:rsidRPr="002C7917">
              <w:rPr>
                <w:rStyle w:val="Hyperlink"/>
                <w:noProof/>
              </w:rPr>
              <w:t>Anti-Corruption</w:t>
            </w:r>
            <w:r>
              <w:rPr>
                <w:noProof/>
                <w:webHidden/>
              </w:rPr>
              <w:tab/>
            </w:r>
            <w:r>
              <w:rPr>
                <w:noProof/>
                <w:webHidden/>
              </w:rPr>
              <w:fldChar w:fldCharType="begin"/>
            </w:r>
            <w:r>
              <w:rPr>
                <w:noProof/>
                <w:webHidden/>
              </w:rPr>
              <w:instrText xml:space="preserve"> PAGEREF _Toc226528029 \h </w:instrText>
            </w:r>
            <w:r>
              <w:rPr>
                <w:noProof/>
                <w:webHidden/>
              </w:rPr>
            </w:r>
            <w:r>
              <w:rPr>
                <w:noProof/>
                <w:webHidden/>
              </w:rPr>
              <w:fldChar w:fldCharType="separate"/>
            </w:r>
            <w:r>
              <w:rPr>
                <w:noProof/>
                <w:webHidden/>
              </w:rPr>
              <w:t>28</w:t>
            </w:r>
            <w:r>
              <w:rPr>
                <w:noProof/>
                <w:webHidden/>
              </w:rPr>
              <w:fldChar w:fldCharType="end"/>
            </w:r>
          </w:hyperlink>
        </w:p>
        <w:p w14:paraId="6430583D" w14:textId="3E902ED6" w:rsidR="00056D33" w:rsidRDefault="00056D33">
          <w:pPr>
            <w:pStyle w:val="TOC1"/>
            <w:tabs>
              <w:tab w:val="left" w:pos="440"/>
            </w:tabs>
            <w:rPr>
              <w:rFonts w:eastAsiaTheme="minorEastAsia"/>
              <w:noProof/>
              <w:kern w:val="2"/>
              <w:szCs w:val="24"/>
              <w14:ligatures w14:val="standardContextual"/>
            </w:rPr>
          </w:pPr>
          <w:hyperlink w:anchor="_Toc226528030" w:history="1">
            <w:r w:rsidRPr="002C7917">
              <w:rPr>
                <w:rStyle w:val="Hyperlink"/>
                <w:noProof/>
              </w:rPr>
              <w:t>5</w:t>
            </w:r>
            <w:r>
              <w:rPr>
                <w:rFonts w:eastAsiaTheme="minorEastAsia"/>
                <w:noProof/>
                <w:kern w:val="2"/>
                <w:szCs w:val="24"/>
                <w14:ligatures w14:val="standardContextual"/>
              </w:rPr>
              <w:tab/>
            </w:r>
            <w:r w:rsidRPr="002C7917">
              <w:rPr>
                <w:rStyle w:val="Hyperlink"/>
                <w:noProof/>
              </w:rPr>
              <w:t>Strengthening Our Environmental Commitments</w:t>
            </w:r>
            <w:r>
              <w:rPr>
                <w:noProof/>
                <w:webHidden/>
              </w:rPr>
              <w:tab/>
            </w:r>
            <w:r>
              <w:rPr>
                <w:noProof/>
                <w:webHidden/>
              </w:rPr>
              <w:fldChar w:fldCharType="begin"/>
            </w:r>
            <w:r>
              <w:rPr>
                <w:noProof/>
                <w:webHidden/>
              </w:rPr>
              <w:instrText xml:space="preserve"> PAGEREF _Toc226528030 \h </w:instrText>
            </w:r>
            <w:r>
              <w:rPr>
                <w:noProof/>
                <w:webHidden/>
              </w:rPr>
            </w:r>
            <w:r>
              <w:rPr>
                <w:noProof/>
                <w:webHidden/>
              </w:rPr>
              <w:fldChar w:fldCharType="separate"/>
            </w:r>
            <w:r>
              <w:rPr>
                <w:noProof/>
                <w:webHidden/>
              </w:rPr>
              <w:t>29</w:t>
            </w:r>
            <w:r>
              <w:rPr>
                <w:noProof/>
                <w:webHidden/>
              </w:rPr>
              <w:fldChar w:fldCharType="end"/>
            </w:r>
          </w:hyperlink>
        </w:p>
        <w:p w14:paraId="2DB5F8FF" w14:textId="06391D0F" w:rsidR="00056D33" w:rsidRDefault="00056D33">
          <w:pPr>
            <w:pStyle w:val="TOC2"/>
            <w:tabs>
              <w:tab w:val="left" w:pos="960"/>
            </w:tabs>
            <w:rPr>
              <w:rFonts w:eastAsiaTheme="minorEastAsia"/>
              <w:noProof/>
              <w:kern w:val="2"/>
              <w:szCs w:val="24"/>
              <w14:ligatures w14:val="standardContextual"/>
            </w:rPr>
          </w:pPr>
          <w:hyperlink w:anchor="_Toc226528031" w:history="1">
            <w:r w:rsidRPr="002C7917">
              <w:rPr>
                <w:rStyle w:val="Hyperlink"/>
                <w:bCs/>
                <w:noProof/>
              </w:rPr>
              <w:t>5.1</w:t>
            </w:r>
            <w:r>
              <w:rPr>
                <w:rFonts w:eastAsiaTheme="minorEastAsia"/>
                <w:noProof/>
                <w:kern w:val="2"/>
                <w:szCs w:val="24"/>
                <w14:ligatures w14:val="standardContextual"/>
              </w:rPr>
              <w:tab/>
            </w:r>
            <w:r w:rsidRPr="002C7917">
              <w:rPr>
                <w:rStyle w:val="Hyperlink"/>
                <w:noProof/>
              </w:rPr>
              <w:t>Materials Consumption</w:t>
            </w:r>
            <w:r>
              <w:rPr>
                <w:noProof/>
                <w:webHidden/>
              </w:rPr>
              <w:tab/>
            </w:r>
            <w:r>
              <w:rPr>
                <w:noProof/>
                <w:webHidden/>
              </w:rPr>
              <w:fldChar w:fldCharType="begin"/>
            </w:r>
            <w:r>
              <w:rPr>
                <w:noProof/>
                <w:webHidden/>
              </w:rPr>
              <w:instrText xml:space="preserve"> PAGEREF _Toc226528031 \h </w:instrText>
            </w:r>
            <w:r>
              <w:rPr>
                <w:noProof/>
                <w:webHidden/>
              </w:rPr>
            </w:r>
            <w:r>
              <w:rPr>
                <w:noProof/>
                <w:webHidden/>
              </w:rPr>
              <w:fldChar w:fldCharType="separate"/>
            </w:r>
            <w:r>
              <w:rPr>
                <w:noProof/>
                <w:webHidden/>
              </w:rPr>
              <w:t>30</w:t>
            </w:r>
            <w:r>
              <w:rPr>
                <w:noProof/>
                <w:webHidden/>
              </w:rPr>
              <w:fldChar w:fldCharType="end"/>
            </w:r>
          </w:hyperlink>
        </w:p>
        <w:p w14:paraId="391E2A80" w14:textId="569D3259" w:rsidR="00056D33" w:rsidRDefault="00056D33">
          <w:pPr>
            <w:pStyle w:val="TOC2"/>
            <w:tabs>
              <w:tab w:val="left" w:pos="960"/>
            </w:tabs>
            <w:rPr>
              <w:rFonts w:eastAsiaTheme="minorEastAsia"/>
              <w:noProof/>
              <w:kern w:val="2"/>
              <w:szCs w:val="24"/>
              <w14:ligatures w14:val="standardContextual"/>
            </w:rPr>
          </w:pPr>
          <w:hyperlink w:anchor="_Toc226528032" w:history="1">
            <w:r w:rsidRPr="002C7917">
              <w:rPr>
                <w:rStyle w:val="Hyperlink"/>
                <w:bCs/>
                <w:noProof/>
              </w:rPr>
              <w:t>5.2</w:t>
            </w:r>
            <w:r>
              <w:rPr>
                <w:rFonts w:eastAsiaTheme="minorEastAsia"/>
                <w:noProof/>
                <w:kern w:val="2"/>
                <w:szCs w:val="24"/>
                <w14:ligatures w14:val="standardContextual"/>
              </w:rPr>
              <w:tab/>
            </w:r>
            <w:r w:rsidRPr="002C7917">
              <w:rPr>
                <w:rStyle w:val="Hyperlink"/>
                <w:noProof/>
              </w:rPr>
              <w:t>Energy Management</w:t>
            </w:r>
            <w:r>
              <w:rPr>
                <w:noProof/>
                <w:webHidden/>
              </w:rPr>
              <w:tab/>
            </w:r>
            <w:r>
              <w:rPr>
                <w:noProof/>
                <w:webHidden/>
              </w:rPr>
              <w:fldChar w:fldCharType="begin"/>
            </w:r>
            <w:r>
              <w:rPr>
                <w:noProof/>
                <w:webHidden/>
              </w:rPr>
              <w:instrText xml:space="preserve"> PAGEREF _Toc226528032 \h </w:instrText>
            </w:r>
            <w:r>
              <w:rPr>
                <w:noProof/>
                <w:webHidden/>
              </w:rPr>
            </w:r>
            <w:r>
              <w:rPr>
                <w:noProof/>
                <w:webHidden/>
              </w:rPr>
              <w:fldChar w:fldCharType="separate"/>
            </w:r>
            <w:r>
              <w:rPr>
                <w:noProof/>
                <w:webHidden/>
              </w:rPr>
              <w:t>31</w:t>
            </w:r>
            <w:r>
              <w:rPr>
                <w:noProof/>
                <w:webHidden/>
              </w:rPr>
              <w:fldChar w:fldCharType="end"/>
            </w:r>
          </w:hyperlink>
        </w:p>
        <w:p w14:paraId="55513E80" w14:textId="3596E9F1" w:rsidR="00056D33" w:rsidRDefault="00056D33">
          <w:pPr>
            <w:pStyle w:val="TOC2"/>
            <w:tabs>
              <w:tab w:val="left" w:pos="960"/>
            </w:tabs>
            <w:rPr>
              <w:rFonts w:eastAsiaTheme="minorEastAsia"/>
              <w:noProof/>
              <w:kern w:val="2"/>
              <w:szCs w:val="24"/>
              <w14:ligatures w14:val="standardContextual"/>
            </w:rPr>
          </w:pPr>
          <w:hyperlink w:anchor="_Toc226528033" w:history="1">
            <w:r w:rsidRPr="002C7917">
              <w:rPr>
                <w:rStyle w:val="Hyperlink"/>
                <w:bCs/>
                <w:noProof/>
              </w:rPr>
              <w:t>5.3</w:t>
            </w:r>
            <w:r>
              <w:rPr>
                <w:rFonts w:eastAsiaTheme="minorEastAsia"/>
                <w:noProof/>
                <w:kern w:val="2"/>
                <w:szCs w:val="24"/>
                <w14:ligatures w14:val="standardContextual"/>
              </w:rPr>
              <w:tab/>
            </w:r>
            <w:r w:rsidRPr="002C7917">
              <w:rPr>
                <w:rStyle w:val="Hyperlink"/>
                <w:noProof/>
              </w:rPr>
              <w:t>Green House Gas (GHG) Emissions</w:t>
            </w:r>
            <w:r>
              <w:rPr>
                <w:noProof/>
                <w:webHidden/>
              </w:rPr>
              <w:tab/>
            </w:r>
            <w:r>
              <w:rPr>
                <w:noProof/>
                <w:webHidden/>
              </w:rPr>
              <w:fldChar w:fldCharType="begin"/>
            </w:r>
            <w:r>
              <w:rPr>
                <w:noProof/>
                <w:webHidden/>
              </w:rPr>
              <w:instrText xml:space="preserve"> PAGEREF _Toc226528033 \h </w:instrText>
            </w:r>
            <w:r>
              <w:rPr>
                <w:noProof/>
                <w:webHidden/>
              </w:rPr>
            </w:r>
            <w:r>
              <w:rPr>
                <w:noProof/>
                <w:webHidden/>
              </w:rPr>
              <w:fldChar w:fldCharType="separate"/>
            </w:r>
            <w:r>
              <w:rPr>
                <w:noProof/>
                <w:webHidden/>
              </w:rPr>
              <w:t>32</w:t>
            </w:r>
            <w:r>
              <w:rPr>
                <w:noProof/>
                <w:webHidden/>
              </w:rPr>
              <w:fldChar w:fldCharType="end"/>
            </w:r>
          </w:hyperlink>
        </w:p>
        <w:p w14:paraId="28D791B6" w14:textId="10E14A3E" w:rsidR="00056D33" w:rsidRDefault="00056D33">
          <w:pPr>
            <w:pStyle w:val="TOC2"/>
            <w:tabs>
              <w:tab w:val="left" w:pos="960"/>
            </w:tabs>
            <w:rPr>
              <w:rFonts w:eastAsiaTheme="minorEastAsia"/>
              <w:noProof/>
              <w:kern w:val="2"/>
              <w:szCs w:val="24"/>
              <w14:ligatures w14:val="standardContextual"/>
            </w:rPr>
          </w:pPr>
          <w:hyperlink w:anchor="_Toc226528034" w:history="1">
            <w:r w:rsidRPr="002C7917">
              <w:rPr>
                <w:rStyle w:val="Hyperlink"/>
                <w:bCs/>
                <w:noProof/>
              </w:rPr>
              <w:t>5.4</w:t>
            </w:r>
            <w:r>
              <w:rPr>
                <w:rFonts w:eastAsiaTheme="minorEastAsia"/>
                <w:noProof/>
                <w:kern w:val="2"/>
                <w:szCs w:val="24"/>
                <w14:ligatures w14:val="standardContextual"/>
              </w:rPr>
              <w:tab/>
            </w:r>
            <w:r w:rsidRPr="002C7917">
              <w:rPr>
                <w:rStyle w:val="Hyperlink"/>
                <w:noProof/>
              </w:rPr>
              <w:t>Water and Effluent</w:t>
            </w:r>
            <w:r>
              <w:rPr>
                <w:noProof/>
                <w:webHidden/>
              </w:rPr>
              <w:tab/>
            </w:r>
            <w:r>
              <w:rPr>
                <w:noProof/>
                <w:webHidden/>
              </w:rPr>
              <w:fldChar w:fldCharType="begin"/>
            </w:r>
            <w:r>
              <w:rPr>
                <w:noProof/>
                <w:webHidden/>
              </w:rPr>
              <w:instrText xml:space="preserve"> PAGEREF _Toc226528034 \h </w:instrText>
            </w:r>
            <w:r>
              <w:rPr>
                <w:noProof/>
                <w:webHidden/>
              </w:rPr>
            </w:r>
            <w:r>
              <w:rPr>
                <w:noProof/>
                <w:webHidden/>
              </w:rPr>
              <w:fldChar w:fldCharType="separate"/>
            </w:r>
            <w:r>
              <w:rPr>
                <w:noProof/>
                <w:webHidden/>
              </w:rPr>
              <w:t>33</w:t>
            </w:r>
            <w:r>
              <w:rPr>
                <w:noProof/>
                <w:webHidden/>
              </w:rPr>
              <w:fldChar w:fldCharType="end"/>
            </w:r>
          </w:hyperlink>
        </w:p>
        <w:p w14:paraId="70FDCB74" w14:textId="00996DCC" w:rsidR="00056D33" w:rsidRDefault="00056D33">
          <w:pPr>
            <w:pStyle w:val="TOC2"/>
            <w:tabs>
              <w:tab w:val="left" w:pos="960"/>
            </w:tabs>
            <w:rPr>
              <w:rFonts w:eastAsiaTheme="minorEastAsia"/>
              <w:noProof/>
              <w:kern w:val="2"/>
              <w:szCs w:val="24"/>
              <w14:ligatures w14:val="standardContextual"/>
            </w:rPr>
          </w:pPr>
          <w:hyperlink w:anchor="_Toc226528035" w:history="1">
            <w:r w:rsidRPr="002C7917">
              <w:rPr>
                <w:rStyle w:val="Hyperlink"/>
                <w:bCs/>
                <w:noProof/>
              </w:rPr>
              <w:t>5.5</w:t>
            </w:r>
            <w:r>
              <w:rPr>
                <w:rFonts w:eastAsiaTheme="minorEastAsia"/>
                <w:noProof/>
                <w:kern w:val="2"/>
                <w:szCs w:val="24"/>
                <w14:ligatures w14:val="standardContextual"/>
              </w:rPr>
              <w:tab/>
            </w:r>
            <w:r w:rsidRPr="002C7917">
              <w:rPr>
                <w:rStyle w:val="Hyperlink"/>
                <w:noProof/>
              </w:rPr>
              <w:t>Waste Management</w:t>
            </w:r>
            <w:r>
              <w:rPr>
                <w:noProof/>
                <w:webHidden/>
              </w:rPr>
              <w:tab/>
            </w:r>
            <w:r>
              <w:rPr>
                <w:noProof/>
                <w:webHidden/>
              </w:rPr>
              <w:fldChar w:fldCharType="begin"/>
            </w:r>
            <w:r>
              <w:rPr>
                <w:noProof/>
                <w:webHidden/>
              </w:rPr>
              <w:instrText xml:space="preserve"> PAGEREF _Toc226528035 \h </w:instrText>
            </w:r>
            <w:r>
              <w:rPr>
                <w:noProof/>
                <w:webHidden/>
              </w:rPr>
            </w:r>
            <w:r>
              <w:rPr>
                <w:noProof/>
                <w:webHidden/>
              </w:rPr>
              <w:fldChar w:fldCharType="separate"/>
            </w:r>
            <w:r>
              <w:rPr>
                <w:noProof/>
                <w:webHidden/>
              </w:rPr>
              <w:t>35</w:t>
            </w:r>
            <w:r>
              <w:rPr>
                <w:noProof/>
                <w:webHidden/>
              </w:rPr>
              <w:fldChar w:fldCharType="end"/>
            </w:r>
          </w:hyperlink>
        </w:p>
        <w:p w14:paraId="53732743" w14:textId="75B001AE" w:rsidR="00056D33" w:rsidRDefault="00056D33">
          <w:pPr>
            <w:pStyle w:val="TOC2"/>
            <w:tabs>
              <w:tab w:val="left" w:pos="960"/>
            </w:tabs>
            <w:rPr>
              <w:rFonts w:eastAsiaTheme="minorEastAsia"/>
              <w:noProof/>
              <w:kern w:val="2"/>
              <w:szCs w:val="24"/>
              <w14:ligatures w14:val="standardContextual"/>
            </w:rPr>
          </w:pPr>
          <w:hyperlink w:anchor="_Toc226528036" w:history="1">
            <w:r w:rsidRPr="002C7917">
              <w:rPr>
                <w:rStyle w:val="Hyperlink"/>
                <w:bCs/>
                <w:noProof/>
              </w:rPr>
              <w:t>5.6</w:t>
            </w:r>
            <w:r>
              <w:rPr>
                <w:rFonts w:eastAsiaTheme="minorEastAsia"/>
                <w:noProof/>
                <w:kern w:val="2"/>
                <w:szCs w:val="24"/>
                <w14:ligatures w14:val="standardContextual"/>
              </w:rPr>
              <w:tab/>
            </w:r>
            <w:r w:rsidRPr="002C7917">
              <w:rPr>
                <w:rStyle w:val="Hyperlink"/>
                <w:noProof/>
              </w:rPr>
              <w:t>Environmental Compliance</w:t>
            </w:r>
            <w:r>
              <w:rPr>
                <w:noProof/>
                <w:webHidden/>
              </w:rPr>
              <w:tab/>
            </w:r>
            <w:r>
              <w:rPr>
                <w:noProof/>
                <w:webHidden/>
              </w:rPr>
              <w:fldChar w:fldCharType="begin"/>
            </w:r>
            <w:r>
              <w:rPr>
                <w:noProof/>
                <w:webHidden/>
              </w:rPr>
              <w:instrText xml:space="preserve"> PAGEREF _Toc226528036 \h </w:instrText>
            </w:r>
            <w:r>
              <w:rPr>
                <w:noProof/>
                <w:webHidden/>
              </w:rPr>
            </w:r>
            <w:r>
              <w:rPr>
                <w:noProof/>
                <w:webHidden/>
              </w:rPr>
              <w:fldChar w:fldCharType="separate"/>
            </w:r>
            <w:r>
              <w:rPr>
                <w:noProof/>
                <w:webHidden/>
              </w:rPr>
              <w:t>36</w:t>
            </w:r>
            <w:r>
              <w:rPr>
                <w:noProof/>
                <w:webHidden/>
              </w:rPr>
              <w:fldChar w:fldCharType="end"/>
            </w:r>
          </w:hyperlink>
        </w:p>
        <w:p w14:paraId="03B61494" w14:textId="5D156875" w:rsidR="00056D33" w:rsidRDefault="00056D33">
          <w:pPr>
            <w:pStyle w:val="TOC1"/>
            <w:tabs>
              <w:tab w:val="left" w:pos="440"/>
            </w:tabs>
            <w:rPr>
              <w:rFonts w:eastAsiaTheme="minorEastAsia"/>
              <w:noProof/>
              <w:kern w:val="2"/>
              <w:szCs w:val="24"/>
              <w14:ligatures w14:val="standardContextual"/>
            </w:rPr>
          </w:pPr>
          <w:hyperlink w:anchor="_Toc226528037" w:history="1">
            <w:r w:rsidRPr="002C7917">
              <w:rPr>
                <w:rStyle w:val="Hyperlink"/>
                <w:noProof/>
              </w:rPr>
              <w:t>6</w:t>
            </w:r>
            <w:r>
              <w:rPr>
                <w:rFonts w:eastAsiaTheme="minorEastAsia"/>
                <w:noProof/>
                <w:kern w:val="2"/>
                <w:szCs w:val="24"/>
                <w14:ligatures w14:val="standardContextual"/>
              </w:rPr>
              <w:tab/>
            </w:r>
            <w:r w:rsidRPr="002C7917">
              <w:rPr>
                <w:rStyle w:val="Hyperlink"/>
                <w:noProof/>
              </w:rPr>
              <w:t>Building Our Human Capital</w:t>
            </w:r>
            <w:r>
              <w:rPr>
                <w:noProof/>
                <w:webHidden/>
              </w:rPr>
              <w:tab/>
            </w:r>
            <w:r>
              <w:rPr>
                <w:noProof/>
                <w:webHidden/>
              </w:rPr>
              <w:fldChar w:fldCharType="begin"/>
            </w:r>
            <w:r>
              <w:rPr>
                <w:noProof/>
                <w:webHidden/>
              </w:rPr>
              <w:instrText xml:space="preserve"> PAGEREF _Toc226528037 \h </w:instrText>
            </w:r>
            <w:r>
              <w:rPr>
                <w:noProof/>
                <w:webHidden/>
              </w:rPr>
            </w:r>
            <w:r>
              <w:rPr>
                <w:noProof/>
                <w:webHidden/>
              </w:rPr>
              <w:fldChar w:fldCharType="separate"/>
            </w:r>
            <w:r>
              <w:rPr>
                <w:noProof/>
                <w:webHidden/>
              </w:rPr>
              <w:t>37</w:t>
            </w:r>
            <w:r>
              <w:rPr>
                <w:noProof/>
                <w:webHidden/>
              </w:rPr>
              <w:fldChar w:fldCharType="end"/>
            </w:r>
          </w:hyperlink>
        </w:p>
        <w:p w14:paraId="7B402011" w14:textId="75C466ED" w:rsidR="00056D33" w:rsidRDefault="00056D33">
          <w:pPr>
            <w:pStyle w:val="TOC2"/>
            <w:tabs>
              <w:tab w:val="left" w:pos="960"/>
            </w:tabs>
            <w:rPr>
              <w:rFonts w:eastAsiaTheme="minorEastAsia"/>
              <w:noProof/>
              <w:kern w:val="2"/>
              <w:szCs w:val="24"/>
              <w14:ligatures w14:val="standardContextual"/>
            </w:rPr>
          </w:pPr>
          <w:hyperlink w:anchor="_Toc226528038" w:history="1">
            <w:r w:rsidRPr="002C7917">
              <w:rPr>
                <w:rStyle w:val="Hyperlink"/>
                <w:bCs/>
                <w:noProof/>
              </w:rPr>
              <w:t>6.1</w:t>
            </w:r>
            <w:r>
              <w:rPr>
                <w:rFonts w:eastAsiaTheme="minorEastAsia"/>
                <w:noProof/>
                <w:kern w:val="2"/>
                <w:szCs w:val="24"/>
                <w14:ligatures w14:val="standardContextual"/>
              </w:rPr>
              <w:tab/>
            </w:r>
            <w:r w:rsidRPr="002C7917">
              <w:rPr>
                <w:rStyle w:val="Hyperlink"/>
                <w:noProof/>
              </w:rPr>
              <w:t>Employment</w:t>
            </w:r>
            <w:r>
              <w:rPr>
                <w:noProof/>
                <w:webHidden/>
              </w:rPr>
              <w:tab/>
            </w:r>
            <w:r>
              <w:rPr>
                <w:noProof/>
                <w:webHidden/>
              </w:rPr>
              <w:fldChar w:fldCharType="begin"/>
            </w:r>
            <w:r>
              <w:rPr>
                <w:noProof/>
                <w:webHidden/>
              </w:rPr>
              <w:instrText xml:space="preserve"> PAGEREF _Toc226528038 \h </w:instrText>
            </w:r>
            <w:r>
              <w:rPr>
                <w:noProof/>
                <w:webHidden/>
              </w:rPr>
            </w:r>
            <w:r>
              <w:rPr>
                <w:noProof/>
                <w:webHidden/>
              </w:rPr>
              <w:fldChar w:fldCharType="separate"/>
            </w:r>
            <w:r>
              <w:rPr>
                <w:noProof/>
                <w:webHidden/>
              </w:rPr>
              <w:t>37</w:t>
            </w:r>
            <w:r>
              <w:rPr>
                <w:noProof/>
                <w:webHidden/>
              </w:rPr>
              <w:fldChar w:fldCharType="end"/>
            </w:r>
          </w:hyperlink>
        </w:p>
        <w:p w14:paraId="661B361E" w14:textId="40A15C69" w:rsidR="00056D33" w:rsidRDefault="00056D33">
          <w:pPr>
            <w:pStyle w:val="TOC2"/>
            <w:tabs>
              <w:tab w:val="left" w:pos="960"/>
            </w:tabs>
            <w:rPr>
              <w:rFonts w:eastAsiaTheme="minorEastAsia"/>
              <w:noProof/>
              <w:kern w:val="2"/>
              <w:szCs w:val="24"/>
              <w14:ligatures w14:val="standardContextual"/>
            </w:rPr>
          </w:pPr>
          <w:hyperlink w:anchor="_Toc226528039" w:history="1">
            <w:r w:rsidRPr="002C7917">
              <w:rPr>
                <w:rStyle w:val="Hyperlink"/>
                <w:rFonts w:cs="Open Sans"/>
                <w:bCs/>
                <w:noProof/>
              </w:rPr>
              <w:t>6.2</w:t>
            </w:r>
            <w:r>
              <w:rPr>
                <w:rFonts w:eastAsiaTheme="minorEastAsia"/>
                <w:noProof/>
                <w:kern w:val="2"/>
                <w:szCs w:val="24"/>
                <w14:ligatures w14:val="standardContextual"/>
              </w:rPr>
              <w:tab/>
            </w:r>
            <w:r w:rsidRPr="002C7917">
              <w:rPr>
                <w:rStyle w:val="Hyperlink"/>
                <w:noProof/>
              </w:rPr>
              <w:t>Employee Benefits and Remuneration</w:t>
            </w:r>
            <w:r>
              <w:rPr>
                <w:noProof/>
                <w:webHidden/>
              </w:rPr>
              <w:tab/>
            </w:r>
            <w:r>
              <w:rPr>
                <w:noProof/>
                <w:webHidden/>
              </w:rPr>
              <w:fldChar w:fldCharType="begin"/>
            </w:r>
            <w:r>
              <w:rPr>
                <w:noProof/>
                <w:webHidden/>
              </w:rPr>
              <w:instrText xml:space="preserve"> PAGEREF _Toc226528039 \h </w:instrText>
            </w:r>
            <w:r>
              <w:rPr>
                <w:noProof/>
                <w:webHidden/>
              </w:rPr>
            </w:r>
            <w:r>
              <w:rPr>
                <w:noProof/>
                <w:webHidden/>
              </w:rPr>
              <w:fldChar w:fldCharType="separate"/>
            </w:r>
            <w:r>
              <w:rPr>
                <w:noProof/>
                <w:webHidden/>
              </w:rPr>
              <w:t>38</w:t>
            </w:r>
            <w:r>
              <w:rPr>
                <w:noProof/>
                <w:webHidden/>
              </w:rPr>
              <w:fldChar w:fldCharType="end"/>
            </w:r>
          </w:hyperlink>
        </w:p>
        <w:p w14:paraId="3CF8062C" w14:textId="33113798" w:rsidR="00056D33" w:rsidRDefault="00056D33">
          <w:pPr>
            <w:pStyle w:val="TOC2"/>
            <w:tabs>
              <w:tab w:val="left" w:pos="960"/>
            </w:tabs>
            <w:rPr>
              <w:rFonts w:eastAsiaTheme="minorEastAsia"/>
              <w:noProof/>
              <w:kern w:val="2"/>
              <w:szCs w:val="24"/>
              <w14:ligatures w14:val="standardContextual"/>
            </w:rPr>
          </w:pPr>
          <w:hyperlink w:anchor="_Toc226528040" w:history="1">
            <w:r w:rsidRPr="002C7917">
              <w:rPr>
                <w:rStyle w:val="Hyperlink"/>
                <w:bCs/>
                <w:noProof/>
              </w:rPr>
              <w:t>6.3</w:t>
            </w:r>
            <w:r>
              <w:rPr>
                <w:rFonts w:eastAsiaTheme="minorEastAsia"/>
                <w:noProof/>
                <w:kern w:val="2"/>
                <w:szCs w:val="24"/>
                <w14:ligatures w14:val="standardContextual"/>
              </w:rPr>
              <w:tab/>
            </w:r>
            <w:r w:rsidRPr="002C7917">
              <w:rPr>
                <w:rStyle w:val="Hyperlink"/>
                <w:noProof/>
              </w:rPr>
              <w:t>Diversity and Inclusion</w:t>
            </w:r>
            <w:r>
              <w:rPr>
                <w:noProof/>
                <w:webHidden/>
              </w:rPr>
              <w:tab/>
            </w:r>
            <w:r>
              <w:rPr>
                <w:noProof/>
                <w:webHidden/>
              </w:rPr>
              <w:fldChar w:fldCharType="begin"/>
            </w:r>
            <w:r>
              <w:rPr>
                <w:noProof/>
                <w:webHidden/>
              </w:rPr>
              <w:instrText xml:space="preserve"> PAGEREF _Toc226528040 \h </w:instrText>
            </w:r>
            <w:r>
              <w:rPr>
                <w:noProof/>
                <w:webHidden/>
              </w:rPr>
            </w:r>
            <w:r>
              <w:rPr>
                <w:noProof/>
                <w:webHidden/>
              </w:rPr>
              <w:fldChar w:fldCharType="separate"/>
            </w:r>
            <w:r>
              <w:rPr>
                <w:noProof/>
                <w:webHidden/>
              </w:rPr>
              <w:t>39</w:t>
            </w:r>
            <w:r>
              <w:rPr>
                <w:noProof/>
                <w:webHidden/>
              </w:rPr>
              <w:fldChar w:fldCharType="end"/>
            </w:r>
          </w:hyperlink>
        </w:p>
        <w:p w14:paraId="1211A7B2" w14:textId="18369AED" w:rsidR="00056D33" w:rsidRDefault="00056D33">
          <w:pPr>
            <w:pStyle w:val="TOC2"/>
            <w:tabs>
              <w:tab w:val="left" w:pos="960"/>
            </w:tabs>
            <w:rPr>
              <w:rFonts w:eastAsiaTheme="minorEastAsia"/>
              <w:noProof/>
              <w:kern w:val="2"/>
              <w:szCs w:val="24"/>
              <w14:ligatures w14:val="standardContextual"/>
            </w:rPr>
          </w:pPr>
          <w:hyperlink w:anchor="_Toc226528041" w:history="1">
            <w:r w:rsidRPr="002C7917">
              <w:rPr>
                <w:rStyle w:val="Hyperlink"/>
                <w:bCs/>
                <w:noProof/>
              </w:rPr>
              <w:t>6.4</w:t>
            </w:r>
            <w:r>
              <w:rPr>
                <w:rFonts w:eastAsiaTheme="minorEastAsia"/>
                <w:noProof/>
                <w:kern w:val="2"/>
                <w:szCs w:val="24"/>
                <w14:ligatures w14:val="standardContextual"/>
              </w:rPr>
              <w:tab/>
            </w:r>
            <w:r w:rsidRPr="002C7917">
              <w:rPr>
                <w:rStyle w:val="Hyperlink"/>
                <w:noProof/>
              </w:rPr>
              <w:t>Training and Education</w:t>
            </w:r>
            <w:r>
              <w:rPr>
                <w:noProof/>
                <w:webHidden/>
              </w:rPr>
              <w:tab/>
            </w:r>
            <w:r>
              <w:rPr>
                <w:noProof/>
                <w:webHidden/>
              </w:rPr>
              <w:fldChar w:fldCharType="begin"/>
            </w:r>
            <w:r>
              <w:rPr>
                <w:noProof/>
                <w:webHidden/>
              </w:rPr>
              <w:instrText xml:space="preserve"> PAGEREF _Toc226528041 \h </w:instrText>
            </w:r>
            <w:r>
              <w:rPr>
                <w:noProof/>
                <w:webHidden/>
              </w:rPr>
            </w:r>
            <w:r>
              <w:rPr>
                <w:noProof/>
                <w:webHidden/>
              </w:rPr>
              <w:fldChar w:fldCharType="separate"/>
            </w:r>
            <w:r>
              <w:rPr>
                <w:noProof/>
                <w:webHidden/>
              </w:rPr>
              <w:t>40</w:t>
            </w:r>
            <w:r>
              <w:rPr>
                <w:noProof/>
                <w:webHidden/>
              </w:rPr>
              <w:fldChar w:fldCharType="end"/>
            </w:r>
          </w:hyperlink>
        </w:p>
        <w:p w14:paraId="4A5B05BF" w14:textId="5D505357" w:rsidR="00056D33" w:rsidRDefault="00056D33">
          <w:pPr>
            <w:pStyle w:val="TOC2"/>
            <w:tabs>
              <w:tab w:val="left" w:pos="960"/>
            </w:tabs>
            <w:rPr>
              <w:rFonts w:eastAsiaTheme="minorEastAsia"/>
              <w:noProof/>
              <w:kern w:val="2"/>
              <w:szCs w:val="24"/>
              <w14:ligatures w14:val="standardContextual"/>
            </w:rPr>
          </w:pPr>
          <w:hyperlink w:anchor="_Toc226528042" w:history="1">
            <w:r w:rsidRPr="002C7917">
              <w:rPr>
                <w:rStyle w:val="Hyperlink"/>
                <w:bCs/>
                <w:noProof/>
              </w:rPr>
              <w:t>6.5</w:t>
            </w:r>
            <w:r>
              <w:rPr>
                <w:rFonts w:eastAsiaTheme="minorEastAsia"/>
                <w:noProof/>
                <w:kern w:val="2"/>
                <w:szCs w:val="24"/>
                <w14:ligatures w14:val="standardContextual"/>
              </w:rPr>
              <w:tab/>
            </w:r>
            <w:r w:rsidRPr="002C7917">
              <w:rPr>
                <w:rStyle w:val="Hyperlink"/>
                <w:noProof/>
              </w:rPr>
              <w:t>Health and Safety</w:t>
            </w:r>
            <w:r>
              <w:rPr>
                <w:noProof/>
                <w:webHidden/>
              </w:rPr>
              <w:tab/>
            </w:r>
            <w:r>
              <w:rPr>
                <w:noProof/>
                <w:webHidden/>
              </w:rPr>
              <w:fldChar w:fldCharType="begin"/>
            </w:r>
            <w:r>
              <w:rPr>
                <w:noProof/>
                <w:webHidden/>
              </w:rPr>
              <w:instrText xml:space="preserve"> PAGEREF _Toc226528042 \h </w:instrText>
            </w:r>
            <w:r>
              <w:rPr>
                <w:noProof/>
                <w:webHidden/>
              </w:rPr>
            </w:r>
            <w:r>
              <w:rPr>
                <w:noProof/>
                <w:webHidden/>
              </w:rPr>
              <w:fldChar w:fldCharType="separate"/>
            </w:r>
            <w:r>
              <w:rPr>
                <w:noProof/>
                <w:webHidden/>
              </w:rPr>
              <w:t>41</w:t>
            </w:r>
            <w:r>
              <w:rPr>
                <w:noProof/>
                <w:webHidden/>
              </w:rPr>
              <w:fldChar w:fldCharType="end"/>
            </w:r>
          </w:hyperlink>
        </w:p>
        <w:p w14:paraId="20F83F10" w14:textId="49F9FB4E" w:rsidR="00056D33" w:rsidRDefault="00056D33">
          <w:pPr>
            <w:pStyle w:val="TOC1"/>
            <w:tabs>
              <w:tab w:val="left" w:pos="440"/>
            </w:tabs>
            <w:rPr>
              <w:rFonts w:eastAsiaTheme="minorEastAsia"/>
              <w:noProof/>
              <w:kern w:val="2"/>
              <w:szCs w:val="24"/>
              <w14:ligatures w14:val="standardContextual"/>
            </w:rPr>
          </w:pPr>
          <w:hyperlink w:anchor="_Toc226528043" w:history="1">
            <w:r w:rsidRPr="002C7917">
              <w:rPr>
                <w:rStyle w:val="Hyperlink"/>
                <w:noProof/>
              </w:rPr>
              <w:t>7</w:t>
            </w:r>
            <w:r>
              <w:rPr>
                <w:rFonts w:eastAsiaTheme="minorEastAsia"/>
                <w:noProof/>
                <w:kern w:val="2"/>
                <w:szCs w:val="24"/>
                <w14:ligatures w14:val="standardContextual"/>
              </w:rPr>
              <w:tab/>
            </w:r>
            <w:r w:rsidRPr="002C7917">
              <w:rPr>
                <w:rStyle w:val="Hyperlink"/>
                <w:noProof/>
              </w:rPr>
              <w:t>Strengthening Our Social Fabric</w:t>
            </w:r>
            <w:r>
              <w:rPr>
                <w:noProof/>
                <w:webHidden/>
              </w:rPr>
              <w:tab/>
            </w:r>
            <w:r>
              <w:rPr>
                <w:noProof/>
                <w:webHidden/>
              </w:rPr>
              <w:fldChar w:fldCharType="begin"/>
            </w:r>
            <w:r>
              <w:rPr>
                <w:noProof/>
                <w:webHidden/>
              </w:rPr>
              <w:instrText xml:space="preserve"> PAGEREF _Toc226528043 \h </w:instrText>
            </w:r>
            <w:r>
              <w:rPr>
                <w:noProof/>
                <w:webHidden/>
              </w:rPr>
            </w:r>
            <w:r>
              <w:rPr>
                <w:noProof/>
                <w:webHidden/>
              </w:rPr>
              <w:fldChar w:fldCharType="separate"/>
            </w:r>
            <w:r>
              <w:rPr>
                <w:noProof/>
                <w:webHidden/>
              </w:rPr>
              <w:t>44</w:t>
            </w:r>
            <w:r>
              <w:rPr>
                <w:noProof/>
                <w:webHidden/>
              </w:rPr>
              <w:fldChar w:fldCharType="end"/>
            </w:r>
          </w:hyperlink>
        </w:p>
        <w:p w14:paraId="6E981802" w14:textId="7ECCD380" w:rsidR="00056D33" w:rsidRDefault="00056D33">
          <w:pPr>
            <w:pStyle w:val="TOC2"/>
            <w:tabs>
              <w:tab w:val="left" w:pos="960"/>
            </w:tabs>
            <w:rPr>
              <w:rFonts w:eastAsiaTheme="minorEastAsia"/>
              <w:noProof/>
              <w:kern w:val="2"/>
              <w:szCs w:val="24"/>
              <w14:ligatures w14:val="standardContextual"/>
            </w:rPr>
          </w:pPr>
          <w:hyperlink w:anchor="_Toc226528044" w:history="1">
            <w:r w:rsidRPr="002C7917">
              <w:rPr>
                <w:rStyle w:val="Hyperlink"/>
                <w:rFonts w:cs="Open Sans"/>
                <w:bCs/>
                <w:noProof/>
              </w:rPr>
              <w:t>7.1</w:t>
            </w:r>
            <w:r>
              <w:rPr>
                <w:rFonts w:eastAsiaTheme="minorEastAsia"/>
                <w:noProof/>
                <w:kern w:val="2"/>
                <w:szCs w:val="24"/>
                <w14:ligatures w14:val="standardContextual"/>
              </w:rPr>
              <w:tab/>
            </w:r>
            <w:r w:rsidRPr="002C7917">
              <w:rPr>
                <w:rStyle w:val="Hyperlink"/>
                <w:noProof/>
              </w:rPr>
              <w:t>Our Project Impact Highlight</w:t>
            </w:r>
            <w:r>
              <w:rPr>
                <w:noProof/>
                <w:webHidden/>
              </w:rPr>
              <w:tab/>
            </w:r>
            <w:r>
              <w:rPr>
                <w:noProof/>
                <w:webHidden/>
              </w:rPr>
              <w:fldChar w:fldCharType="begin"/>
            </w:r>
            <w:r>
              <w:rPr>
                <w:noProof/>
                <w:webHidden/>
              </w:rPr>
              <w:instrText xml:space="preserve"> PAGEREF _Toc226528044 \h </w:instrText>
            </w:r>
            <w:r>
              <w:rPr>
                <w:noProof/>
                <w:webHidden/>
              </w:rPr>
            </w:r>
            <w:r>
              <w:rPr>
                <w:noProof/>
                <w:webHidden/>
              </w:rPr>
              <w:fldChar w:fldCharType="separate"/>
            </w:r>
            <w:r>
              <w:rPr>
                <w:noProof/>
                <w:webHidden/>
              </w:rPr>
              <w:t>44</w:t>
            </w:r>
            <w:r>
              <w:rPr>
                <w:noProof/>
                <w:webHidden/>
              </w:rPr>
              <w:fldChar w:fldCharType="end"/>
            </w:r>
          </w:hyperlink>
        </w:p>
        <w:p w14:paraId="5BDE04B4" w14:textId="7061EAD7" w:rsidR="00056D33" w:rsidRDefault="00056D33">
          <w:pPr>
            <w:pStyle w:val="TOC2"/>
            <w:tabs>
              <w:tab w:val="left" w:pos="960"/>
            </w:tabs>
            <w:rPr>
              <w:rFonts w:eastAsiaTheme="minorEastAsia"/>
              <w:noProof/>
              <w:kern w:val="2"/>
              <w:szCs w:val="24"/>
              <w14:ligatures w14:val="standardContextual"/>
            </w:rPr>
          </w:pPr>
          <w:hyperlink w:anchor="_Toc226528045" w:history="1">
            <w:r w:rsidRPr="002C7917">
              <w:rPr>
                <w:rStyle w:val="Hyperlink"/>
                <w:rFonts w:cs="Open Sans"/>
                <w:bCs/>
                <w:noProof/>
              </w:rPr>
              <w:t>7.2</w:t>
            </w:r>
            <w:r>
              <w:rPr>
                <w:rFonts w:eastAsiaTheme="minorEastAsia"/>
                <w:noProof/>
                <w:kern w:val="2"/>
                <w:szCs w:val="24"/>
                <w14:ligatures w14:val="standardContextual"/>
              </w:rPr>
              <w:tab/>
            </w:r>
            <w:r w:rsidRPr="002C7917">
              <w:rPr>
                <w:rStyle w:val="Hyperlink"/>
                <w:noProof/>
              </w:rPr>
              <w:t>Community Development Through Partnership</w:t>
            </w:r>
            <w:r>
              <w:rPr>
                <w:noProof/>
                <w:webHidden/>
              </w:rPr>
              <w:tab/>
            </w:r>
            <w:r>
              <w:rPr>
                <w:noProof/>
                <w:webHidden/>
              </w:rPr>
              <w:fldChar w:fldCharType="begin"/>
            </w:r>
            <w:r>
              <w:rPr>
                <w:noProof/>
                <w:webHidden/>
              </w:rPr>
              <w:instrText xml:space="preserve"> PAGEREF _Toc226528045 \h </w:instrText>
            </w:r>
            <w:r>
              <w:rPr>
                <w:noProof/>
                <w:webHidden/>
              </w:rPr>
            </w:r>
            <w:r>
              <w:rPr>
                <w:noProof/>
                <w:webHidden/>
              </w:rPr>
              <w:fldChar w:fldCharType="separate"/>
            </w:r>
            <w:r>
              <w:rPr>
                <w:noProof/>
                <w:webHidden/>
              </w:rPr>
              <w:t>45</w:t>
            </w:r>
            <w:r>
              <w:rPr>
                <w:noProof/>
                <w:webHidden/>
              </w:rPr>
              <w:fldChar w:fldCharType="end"/>
            </w:r>
          </w:hyperlink>
        </w:p>
        <w:p w14:paraId="6F675085" w14:textId="4E059409" w:rsidR="00056D33" w:rsidRDefault="00056D33">
          <w:pPr>
            <w:pStyle w:val="TOC2"/>
            <w:tabs>
              <w:tab w:val="left" w:pos="960"/>
            </w:tabs>
            <w:rPr>
              <w:rFonts w:eastAsiaTheme="minorEastAsia"/>
              <w:noProof/>
              <w:kern w:val="2"/>
              <w:szCs w:val="24"/>
              <w14:ligatures w14:val="standardContextual"/>
            </w:rPr>
          </w:pPr>
          <w:hyperlink w:anchor="_Toc226528046" w:history="1">
            <w:r w:rsidRPr="002C7917">
              <w:rPr>
                <w:rStyle w:val="Hyperlink"/>
                <w:rFonts w:cs="Open Sans"/>
                <w:bCs/>
                <w:noProof/>
              </w:rPr>
              <w:t>7.3</w:t>
            </w:r>
            <w:r>
              <w:rPr>
                <w:rFonts w:eastAsiaTheme="minorEastAsia"/>
                <w:noProof/>
                <w:kern w:val="2"/>
                <w:szCs w:val="24"/>
                <w14:ligatures w14:val="standardContextual"/>
              </w:rPr>
              <w:tab/>
            </w:r>
            <w:r w:rsidRPr="002C7917">
              <w:rPr>
                <w:rStyle w:val="Hyperlink"/>
                <w:noProof/>
              </w:rPr>
              <w:t>Host Community Projects</w:t>
            </w:r>
            <w:r>
              <w:rPr>
                <w:noProof/>
                <w:webHidden/>
              </w:rPr>
              <w:tab/>
            </w:r>
            <w:r>
              <w:rPr>
                <w:noProof/>
                <w:webHidden/>
              </w:rPr>
              <w:fldChar w:fldCharType="begin"/>
            </w:r>
            <w:r>
              <w:rPr>
                <w:noProof/>
                <w:webHidden/>
              </w:rPr>
              <w:instrText xml:space="preserve"> PAGEREF _Toc226528046 \h </w:instrText>
            </w:r>
            <w:r>
              <w:rPr>
                <w:noProof/>
                <w:webHidden/>
              </w:rPr>
            </w:r>
            <w:r>
              <w:rPr>
                <w:noProof/>
                <w:webHidden/>
              </w:rPr>
              <w:fldChar w:fldCharType="separate"/>
            </w:r>
            <w:r>
              <w:rPr>
                <w:noProof/>
                <w:webHidden/>
              </w:rPr>
              <w:t>45</w:t>
            </w:r>
            <w:r>
              <w:rPr>
                <w:noProof/>
                <w:webHidden/>
              </w:rPr>
              <w:fldChar w:fldCharType="end"/>
            </w:r>
          </w:hyperlink>
        </w:p>
        <w:p w14:paraId="6988E411" w14:textId="55DE50F3" w:rsidR="00056D33" w:rsidRDefault="00056D33">
          <w:pPr>
            <w:pStyle w:val="TOC1"/>
            <w:tabs>
              <w:tab w:val="left" w:pos="440"/>
            </w:tabs>
            <w:rPr>
              <w:rFonts w:eastAsiaTheme="minorEastAsia"/>
              <w:noProof/>
              <w:kern w:val="2"/>
              <w:szCs w:val="24"/>
              <w14:ligatures w14:val="standardContextual"/>
            </w:rPr>
          </w:pPr>
          <w:hyperlink w:anchor="_Toc226528047" w:history="1">
            <w:r w:rsidRPr="002C7917">
              <w:rPr>
                <w:rStyle w:val="Hyperlink"/>
                <w:noProof/>
              </w:rPr>
              <w:t>8</w:t>
            </w:r>
            <w:r>
              <w:rPr>
                <w:rFonts w:eastAsiaTheme="minorEastAsia"/>
                <w:noProof/>
                <w:kern w:val="2"/>
                <w:szCs w:val="24"/>
                <w14:ligatures w14:val="standardContextual"/>
              </w:rPr>
              <w:tab/>
            </w:r>
            <w:r w:rsidRPr="002C7917">
              <w:rPr>
                <w:rStyle w:val="Hyperlink"/>
                <w:noProof/>
              </w:rPr>
              <w:t>Appendix</w:t>
            </w:r>
            <w:r>
              <w:rPr>
                <w:noProof/>
                <w:webHidden/>
              </w:rPr>
              <w:tab/>
            </w:r>
            <w:r>
              <w:rPr>
                <w:noProof/>
                <w:webHidden/>
              </w:rPr>
              <w:fldChar w:fldCharType="begin"/>
            </w:r>
            <w:r>
              <w:rPr>
                <w:noProof/>
                <w:webHidden/>
              </w:rPr>
              <w:instrText xml:space="preserve"> PAGEREF _Toc226528047 \h </w:instrText>
            </w:r>
            <w:r>
              <w:rPr>
                <w:noProof/>
                <w:webHidden/>
              </w:rPr>
            </w:r>
            <w:r>
              <w:rPr>
                <w:noProof/>
                <w:webHidden/>
              </w:rPr>
              <w:fldChar w:fldCharType="separate"/>
            </w:r>
            <w:r>
              <w:rPr>
                <w:noProof/>
                <w:webHidden/>
              </w:rPr>
              <w:t>46</w:t>
            </w:r>
            <w:r>
              <w:rPr>
                <w:noProof/>
                <w:webHidden/>
              </w:rPr>
              <w:fldChar w:fldCharType="end"/>
            </w:r>
          </w:hyperlink>
        </w:p>
        <w:p w14:paraId="43A253CA" w14:textId="08D412C3" w:rsidR="00056D33" w:rsidRDefault="00056D33">
          <w:pPr>
            <w:pStyle w:val="TOC2"/>
            <w:tabs>
              <w:tab w:val="left" w:pos="960"/>
            </w:tabs>
            <w:rPr>
              <w:rFonts w:eastAsiaTheme="minorEastAsia"/>
              <w:noProof/>
              <w:kern w:val="2"/>
              <w:szCs w:val="24"/>
              <w14:ligatures w14:val="standardContextual"/>
            </w:rPr>
          </w:pPr>
          <w:hyperlink w:anchor="_Toc226528048" w:history="1">
            <w:r w:rsidRPr="002C7917">
              <w:rPr>
                <w:rStyle w:val="Hyperlink"/>
                <w:bCs/>
                <w:noProof/>
              </w:rPr>
              <w:t>8.1</w:t>
            </w:r>
            <w:r>
              <w:rPr>
                <w:rFonts w:eastAsiaTheme="minorEastAsia"/>
                <w:noProof/>
                <w:kern w:val="2"/>
                <w:szCs w:val="24"/>
                <w14:ligatures w14:val="standardContextual"/>
              </w:rPr>
              <w:tab/>
            </w:r>
            <w:r w:rsidRPr="002C7917">
              <w:rPr>
                <w:rStyle w:val="Hyperlink"/>
                <w:noProof/>
              </w:rPr>
              <w:t>Glossary</w:t>
            </w:r>
            <w:r>
              <w:rPr>
                <w:noProof/>
                <w:webHidden/>
              </w:rPr>
              <w:tab/>
            </w:r>
            <w:r>
              <w:rPr>
                <w:noProof/>
                <w:webHidden/>
              </w:rPr>
              <w:fldChar w:fldCharType="begin"/>
            </w:r>
            <w:r>
              <w:rPr>
                <w:noProof/>
                <w:webHidden/>
              </w:rPr>
              <w:instrText xml:space="preserve"> PAGEREF _Toc226528048 \h </w:instrText>
            </w:r>
            <w:r>
              <w:rPr>
                <w:noProof/>
                <w:webHidden/>
              </w:rPr>
            </w:r>
            <w:r>
              <w:rPr>
                <w:noProof/>
                <w:webHidden/>
              </w:rPr>
              <w:fldChar w:fldCharType="separate"/>
            </w:r>
            <w:r>
              <w:rPr>
                <w:noProof/>
                <w:webHidden/>
              </w:rPr>
              <w:t>46</w:t>
            </w:r>
            <w:r>
              <w:rPr>
                <w:noProof/>
                <w:webHidden/>
              </w:rPr>
              <w:fldChar w:fldCharType="end"/>
            </w:r>
          </w:hyperlink>
        </w:p>
        <w:p w14:paraId="457550A3" w14:textId="22F0B307" w:rsidR="00056D33" w:rsidRDefault="00056D33">
          <w:pPr>
            <w:pStyle w:val="TOC2"/>
            <w:tabs>
              <w:tab w:val="left" w:pos="960"/>
            </w:tabs>
            <w:rPr>
              <w:rFonts w:eastAsiaTheme="minorEastAsia"/>
              <w:noProof/>
              <w:kern w:val="2"/>
              <w:szCs w:val="24"/>
              <w14:ligatures w14:val="standardContextual"/>
            </w:rPr>
          </w:pPr>
          <w:hyperlink w:anchor="_Toc226528049" w:history="1">
            <w:r w:rsidRPr="002C7917">
              <w:rPr>
                <w:rStyle w:val="Hyperlink"/>
                <w:rFonts w:cs="Open Sans"/>
                <w:bCs/>
                <w:noProof/>
              </w:rPr>
              <w:t>8.2</w:t>
            </w:r>
            <w:r>
              <w:rPr>
                <w:rFonts w:eastAsiaTheme="minorEastAsia"/>
                <w:noProof/>
                <w:kern w:val="2"/>
                <w:szCs w:val="24"/>
                <w14:ligatures w14:val="standardContextual"/>
              </w:rPr>
              <w:tab/>
            </w:r>
            <w:r w:rsidRPr="002C7917">
              <w:rPr>
                <w:rStyle w:val="Hyperlink"/>
                <w:noProof/>
              </w:rPr>
              <w:t>JBN Specific Terms</w:t>
            </w:r>
            <w:r>
              <w:rPr>
                <w:noProof/>
                <w:webHidden/>
              </w:rPr>
              <w:tab/>
            </w:r>
            <w:r>
              <w:rPr>
                <w:noProof/>
                <w:webHidden/>
              </w:rPr>
              <w:fldChar w:fldCharType="begin"/>
            </w:r>
            <w:r>
              <w:rPr>
                <w:noProof/>
                <w:webHidden/>
              </w:rPr>
              <w:instrText xml:space="preserve"> PAGEREF _Toc226528049 \h </w:instrText>
            </w:r>
            <w:r>
              <w:rPr>
                <w:noProof/>
                <w:webHidden/>
              </w:rPr>
            </w:r>
            <w:r>
              <w:rPr>
                <w:noProof/>
                <w:webHidden/>
              </w:rPr>
              <w:fldChar w:fldCharType="separate"/>
            </w:r>
            <w:r>
              <w:rPr>
                <w:noProof/>
                <w:webHidden/>
              </w:rPr>
              <w:t>49</w:t>
            </w:r>
            <w:r>
              <w:rPr>
                <w:noProof/>
                <w:webHidden/>
              </w:rPr>
              <w:fldChar w:fldCharType="end"/>
            </w:r>
          </w:hyperlink>
        </w:p>
        <w:p w14:paraId="40A35867" w14:textId="2BAF8578" w:rsidR="00056D33" w:rsidRDefault="00056D33">
          <w:pPr>
            <w:pStyle w:val="TOC2"/>
            <w:tabs>
              <w:tab w:val="left" w:pos="960"/>
            </w:tabs>
            <w:rPr>
              <w:rFonts w:eastAsiaTheme="minorEastAsia"/>
              <w:noProof/>
              <w:kern w:val="2"/>
              <w:szCs w:val="24"/>
              <w14:ligatures w14:val="standardContextual"/>
            </w:rPr>
          </w:pPr>
          <w:hyperlink w:anchor="_Toc226528050" w:history="1">
            <w:r w:rsidRPr="002C7917">
              <w:rPr>
                <w:rStyle w:val="Hyperlink"/>
                <w:bCs/>
                <w:noProof/>
              </w:rPr>
              <w:t>8.3</w:t>
            </w:r>
            <w:r>
              <w:rPr>
                <w:rFonts w:eastAsiaTheme="minorEastAsia"/>
                <w:noProof/>
                <w:kern w:val="2"/>
                <w:szCs w:val="24"/>
                <w14:ligatures w14:val="standardContextual"/>
              </w:rPr>
              <w:tab/>
            </w:r>
            <w:r w:rsidRPr="002C7917">
              <w:rPr>
                <w:rStyle w:val="Hyperlink"/>
                <w:noProof/>
              </w:rPr>
              <w:t>GRI Content Index</w:t>
            </w:r>
            <w:r>
              <w:rPr>
                <w:noProof/>
                <w:webHidden/>
              </w:rPr>
              <w:tab/>
            </w:r>
            <w:r>
              <w:rPr>
                <w:noProof/>
                <w:webHidden/>
              </w:rPr>
              <w:fldChar w:fldCharType="begin"/>
            </w:r>
            <w:r>
              <w:rPr>
                <w:noProof/>
                <w:webHidden/>
              </w:rPr>
              <w:instrText xml:space="preserve"> PAGEREF _Toc226528050 \h </w:instrText>
            </w:r>
            <w:r>
              <w:rPr>
                <w:noProof/>
                <w:webHidden/>
              </w:rPr>
            </w:r>
            <w:r>
              <w:rPr>
                <w:noProof/>
                <w:webHidden/>
              </w:rPr>
              <w:fldChar w:fldCharType="separate"/>
            </w:r>
            <w:r>
              <w:rPr>
                <w:noProof/>
                <w:webHidden/>
              </w:rPr>
              <w:t>50</w:t>
            </w:r>
            <w:r>
              <w:rPr>
                <w:noProof/>
                <w:webHidden/>
              </w:rPr>
              <w:fldChar w:fldCharType="end"/>
            </w:r>
          </w:hyperlink>
        </w:p>
        <w:p w14:paraId="79D99F79" w14:textId="5583436E" w:rsidR="00962959" w:rsidRDefault="00962959">
          <w:r>
            <w:rPr>
              <w:b/>
              <w:bCs/>
              <w:noProof/>
            </w:rPr>
            <w:fldChar w:fldCharType="end"/>
          </w:r>
        </w:p>
      </w:sdtContent>
    </w:sdt>
    <w:p w14:paraId="362951FC" w14:textId="50A01F69" w:rsidR="00A8499C" w:rsidRPr="003C7C93" w:rsidRDefault="00A8499C" w:rsidP="008A3097">
      <w:pPr>
        <w:rPr>
          <w:rFonts w:cs="Open Sans"/>
          <w:color w:val="000000" w:themeColor="text1"/>
        </w:rPr>
      </w:pPr>
    </w:p>
    <w:p w14:paraId="0080BE1F" w14:textId="60884CBB" w:rsidR="44D62F15" w:rsidRPr="003C7C93" w:rsidRDefault="44D62F15" w:rsidP="008A3097">
      <w:pPr>
        <w:rPr>
          <w:rFonts w:cs="Open Sans"/>
          <w:color w:val="000000" w:themeColor="text1"/>
        </w:rPr>
      </w:pPr>
    </w:p>
    <w:p w14:paraId="0FF56312" w14:textId="77E87022" w:rsidR="44D62F15" w:rsidRPr="003C7C93" w:rsidRDefault="44D62F15" w:rsidP="008A3097">
      <w:pPr>
        <w:rPr>
          <w:rFonts w:cs="Open Sans"/>
          <w:color w:val="000000" w:themeColor="text1"/>
        </w:rPr>
      </w:pPr>
    </w:p>
    <w:p w14:paraId="6942244C" w14:textId="77777777" w:rsidR="00200A76" w:rsidRPr="003C7C93" w:rsidRDefault="00200A76" w:rsidP="008A3097">
      <w:pPr>
        <w:rPr>
          <w:rFonts w:cs="Open Sans"/>
          <w:color w:val="000000" w:themeColor="text1"/>
        </w:rPr>
      </w:pPr>
    </w:p>
    <w:p w14:paraId="63A7417D" w14:textId="77777777" w:rsidR="00200A76" w:rsidRPr="003C7C93" w:rsidRDefault="00200A76" w:rsidP="008A3097">
      <w:pPr>
        <w:rPr>
          <w:rFonts w:cs="Open Sans"/>
          <w:color w:val="000000" w:themeColor="text1"/>
        </w:rPr>
      </w:pPr>
    </w:p>
    <w:p w14:paraId="7FA38994" w14:textId="77777777" w:rsidR="00200A76" w:rsidRPr="003C7C93" w:rsidRDefault="00200A76" w:rsidP="008A3097">
      <w:pPr>
        <w:rPr>
          <w:rFonts w:cs="Open Sans"/>
          <w:color w:val="000000" w:themeColor="text1"/>
        </w:rPr>
      </w:pPr>
    </w:p>
    <w:p w14:paraId="1A8B7FF5" w14:textId="77777777" w:rsidR="00200A76" w:rsidRPr="003C7C93" w:rsidRDefault="00200A76" w:rsidP="008A3097">
      <w:pPr>
        <w:rPr>
          <w:rFonts w:cs="Open Sans"/>
          <w:color w:val="000000" w:themeColor="text1"/>
        </w:rPr>
      </w:pPr>
    </w:p>
    <w:p w14:paraId="3E7843CD" w14:textId="77777777" w:rsidR="00200A76" w:rsidRPr="003C7C93" w:rsidRDefault="00200A76" w:rsidP="008A3097">
      <w:pPr>
        <w:rPr>
          <w:rFonts w:cs="Open Sans"/>
          <w:color w:val="000000" w:themeColor="text1"/>
        </w:rPr>
      </w:pPr>
    </w:p>
    <w:p w14:paraId="18669248" w14:textId="77777777" w:rsidR="00200A76" w:rsidRPr="003C7C93" w:rsidRDefault="00200A76" w:rsidP="008A3097">
      <w:pPr>
        <w:rPr>
          <w:rFonts w:cs="Open Sans"/>
          <w:color w:val="000000" w:themeColor="text1"/>
        </w:rPr>
      </w:pPr>
    </w:p>
    <w:p w14:paraId="195464EE" w14:textId="77777777" w:rsidR="00200A76" w:rsidRPr="003C7C93" w:rsidRDefault="00200A76" w:rsidP="008A3097">
      <w:pPr>
        <w:rPr>
          <w:rFonts w:cs="Open Sans"/>
          <w:color w:val="000000" w:themeColor="text1"/>
        </w:rPr>
      </w:pPr>
    </w:p>
    <w:p w14:paraId="5AF38766" w14:textId="77777777" w:rsidR="00200A76" w:rsidRPr="003C7C93" w:rsidRDefault="00200A76" w:rsidP="008A3097">
      <w:pPr>
        <w:rPr>
          <w:rFonts w:cs="Open Sans"/>
          <w:color w:val="000000" w:themeColor="text1"/>
        </w:rPr>
      </w:pPr>
    </w:p>
    <w:p w14:paraId="699EE1BD" w14:textId="77777777" w:rsidR="00200A76" w:rsidRPr="003C7C93" w:rsidRDefault="00200A76" w:rsidP="008A3097">
      <w:pPr>
        <w:rPr>
          <w:rFonts w:cs="Open Sans"/>
          <w:color w:val="000000" w:themeColor="text1"/>
        </w:rPr>
      </w:pPr>
    </w:p>
    <w:p w14:paraId="178C6E4C" w14:textId="77777777" w:rsidR="00200A76" w:rsidRPr="003C7C93" w:rsidRDefault="00200A76" w:rsidP="008A3097">
      <w:pPr>
        <w:rPr>
          <w:rFonts w:cs="Open Sans"/>
          <w:color w:val="000000" w:themeColor="text1"/>
        </w:rPr>
      </w:pPr>
    </w:p>
    <w:p w14:paraId="567065F9" w14:textId="77777777" w:rsidR="00200A76" w:rsidRPr="003C7C93" w:rsidRDefault="00200A76" w:rsidP="008A3097">
      <w:pPr>
        <w:rPr>
          <w:rFonts w:cs="Open Sans"/>
          <w:color w:val="000000" w:themeColor="text1"/>
        </w:rPr>
      </w:pPr>
    </w:p>
    <w:p w14:paraId="178B3258" w14:textId="77777777" w:rsidR="00200A76" w:rsidRPr="003C7C93" w:rsidRDefault="00200A76" w:rsidP="008A3097">
      <w:pPr>
        <w:rPr>
          <w:rFonts w:cs="Open Sans"/>
          <w:color w:val="000000" w:themeColor="text1"/>
        </w:rPr>
      </w:pPr>
    </w:p>
    <w:p w14:paraId="291535C4" w14:textId="77777777" w:rsidR="00200A76" w:rsidRPr="003C7C93" w:rsidRDefault="00200A76" w:rsidP="008A3097">
      <w:pPr>
        <w:rPr>
          <w:rFonts w:cs="Open Sans"/>
          <w:color w:val="000000" w:themeColor="text1"/>
        </w:rPr>
      </w:pPr>
    </w:p>
    <w:p w14:paraId="6B093F96" w14:textId="77777777" w:rsidR="007E0E35" w:rsidRPr="003C7C93" w:rsidRDefault="007E0E35" w:rsidP="008A3097">
      <w:pPr>
        <w:rPr>
          <w:rFonts w:cs="Open Sans"/>
          <w:color w:val="000000" w:themeColor="text1"/>
        </w:rPr>
      </w:pPr>
    </w:p>
    <w:p w14:paraId="1AB4E52B" w14:textId="4C2FBFBC" w:rsidR="763AA3CF" w:rsidRPr="00982EBE" w:rsidRDefault="00C41F64" w:rsidP="0007605A">
      <w:pPr>
        <w:pStyle w:val="Heading1"/>
      </w:pPr>
      <w:bookmarkStart w:id="4" w:name="_Toc409485648"/>
      <w:bookmarkStart w:id="5" w:name="_Toc36974923"/>
      <w:bookmarkStart w:id="6" w:name="_Toc224302657"/>
      <w:bookmarkStart w:id="7" w:name="_Toc224302863"/>
      <w:bookmarkStart w:id="8" w:name="_Toc226528013"/>
      <w:r w:rsidRPr="00982EBE">
        <w:lastRenderedPageBreak/>
        <w:t>Introduction</w:t>
      </w:r>
      <w:bookmarkEnd w:id="4"/>
      <w:bookmarkEnd w:id="5"/>
      <w:bookmarkEnd w:id="6"/>
      <w:bookmarkEnd w:id="7"/>
      <w:bookmarkEnd w:id="8"/>
    </w:p>
    <w:p w14:paraId="64848696" w14:textId="77777777" w:rsidR="00677B88" w:rsidRPr="00677B88" w:rsidRDefault="00677B88" w:rsidP="00677B88"/>
    <w:p w14:paraId="19E67EFE" w14:textId="0FC5EAA0" w:rsidR="00B50F1A" w:rsidRPr="00982EBE" w:rsidRDefault="7B839063" w:rsidP="0007605A">
      <w:pPr>
        <w:pStyle w:val="Heading2"/>
      </w:pPr>
      <w:bookmarkStart w:id="9" w:name="_Toc1616560354"/>
      <w:bookmarkStart w:id="10" w:name="_Toc1284233556"/>
      <w:bookmarkStart w:id="11" w:name="_Toc224302658"/>
      <w:bookmarkStart w:id="12" w:name="_Toc224302864"/>
      <w:bookmarkStart w:id="13" w:name="_Toc226528014"/>
      <w:r w:rsidRPr="00982EBE">
        <w:t xml:space="preserve">About </w:t>
      </w:r>
      <w:bookmarkEnd w:id="9"/>
      <w:bookmarkEnd w:id="10"/>
      <w:r w:rsidR="008667C5" w:rsidRPr="00982EBE">
        <w:t>t</w:t>
      </w:r>
      <w:r w:rsidR="00B24BEC" w:rsidRPr="00982EBE">
        <w:t>his Report</w:t>
      </w:r>
      <w:bookmarkEnd w:id="11"/>
      <w:bookmarkEnd w:id="12"/>
      <w:bookmarkEnd w:id="13"/>
    </w:p>
    <w:p w14:paraId="15F44085" w14:textId="77777777" w:rsidR="00B85657" w:rsidRPr="003C7C93" w:rsidRDefault="00794467" w:rsidP="008A3097">
      <w:pPr>
        <w:rPr>
          <w:rFonts w:cs="Open Sans"/>
          <w:color w:val="000000" w:themeColor="text1"/>
        </w:rPr>
      </w:pPr>
      <w:r w:rsidRPr="003C7C93">
        <w:rPr>
          <w:rFonts w:cs="Open Sans"/>
          <w:color w:val="000000" w:themeColor="text1"/>
        </w:rPr>
        <w:t>This Sustainability Report presents Julius Berger Nigeria Plc’s environmental, social, and governance (ESG) performance for the financial year ended 31 December 2025. The report provides insight into how the Group manages its economic, environmental, and social impacts while delivering infrastructure projects that support national development.</w:t>
      </w:r>
    </w:p>
    <w:p w14:paraId="565BF19A" w14:textId="77777777" w:rsidR="00794467" w:rsidRPr="003C7C93" w:rsidRDefault="00794467" w:rsidP="008A3097">
      <w:pPr>
        <w:rPr>
          <w:rFonts w:cs="Open Sans"/>
          <w:color w:val="000000" w:themeColor="text1"/>
        </w:rPr>
      </w:pPr>
      <w:r w:rsidRPr="003C7C93">
        <w:rPr>
          <w:rFonts w:cs="Open Sans"/>
        </w:rPr>
        <w:t>The 2025 report is published under the theme “Building Impact: Delivering Infrastructure that Transforms Lives”. This theme reflects Julius Berger’s long-standing role in developing infrastructure that enables economic growth, improves connectivity, and supports the well-being of communities across Nigeria. Through its projects and operational activities, the Group seeks to create lasting value by combining engineering excellence with responsible business practices.</w:t>
      </w:r>
    </w:p>
    <w:p w14:paraId="15F4C50D" w14:textId="3C47E20E" w:rsidR="00815655" w:rsidRDefault="00794467" w:rsidP="008A3097">
      <w:pPr>
        <w:rPr>
          <w:rFonts w:cs="Open Sans"/>
          <w:color w:val="000000" w:themeColor="text1"/>
        </w:rPr>
      </w:pPr>
      <w:r w:rsidRPr="003C7C93">
        <w:rPr>
          <w:rFonts w:cs="Open Sans"/>
          <w:color w:val="000000" w:themeColor="text1"/>
        </w:rPr>
        <w:t>The report covers the activities of Julius Berger Nigeria Plc and its subsidiaries operating within Nigeria during the reporting period from January to December 2025. It provides both qualitative and quantitative information on the Group’s sustainability initiatives, performance outcomes, and governance practices across key environmental, social, and economic areas</w:t>
      </w:r>
      <w:r w:rsidR="00F3640F" w:rsidRPr="003C7C93">
        <w:rPr>
          <w:rFonts w:cs="Open Sans"/>
          <w:color w:val="000000" w:themeColor="text1"/>
        </w:rPr>
        <w:t>, highl</w:t>
      </w:r>
      <w:r w:rsidR="007143E2" w:rsidRPr="003C7C93">
        <w:rPr>
          <w:rFonts w:cs="Open Sans"/>
          <w:color w:val="000000" w:themeColor="text1"/>
        </w:rPr>
        <w:t>ighting</w:t>
      </w:r>
      <w:r w:rsidR="00A62076" w:rsidRPr="003C7C93">
        <w:rPr>
          <w:rFonts w:cs="Open Sans"/>
          <w:color w:val="000000" w:themeColor="text1"/>
        </w:rPr>
        <w:t xml:space="preserve"> an enha</w:t>
      </w:r>
      <w:r w:rsidR="00FE7DB7" w:rsidRPr="003C7C93">
        <w:rPr>
          <w:rFonts w:cs="Open Sans"/>
          <w:color w:val="000000" w:themeColor="text1"/>
        </w:rPr>
        <w:t xml:space="preserve">ncement of its sustainability efforts while </w:t>
      </w:r>
      <w:r w:rsidR="003C7C93" w:rsidRPr="003C7C93">
        <w:rPr>
          <w:rFonts w:cs="Open Sans"/>
          <w:color w:val="000000" w:themeColor="text1"/>
        </w:rPr>
        <w:t>delivering</w:t>
      </w:r>
      <w:r w:rsidR="00FE7DB7" w:rsidRPr="003C7C93">
        <w:rPr>
          <w:rFonts w:cs="Open Sans"/>
          <w:color w:val="000000" w:themeColor="text1"/>
        </w:rPr>
        <w:t xml:space="preserve"> infrastructure</w:t>
      </w:r>
      <w:r w:rsidR="00D63ADC" w:rsidRPr="003C7C93">
        <w:rPr>
          <w:rFonts w:eastAsia="Times New Roman" w:cs="Segoe UI"/>
          <w:sz w:val="21"/>
          <w:szCs w:val="21"/>
        </w:rPr>
        <w:t xml:space="preserve"> </w:t>
      </w:r>
      <w:r w:rsidR="00D63ADC" w:rsidRPr="003C7C93">
        <w:rPr>
          <w:rFonts w:cs="Open Sans"/>
          <w:color w:val="000000" w:themeColor="text1"/>
        </w:rPr>
        <w:t>that supports economic progress and better living standards.</w:t>
      </w:r>
      <w:r w:rsidR="00FE7DB7" w:rsidRPr="003C7C93">
        <w:rPr>
          <w:rFonts w:cs="Open Sans"/>
          <w:color w:val="000000" w:themeColor="text1"/>
        </w:rPr>
        <w:t xml:space="preserve"> </w:t>
      </w:r>
    </w:p>
    <w:p w14:paraId="673B5EF4" w14:textId="77777777" w:rsidR="00815655" w:rsidRPr="00815655" w:rsidRDefault="00815655" w:rsidP="00815655">
      <w:pPr>
        <w:rPr>
          <w:rFonts w:cs="Open Sans"/>
          <w:color w:val="000000" w:themeColor="text1"/>
        </w:rPr>
      </w:pPr>
      <w:r w:rsidRPr="00815655">
        <w:rPr>
          <w:rFonts w:cs="Open Sans"/>
          <w:color w:val="000000" w:themeColor="text1"/>
        </w:rPr>
        <w:t>As an infrastructure and construction company operating in a complex and evolving environment, Julius Berger recognises the importance of proactively identifying, assessing, and managing sustainability</w:t>
      </w:r>
      <w:r w:rsidRPr="00815655">
        <w:rPr>
          <w:rFonts w:cs="Open Sans"/>
          <w:color w:val="000000" w:themeColor="text1"/>
        </w:rPr>
        <w:noBreakHyphen/>
        <w:t>related risks and opportunities across its operations. Accordingly, this report highlights how sustainability considerations are systematically integrated into project delivery, resource and environmental management, workforce development, and stakeholder engagement, ensuring the creation of long</w:t>
      </w:r>
      <w:r w:rsidRPr="00815655">
        <w:rPr>
          <w:rFonts w:cs="Open Sans"/>
          <w:color w:val="000000" w:themeColor="text1"/>
        </w:rPr>
        <w:noBreakHyphen/>
        <w:t>term value for the business and its stakeholders.</w:t>
      </w:r>
    </w:p>
    <w:p w14:paraId="2496575A" w14:textId="77777777" w:rsidR="00794467" w:rsidRPr="003C7C93" w:rsidRDefault="00794467" w:rsidP="008A3097">
      <w:pPr>
        <w:rPr>
          <w:rFonts w:cs="Open Sans"/>
          <w:color w:val="000000" w:themeColor="text1"/>
        </w:rPr>
      </w:pPr>
      <w:r w:rsidRPr="003C7C93">
        <w:rPr>
          <w:rFonts w:cs="Open Sans"/>
          <w:color w:val="000000" w:themeColor="text1"/>
        </w:rPr>
        <w:t>In preparing this report, Julius Berger considered internationally recognised sustainability reporting frameworks, including the Global Reporting Initiative (GRI) Standards, in identifying relevant disclosure topics and structuring the information presented. These frameworks provided guidance in determining the environmental, social, and governance topics most relevant to the Group’s operations and stakeholders.</w:t>
      </w:r>
    </w:p>
    <w:p w14:paraId="21A2AE5E" w14:textId="35156BD7" w:rsidR="007E0E35" w:rsidRDefault="00794467" w:rsidP="008A3097">
      <w:pPr>
        <w:rPr>
          <w:rFonts w:cs="Open Sans"/>
          <w:color w:val="000000" w:themeColor="text1"/>
        </w:rPr>
      </w:pPr>
      <w:r w:rsidRPr="003C7C93">
        <w:rPr>
          <w:rFonts w:cs="Open Sans"/>
          <w:color w:val="000000" w:themeColor="text1"/>
        </w:rPr>
        <w:t>The information presented in this report was compiled through internal data collection processes involving relevant business units and designated data owners across the Group. The report should be read alongside the 2025 Annual Report and Financial Statements, which provide additional information on the Company’s financial performance, governance structures, and strategic direction.</w:t>
      </w:r>
    </w:p>
    <w:p w14:paraId="502506C0" w14:textId="51121866" w:rsidR="002B6742" w:rsidRPr="00982EBE" w:rsidRDefault="002B6742" w:rsidP="00620FC9">
      <w:pPr>
        <w:pStyle w:val="Heading2"/>
      </w:pPr>
      <w:bookmarkStart w:id="14" w:name="_Toc2082746678"/>
      <w:bookmarkStart w:id="15" w:name="_Toc276834599"/>
      <w:bookmarkStart w:id="16" w:name="_Toc224302659"/>
      <w:bookmarkStart w:id="17" w:name="_Toc224302865"/>
      <w:bookmarkStart w:id="18" w:name="_Toc226528015"/>
      <w:r w:rsidRPr="00982EBE">
        <w:lastRenderedPageBreak/>
        <w:t xml:space="preserve">Message </w:t>
      </w:r>
      <w:r w:rsidR="00B24BEC" w:rsidRPr="00982EBE">
        <w:t>From</w:t>
      </w:r>
      <w:r w:rsidRPr="00982EBE">
        <w:t xml:space="preserve"> Chairman</w:t>
      </w:r>
      <w:bookmarkEnd w:id="14"/>
      <w:bookmarkEnd w:id="15"/>
      <w:bookmarkEnd w:id="16"/>
      <w:bookmarkEnd w:id="17"/>
      <w:bookmarkEnd w:id="18"/>
    </w:p>
    <w:p w14:paraId="08AD8961" w14:textId="18D43534" w:rsidR="007558A8" w:rsidRPr="007558A8" w:rsidRDefault="007558A8" w:rsidP="007558A8">
      <w:pPr>
        <w:rPr>
          <w:rFonts w:cs="Open Sans"/>
          <w:color w:val="000000" w:themeColor="text1"/>
        </w:rPr>
      </w:pPr>
      <w:r w:rsidRPr="007558A8">
        <w:rPr>
          <w:rFonts w:cs="Open Sans"/>
          <w:color w:val="000000" w:themeColor="text1"/>
        </w:rPr>
        <w:t>Dear Stakeholders,</w:t>
      </w:r>
    </w:p>
    <w:p w14:paraId="1D6DA0AD" w14:textId="55A5A1A9" w:rsidR="007558A8" w:rsidRPr="007558A8" w:rsidRDefault="007558A8" w:rsidP="007558A8">
      <w:pPr>
        <w:rPr>
          <w:rFonts w:cs="Open Sans"/>
          <w:color w:val="000000" w:themeColor="text1"/>
        </w:rPr>
      </w:pPr>
      <w:r w:rsidRPr="007558A8">
        <w:rPr>
          <w:rFonts w:cs="Open Sans"/>
          <w:color w:val="000000" w:themeColor="text1"/>
        </w:rPr>
        <w:t>Strong governance is the foundation of Julius Berger Nigeria Plc’s enduring success and reputation. In 2025, we have continued to uphold the highest standards of corporate governance, ensuring that our operations remain transparent, accountable, and resilient in a dynamic business environment.</w:t>
      </w:r>
    </w:p>
    <w:p w14:paraId="6E296093" w14:textId="07D74D90" w:rsidR="007558A8" w:rsidRPr="007558A8" w:rsidRDefault="007558A8" w:rsidP="007558A8">
      <w:pPr>
        <w:rPr>
          <w:rFonts w:cs="Open Sans"/>
          <w:color w:val="000000" w:themeColor="text1"/>
        </w:rPr>
      </w:pPr>
      <w:r w:rsidRPr="007558A8">
        <w:rPr>
          <w:rFonts w:cs="Open Sans"/>
          <w:color w:val="000000" w:themeColor="text1"/>
        </w:rPr>
        <w:t>Throughout the year, the Board provided rigorous oversight of the Company’s strategic direction, financial performance, and risk management. We have strengthened our governance structures, ensuring that decision-making processes are robust and aligned with the long-term interests of all stakeholders.</w:t>
      </w:r>
    </w:p>
    <w:p w14:paraId="6EBACECC" w14:textId="68F4329E" w:rsidR="007558A8" w:rsidRPr="007558A8" w:rsidRDefault="007558A8" w:rsidP="007558A8">
      <w:pPr>
        <w:rPr>
          <w:rFonts w:cs="Open Sans"/>
          <w:color w:val="000000" w:themeColor="text1"/>
        </w:rPr>
      </w:pPr>
      <w:r w:rsidRPr="007558A8">
        <w:rPr>
          <w:rFonts w:cs="Open Sans"/>
          <w:color w:val="000000" w:themeColor="text1"/>
        </w:rPr>
        <w:t>We have made significant progress in improving our internal systems for data collection, reporting, and monitoring. This has enhanced transparency across the organisation and supported more effective oversight of operational and sustainability performance.</w:t>
      </w:r>
    </w:p>
    <w:p w14:paraId="53D7226B" w14:textId="06687B38" w:rsidR="007558A8" w:rsidRPr="007558A8" w:rsidRDefault="007558A8" w:rsidP="007558A8">
      <w:pPr>
        <w:rPr>
          <w:rFonts w:cs="Open Sans"/>
          <w:color w:val="000000" w:themeColor="text1"/>
        </w:rPr>
      </w:pPr>
      <w:r w:rsidRPr="007558A8">
        <w:rPr>
          <w:rFonts w:cs="Open Sans"/>
          <w:color w:val="000000" w:themeColor="text1"/>
        </w:rPr>
        <w:t>A key focus this year has been our preparation for the adoption of the International Sustainability Standards Board (ISSB) framework, including IFRS S1 and S2. By investing in data governance and cross-functional coordination, we are positioning Julius Berger to meet evolving global standards in sustainability reporting and disclosure.</w:t>
      </w:r>
    </w:p>
    <w:p w14:paraId="65FDAEB2" w14:textId="7F503E21" w:rsidR="00BB7415" w:rsidRPr="000A76D1" w:rsidRDefault="007558A8" w:rsidP="008A3097">
      <w:pPr>
        <w:rPr>
          <w:rFonts w:cs="Open Sans"/>
          <w:color w:val="000000" w:themeColor="text1"/>
        </w:rPr>
      </w:pPr>
      <w:r w:rsidRPr="007558A8">
        <w:rPr>
          <w:rFonts w:cs="Open Sans"/>
          <w:color w:val="000000" w:themeColor="text1"/>
        </w:rPr>
        <w:t>The Board continues to emphasise ethical business practices and full regulatory compliance. Our commitment to integrity and responsible leadership is reflected in our track record and the trust we have built with clients, partners, regulators, and host communities.</w:t>
      </w:r>
    </w:p>
    <w:p w14:paraId="498D40FA" w14:textId="77777777" w:rsidR="00BB7415" w:rsidRPr="00982EBE" w:rsidRDefault="00BB7415" w:rsidP="008A3097">
      <w:pPr>
        <w:rPr>
          <w:rFonts w:cs="Open Sans"/>
          <w:color w:val="000000" w:themeColor="text1"/>
        </w:rPr>
      </w:pPr>
    </w:p>
    <w:p w14:paraId="4D556E23" w14:textId="16B55C9F" w:rsidR="002B6742" w:rsidRPr="003C7C93" w:rsidRDefault="002B6742" w:rsidP="008A3097">
      <w:pPr>
        <w:rPr>
          <w:rFonts w:cs="Open Sans"/>
          <w:b/>
          <w:color w:val="000000" w:themeColor="text1"/>
        </w:rPr>
      </w:pPr>
      <w:r w:rsidRPr="003C7C93">
        <w:rPr>
          <w:rFonts w:cs="Open Sans"/>
          <w:b/>
          <w:color w:val="000000" w:themeColor="text1"/>
        </w:rPr>
        <w:t xml:space="preserve">Engr. Goni Musa Sheikh </w:t>
      </w:r>
    </w:p>
    <w:p w14:paraId="02A05B72" w14:textId="77777777" w:rsidR="00BA10F4" w:rsidRDefault="002B6742" w:rsidP="008A3097">
      <w:pPr>
        <w:rPr>
          <w:rFonts w:cs="Open Sans"/>
        </w:rPr>
      </w:pPr>
      <w:bookmarkStart w:id="19" w:name="_Toc224302660"/>
      <w:bookmarkStart w:id="20" w:name="_Toc224302866"/>
      <w:r w:rsidRPr="003C7C93">
        <w:rPr>
          <w:rFonts w:cs="Open Sans"/>
        </w:rPr>
        <w:t>Chairman, Board of Directors</w:t>
      </w:r>
      <w:bookmarkStart w:id="21" w:name="_Toc1405856350"/>
      <w:bookmarkStart w:id="22" w:name="_Toc1296576905"/>
      <w:bookmarkEnd w:id="19"/>
      <w:bookmarkEnd w:id="20"/>
    </w:p>
    <w:p w14:paraId="7EFA392B" w14:textId="77777777" w:rsidR="00677B88" w:rsidRDefault="00677B88" w:rsidP="008A3097">
      <w:pPr>
        <w:rPr>
          <w:rFonts w:cs="Open Sans"/>
        </w:rPr>
      </w:pPr>
    </w:p>
    <w:p w14:paraId="47B113DE" w14:textId="77777777" w:rsidR="00677B88" w:rsidRDefault="00677B88" w:rsidP="008A3097">
      <w:pPr>
        <w:rPr>
          <w:rFonts w:cs="Open Sans"/>
        </w:rPr>
      </w:pPr>
    </w:p>
    <w:p w14:paraId="407C237D" w14:textId="77777777" w:rsidR="00677B88" w:rsidRDefault="00677B88" w:rsidP="008A3097">
      <w:pPr>
        <w:rPr>
          <w:rFonts w:cs="Open Sans"/>
        </w:rPr>
      </w:pPr>
    </w:p>
    <w:p w14:paraId="0B71B41D" w14:textId="77777777" w:rsidR="00677B88" w:rsidRDefault="00677B88" w:rsidP="008A3097">
      <w:pPr>
        <w:rPr>
          <w:rFonts w:cs="Open Sans"/>
        </w:rPr>
      </w:pPr>
    </w:p>
    <w:p w14:paraId="32537336" w14:textId="77777777" w:rsidR="00677B88" w:rsidRDefault="00677B88" w:rsidP="008A3097">
      <w:pPr>
        <w:rPr>
          <w:rFonts w:cs="Open Sans"/>
        </w:rPr>
      </w:pPr>
    </w:p>
    <w:p w14:paraId="78318617" w14:textId="77777777" w:rsidR="00677B88" w:rsidRDefault="00677B88" w:rsidP="008A3097">
      <w:pPr>
        <w:rPr>
          <w:rFonts w:cs="Open Sans"/>
        </w:rPr>
      </w:pPr>
    </w:p>
    <w:p w14:paraId="0F65DDEA" w14:textId="77777777" w:rsidR="007558A8" w:rsidRDefault="007558A8" w:rsidP="008A3097">
      <w:pPr>
        <w:rPr>
          <w:rFonts w:cs="Open Sans"/>
        </w:rPr>
      </w:pPr>
    </w:p>
    <w:p w14:paraId="668E85BD" w14:textId="22701F69" w:rsidR="002B6742" w:rsidRPr="00982EBE" w:rsidRDefault="002B6742" w:rsidP="00620FC9">
      <w:pPr>
        <w:pStyle w:val="Heading2"/>
      </w:pPr>
      <w:bookmarkStart w:id="23" w:name="_Toc224302661"/>
      <w:bookmarkStart w:id="24" w:name="_Toc224302867"/>
      <w:bookmarkStart w:id="25" w:name="_Toc226528016"/>
      <w:r w:rsidRPr="00982EBE">
        <w:lastRenderedPageBreak/>
        <w:t>Message from Managing Director</w:t>
      </w:r>
      <w:bookmarkEnd w:id="21"/>
      <w:bookmarkEnd w:id="22"/>
      <w:bookmarkEnd w:id="23"/>
      <w:bookmarkEnd w:id="24"/>
      <w:bookmarkEnd w:id="25"/>
    </w:p>
    <w:p w14:paraId="3FBA1DF2" w14:textId="77777777" w:rsidR="00945245" w:rsidRPr="008D1785" w:rsidRDefault="00945245" w:rsidP="008D1785">
      <w:r w:rsidRPr="00AC3C63">
        <w:t xml:space="preserve">Delivering complex infrastructure projects requires disciplined execution, </w:t>
      </w:r>
      <w:r w:rsidRPr="008D1785">
        <w:t>deep technical expertise, and strong collaboration across our workforce and partners. Throughout 2025, Julius Berger Nigeria Plc maintained steady operational performance while continuing to strengthen efficiency across its project portfolio.</w:t>
      </w:r>
    </w:p>
    <w:p w14:paraId="7B9F41B5" w14:textId="7EB85703" w:rsidR="00945245" w:rsidRPr="00C41F64" w:rsidRDefault="00945245" w:rsidP="00AC3C63">
      <w:r w:rsidRPr="00AC3C63">
        <w:t>The Company recorded strong financial results during the year, reflecting sustained project activity and i</w:t>
      </w:r>
      <w:r w:rsidRPr="008D1785">
        <w:t>mproved cost management. Revenue increased by 3</w:t>
      </w:r>
      <w:r w:rsidR="008F5A5E" w:rsidRPr="008D1785">
        <w:t>6</w:t>
      </w:r>
      <w:r w:rsidRPr="008D1785">
        <w:t>.</w:t>
      </w:r>
      <w:r w:rsidR="008F5A5E">
        <w:t>5</w:t>
      </w:r>
      <w:r w:rsidRPr="008D1785">
        <w:t>% to ₦</w:t>
      </w:r>
      <w:r w:rsidRPr="00982EBE">
        <w:t>7</w:t>
      </w:r>
      <w:r w:rsidR="002A0A24">
        <w:t>59.8</w:t>
      </w:r>
      <w:r w:rsidRPr="008D1785">
        <w:t xml:space="preserve"> billion, while Profit Before Tax rose to ₦</w:t>
      </w:r>
      <w:r w:rsidR="008964F4">
        <w:t>40</w:t>
      </w:r>
      <w:r w:rsidR="008964F4" w:rsidRPr="008D1785">
        <w:t>.9</w:t>
      </w:r>
      <w:r w:rsidRPr="008D1785">
        <w:t xml:space="preserve"> billion, supported by effective coordination across multiple project locations and continued focus on operational discipline.</w:t>
      </w:r>
    </w:p>
    <w:p w14:paraId="09CE4EF0" w14:textId="581739EA" w:rsidR="006B6876" w:rsidRPr="00C41F64" w:rsidRDefault="00945245" w:rsidP="00AC3C63">
      <w:r w:rsidRPr="00AC3C63">
        <w:t>Operational efficienc</w:t>
      </w:r>
      <w:r w:rsidRPr="008D1785">
        <w:t xml:space="preserve">y improved across several areas of the business. Total energy consumption declined by </w:t>
      </w:r>
      <w:r w:rsidRPr="00982EBE">
        <w:t>1</w:t>
      </w:r>
      <w:r w:rsidR="00D3635B">
        <w:t>0</w:t>
      </w:r>
      <w:r w:rsidRPr="00982EBE">
        <w:t>.</w:t>
      </w:r>
      <w:r w:rsidR="00D3635B">
        <w:t>9</w:t>
      </w:r>
      <w:r w:rsidRPr="008D1785">
        <w:t xml:space="preserve">%, reducing from </w:t>
      </w:r>
      <w:r w:rsidR="00B0245B" w:rsidRPr="00DC1490">
        <w:rPr>
          <w:rFonts w:cs="Open Sans"/>
          <w:color w:val="000000" w:themeColor="text1"/>
        </w:rPr>
        <w:t>165,315,478.53 GJ in 2024 to 147,290,526.30 GJ in 2025</w:t>
      </w:r>
      <w:r w:rsidRPr="008D1785">
        <w:t>, driven by improved fuel management practices and increased utilisation of grid electricity. In parallel, core construction material consumption decreased by 23.9%, reflecting more effective material planning and enhanced resource utilisation across project sites.</w:t>
      </w:r>
    </w:p>
    <w:p w14:paraId="3FC88D1D" w14:textId="0F589038" w:rsidR="00DF27D9" w:rsidRPr="00C41F64" w:rsidRDefault="000338CD" w:rsidP="00AC3C63">
      <w:r w:rsidRPr="00AC3C63">
        <w:rPr>
          <w:rFonts w:eastAsiaTheme="majorEastAsia" w:cstheme="majorBidi"/>
          <w:color w:val="000000"/>
          <w:szCs w:val="26"/>
        </w:rPr>
        <w:t>Enhancing environmental monitoring continued to be a key focus throughout the year.</w:t>
      </w:r>
      <w:r w:rsidRPr="008D1785">
        <w:rPr>
          <w:color w:val="000000"/>
        </w:rPr>
        <w:t xml:space="preserve"> </w:t>
      </w:r>
      <w:r w:rsidR="00945245" w:rsidRPr="008D1785">
        <w:t xml:space="preserve"> Julius Berger expanded its tracking of Scope 1 and Scope 2 greenhouse gas emissions, improving visibility into operational emissions and providing a stronger foundation for future climate</w:t>
      </w:r>
      <w:r w:rsidR="00945245" w:rsidRPr="00982EBE">
        <w:rPr>
          <w:rFonts w:ascii="Cambria Math" w:hAnsi="Cambria Math" w:cs="Cambria Math"/>
        </w:rPr>
        <w:t>‑</w:t>
      </w:r>
      <w:r w:rsidR="00945245" w:rsidRPr="008D1785">
        <w:t>related performance management</w:t>
      </w:r>
      <w:r w:rsidR="00224822">
        <w:t xml:space="preserve"> and o</w:t>
      </w:r>
      <w:r w:rsidR="00B0245B">
        <w:t xml:space="preserve">ur alternative energy </w:t>
      </w:r>
      <w:r w:rsidR="000C33F0">
        <w:t xml:space="preserve">consumption </w:t>
      </w:r>
      <w:r w:rsidR="00B0245B">
        <w:t xml:space="preserve">scheme rose by </w:t>
      </w:r>
      <w:r w:rsidR="00791815">
        <w:t>707</w:t>
      </w:r>
      <w:r w:rsidR="00F611C0">
        <w:t>.7% through the use of solar</w:t>
      </w:r>
      <w:r w:rsidR="00945245" w:rsidRPr="008D1785">
        <w:t>.</w:t>
      </w:r>
    </w:p>
    <w:p w14:paraId="4978ACD5" w14:textId="53BBF84A" w:rsidR="00DF27D9" w:rsidRPr="00C41F64" w:rsidRDefault="00945245" w:rsidP="00AC3C63">
      <w:r w:rsidRPr="00AC3C63">
        <w:t>Safety continues to be fundamental to our operatio</w:t>
      </w:r>
      <w:r w:rsidRPr="008D1785">
        <w:t>ns. In 2025, the Company maintained a Lost Time Injury Frequency Rate below 1 for the fifteenth consecutive year, demonstrating the effectiveness of strengthened safety procedures, comprehensive training programmes, and robust operational controls implemented across our project locations.</w:t>
      </w:r>
    </w:p>
    <w:p w14:paraId="106C0012" w14:textId="7CC3CA2B" w:rsidR="00DF27D9" w:rsidRPr="00C41F64" w:rsidRDefault="00945245" w:rsidP="00AC3C63">
      <w:r w:rsidRPr="00AC3C63">
        <w:t>Our workforce remains central to delivering these outcomes. During the year, the Company delivered 46,550 learning hours across 106 training programmes, strengthening technical capabilities and supporting leadership develo</w:t>
      </w:r>
      <w:r w:rsidRPr="008D1785">
        <w:t>pment throughout the organisation.</w:t>
      </w:r>
    </w:p>
    <w:p w14:paraId="0D2066BE" w14:textId="73F0FA77" w:rsidR="00DF27D9" w:rsidRPr="00C41F64" w:rsidRDefault="00945245" w:rsidP="00AC3C63">
      <w:r w:rsidRPr="00AC3C63">
        <w:t>Beyond project execution, Julius Berger remains committed to supporting the communities in which we operate. In 2025, the Company invested</w:t>
      </w:r>
      <w:r w:rsidRPr="008D1785">
        <w:t xml:space="preserve"> over ₦830 million in corporate social responsibility initiatives, supporting programmes across education, community development, social welfare, and emergency response.</w:t>
      </w:r>
    </w:p>
    <w:p w14:paraId="4DF3BFCB" w14:textId="23C97F32" w:rsidR="00DF27D9" w:rsidRPr="00C41F64" w:rsidRDefault="00945245" w:rsidP="00AC3C63">
      <w:r w:rsidRPr="00AC3C63">
        <w:t>The Company also continued to strengthen its sustainability reporting systems during the year in preparation for the transition to the International Sustainability Stand</w:t>
      </w:r>
      <w:r w:rsidRPr="008D1785">
        <w:t>ards Board (ISSB) framework, including IFRS S1 and IFRS S2. These efforts focus on improving sustainability data governance, enhancing climate</w:t>
      </w:r>
      <w:r w:rsidRPr="00982EBE">
        <w:rPr>
          <w:rFonts w:ascii="Cambria Math" w:hAnsi="Cambria Math" w:cs="Cambria Math"/>
        </w:rPr>
        <w:t>‑</w:t>
      </w:r>
      <w:r w:rsidRPr="008D1785">
        <w:t>related risk assessment, and further integrating sustainability considerations into operational planning and decision</w:t>
      </w:r>
      <w:r w:rsidRPr="00982EBE">
        <w:rPr>
          <w:rFonts w:ascii="Cambria Math" w:hAnsi="Cambria Math" w:cs="Cambria Math"/>
        </w:rPr>
        <w:t>‑</w:t>
      </w:r>
      <w:r w:rsidRPr="008D1785">
        <w:t>making.</w:t>
      </w:r>
    </w:p>
    <w:p w14:paraId="528FC08D" w14:textId="17366422" w:rsidR="00DF27D9" w:rsidRPr="00BC4F58" w:rsidRDefault="00945245" w:rsidP="00C41F64">
      <w:r w:rsidRPr="00AC3C63">
        <w:lastRenderedPageBreak/>
        <w:t>Looking ahead, Julius Berger will remain focused on disciplined project execution, responsible resource management, and continued investment in our people as we support Nigeria’s ongoing infrastructure development.</w:t>
      </w:r>
      <w:r w:rsidR="00BC4F58">
        <w:t xml:space="preserve"> </w:t>
      </w:r>
      <w:r w:rsidRPr="00AC3C63">
        <w:t>I extend my sincere appreciation to our employees, clients, partners, and host communities for their continued commitment and collaboration.</w:t>
      </w:r>
    </w:p>
    <w:p w14:paraId="5D919B1D" w14:textId="77777777" w:rsidR="002C7BB9" w:rsidRPr="003C7C93" w:rsidRDefault="002C7BB9" w:rsidP="00C41F64">
      <w:pPr>
        <w:rPr>
          <w:rFonts w:cs="Open Sans"/>
          <w:color w:val="000000" w:themeColor="text1"/>
        </w:rPr>
      </w:pPr>
      <w:r w:rsidRPr="003C7C93">
        <w:rPr>
          <w:rFonts w:cs="Open Sans"/>
          <w:color w:val="000000" w:themeColor="text1"/>
        </w:rPr>
        <w:t xml:space="preserve">Engr. Dr. Peer Lubasch </w:t>
      </w:r>
    </w:p>
    <w:p w14:paraId="1CF90A50" w14:textId="4F47BD6C" w:rsidR="007E0E35" w:rsidRDefault="002C7BB9" w:rsidP="00943E7E">
      <w:pPr>
        <w:rPr>
          <w:rFonts w:cs="Open Sans"/>
          <w:color w:val="000000" w:themeColor="text1"/>
        </w:rPr>
      </w:pPr>
      <w:r w:rsidRPr="003C7C93">
        <w:rPr>
          <w:rFonts w:cs="Open Sans"/>
          <w:color w:val="000000" w:themeColor="text1"/>
        </w:rPr>
        <w:t>Managing Director</w:t>
      </w:r>
    </w:p>
    <w:p w14:paraId="4725FEBC" w14:textId="77777777" w:rsidR="00677B88" w:rsidRDefault="00677B88" w:rsidP="00943E7E">
      <w:pPr>
        <w:rPr>
          <w:rFonts w:cs="Open Sans"/>
          <w:color w:val="000000" w:themeColor="text1"/>
        </w:rPr>
      </w:pPr>
    </w:p>
    <w:p w14:paraId="7AEFCF9E" w14:textId="77777777" w:rsidR="00677B88" w:rsidRDefault="00677B88" w:rsidP="00943E7E">
      <w:pPr>
        <w:rPr>
          <w:rFonts w:cs="Open Sans"/>
          <w:color w:val="000000" w:themeColor="text1"/>
        </w:rPr>
      </w:pPr>
    </w:p>
    <w:p w14:paraId="6A613B36" w14:textId="77777777" w:rsidR="00677B88" w:rsidRDefault="00677B88" w:rsidP="00943E7E">
      <w:pPr>
        <w:rPr>
          <w:rFonts w:cs="Open Sans"/>
          <w:color w:val="000000" w:themeColor="text1"/>
        </w:rPr>
      </w:pPr>
    </w:p>
    <w:p w14:paraId="66BB9CBE" w14:textId="77777777" w:rsidR="00677B88" w:rsidRDefault="00677B88" w:rsidP="00943E7E">
      <w:pPr>
        <w:rPr>
          <w:rFonts w:cs="Open Sans"/>
          <w:color w:val="000000" w:themeColor="text1"/>
        </w:rPr>
      </w:pPr>
    </w:p>
    <w:p w14:paraId="305F5633" w14:textId="77777777" w:rsidR="00677B88" w:rsidRDefault="00677B88" w:rsidP="00943E7E">
      <w:pPr>
        <w:rPr>
          <w:rFonts w:cs="Open Sans"/>
          <w:color w:val="000000" w:themeColor="text1"/>
        </w:rPr>
      </w:pPr>
    </w:p>
    <w:p w14:paraId="03C451E2" w14:textId="77777777" w:rsidR="00677B88" w:rsidRDefault="00677B88" w:rsidP="00943E7E">
      <w:pPr>
        <w:rPr>
          <w:rFonts w:cs="Open Sans"/>
          <w:color w:val="000000" w:themeColor="text1"/>
        </w:rPr>
      </w:pPr>
    </w:p>
    <w:p w14:paraId="3AAF0C7A" w14:textId="77777777" w:rsidR="00677B88" w:rsidRDefault="00677B88" w:rsidP="00943E7E">
      <w:pPr>
        <w:rPr>
          <w:rFonts w:cs="Open Sans"/>
          <w:color w:val="000000" w:themeColor="text1"/>
        </w:rPr>
      </w:pPr>
    </w:p>
    <w:p w14:paraId="59334BA0" w14:textId="77777777" w:rsidR="00677B88" w:rsidRDefault="00677B88" w:rsidP="00943E7E">
      <w:pPr>
        <w:rPr>
          <w:rFonts w:cs="Open Sans"/>
          <w:color w:val="000000" w:themeColor="text1"/>
        </w:rPr>
      </w:pPr>
    </w:p>
    <w:p w14:paraId="4B0DC4F7" w14:textId="77777777" w:rsidR="00677B88" w:rsidRDefault="00677B88" w:rsidP="00943E7E">
      <w:pPr>
        <w:rPr>
          <w:rFonts w:cs="Open Sans"/>
          <w:color w:val="000000" w:themeColor="text1"/>
        </w:rPr>
      </w:pPr>
    </w:p>
    <w:p w14:paraId="344F19B5" w14:textId="77777777" w:rsidR="00677B88" w:rsidRDefault="00677B88" w:rsidP="00943E7E">
      <w:pPr>
        <w:rPr>
          <w:rFonts w:cs="Open Sans"/>
          <w:color w:val="000000" w:themeColor="text1"/>
        </w:rPr>
      </w:pPr>
    </w:p>
    <w:p w14:paraId="03C4AAB3" w14:textId="77777777" w:rsidR="00677B88" w:rsidRDefault="00677B88" w:rsidP="00943E7E">
      <w:pPr>
        <w:rPr>
          <w:rFonts w:cs="Open Sans"/>
          <w:color w:val="000000" w:themeColor="text1"/>
        </w:rPr>
      </w:pPr>
    </w:p>
    <w:p w14:paraId="53C6E8F9" w14:textId="77777777" w:rsidR="00677B88" w:rsidRDefault="00677B88" w:rsidP="00943E7E">
      <w:pPr>
        <w:rPr>
          <w:rFonts w:cs="Open Sans"/>
          <w:color w:val="000000" w:themeColor="text1"/>
        </w:rPr>
      </w:pPr>
    </w:p>
    <w:p w14:paraId="2920E6D7" w14:textId="77777777" w:rsidR="00677B88" w:rsidRDefault="00677B88" w:rsidP="00943E7E">
      <w:pPr>
        <w:rPr>
          <w:rFonts w:cs="Open Sans"/>
          <w:color w:val="000000" w:themeColor="text1"/>
        </w:rPr>
      </w:pPr>
    </w:p>
    <w:p w14:paraId="57EA0D68" w14:textId="77777777" w:rsidR="00677B88" w:rsidRDefault="00677B88" w:rsidP="00943E7E">
      <w:pPr>
        <w:rPr>
          <w:rFonts w:cs="Open Sans"/>
          <w:color w:val="000000" w:themeColor="text1"/>
        </w:rPr>
      </w:pPr>
    </w:p>
    <w:p w14:paraId="33F3DA8E" w14:textId="77777777" w:rsidR="00677B88" w:rsidRDefault="00677B88" w:rsidP="00943E7E">
      <w:pPr>
        <w:rPr>
          <w:rFonts w:cs="Open Sans"/>
          <w:color w:val="000000" w:themeColor="text1"/>
        </w:rPr>
      </w:pPr>
    </w:p>
    <w:p w14:paraId="7BD1FC4E" w14:textId="77777777" w:rsidR="00677B88" w:rsidRDefault="00677B88" w:rsidP="00943E7E">
      <w:pPr>
        <w:rPr>
          <w:rFonts w:cs="Open Sans"/>
          <w:color w:val="000000" w:themeColor="text1"/>
        </w:rPr>
      </w:pPr>
    </w:p>
    <w:p w14:paraId="61777C9E" w14:textId="77777777" w:rsidR="00677B88" w:rsidRDefault="00677B88" w:rsidP="00943E7E">
      <w:pPr>
        <w:rPr>
          <w:rFonts w:cs="Open Sans"/>
          <w:color w:val="000000" w:themeColor="text1"/>
        </w:rPr>
      </w:pPr>
    </w:p>
    <w:p w14:paraId="27989C1D" w14:textId="77777777" w:rsidR="00677B88" w:rsidRDefault="00677B88" w:rsidP="00943E7E">
      <w:pPr>
        <w:rPr>
          <w:rFonts w:cs="Open Sans"/>
          <w:color w:val="000000" w:themeColor="text1"/>
        </w:rPr>
      </w:pPr>
    </w:p>
    <w:p w14:paraId="22AE0718" w14:textId="77777777" w:rsidR="00677B88" w:rsidRDefault="00677B88" w:rsidP="00943E7E">
      <w:pPr>
        <w:rPr>
          <w:rFonts w:cs="Open Sans"/>
          <w:color w:val="000000" w:themeColor="text1"/>
        </w:rPr>
      </w:pPr>
    </w:p>
    <w:p w14:paraId="4C6F2FCE" w14:textId="77777777" w:rsidR="00677B88" w:rsidRDefault="00677B88" w:rsidP="00943E7E">
      <w:pPr>
        <w:rPr>
          <w:rFonts w:cs="Open Sans"/>
          <w:color w:val="000000" w:themeColor="text1"/>
        </w:rPr>
      </w:pPr>
    </w:p>
    <w:p w14:paraId="246DF9F5" w14:textId="77777777" w:rsidR="00677B88" w:rsidRPr="00943E7E" w:rsidRDefault="00677B88" w:rsidP="00943E7E">
      <w:pPr>
        <w:rPr>
          <w:rFonts w:cs="Open Sans"/>
          <w:color w:val="000000" w:themeColor="text1"/>
        </w:rPr>
      </w:pPr>
    </w:p>
    <w:p w14:paraId="5CFD88C7" w14:textId="4805AE35" w:rsidR="002B6742" w:rsidRPr="00982EBE" w:rsidRDefault="00A34120" w:rsidP="00620FC9">
      <w:pPr>
        <w:pStyle w:val="Heading2"/>
      </w:pPr>
      <w:r w:rsidRPr="00982EBE">
        <w:lastRenderedPageBreak/>
        <w:t xml:space="preserve"> </w:t>
      </w:r>
      <w:bookmarkStart w:id="26" w:name="_Toc226528017"/>
      <w:r w:rsidR="001B6E30" w:rsidRPr="00982EBE">
        <w:t>About JBN</w:t>
      </w:r>
      <w:bookmarkEnd w:id="26"/>
    </w:p>
    <w:p w14:paraId="5F39083B" w14:textId="77777777" w:rsidR="00FD1757" w:rsidRPr="00982EBE" w:rsidRDefault="00FD1757" w:rsidP="008A3097">
      <w:pPr>
        <w:pStyle w:val="NoSpacing"/>
        <w:rPr>
          <w:rFonts w:ascii="Aptos" w:hAnsi="Aptos" w:cs="Open Sans"/>
          <w:color w:val="000000" w:themeColor="text1"/>
        </w:rPr>
      </w:pPr>
      <w:r w:rsidRPr="00982EBE">
        <w:rPr>
          <w:rFonts w:ascii="Aptos" w:hAnsi="Aptos" w:cs="Open Sans"/>
          <w:color w:val="000000" w:themeColor="text1"/>
        </w:rPr>
        <w:t>Julius Berger Nigeria Plc is a leading integrated construction company providing comprehensive engineering, infrastructure, and building solutions across Nigeria. Incorporated on 18 February 1970, the Company was later converted to a public limited company and listed on the Nigerian Exchange in 1991. Over the decades, Julius Berger has delivered technically complex infrastructure projects that contribute to national development and economic activity.</w:t>
      </w:r>
    </w:p>
    <w:p w14:paraId="7BFEBB11" w14:textId="77777777" w:rsidR="00FD1757" w:rsidRPr="00982EBE" w:rsidRDefault="00FD1757" w:rsidP="008A3097">
      <w:pPr>
        <w:pStyle w:val="NoSpacing"/>
        <w:rPr>
          <w:rFonts w:ascii="Aptos" w:hAnsi="Aptos" w:cs="Open Sans"/>
          <w:color w:val="000000" w:themeColor="text1"/>
        </w:rPr>
      </w:pPr>
    </w:p>
    <w:p w14:paraId="765B6E7D" w14:textId="3D5A0E66" w:rsidR="00FD1757" w:rsidRPr="00982EBE" w:rsidRDefault="00FD1757" w:rsidP="008A3097">
      <w:pPr>
        <w:pStyle w:val="NoSpacing"/>
        <w:rPr>
          <w:rFonts w:ascii="Aptos" w:hAnsi="Aptos" w:cs="Open Sans"/>
          <w:color w:val="000000" w:themeColor="text1"/>
        </w:rPr>
      </w:pPr>
      <w:r w:rsidRPr="00982EBE">
        <w:rPr>
          <w:rFonts w:ascii="Aptos" w:hAnsi="Aptos" w:cs="Open Sans"/>
          <w:color w:val="000000" w:themeColor="text1"/>
        </w:rPr>
        <w:t>Operating from Abuja, the Company specialises in the planning, design, engineering, and construction of civil infrastructure and building works. Its operations span the full project life cycle, from conceptual design and engineering to construction, operation, and maintenance services. Through the use of advanced construction technologies and established engineering practice, Julius Berger continues to execute projects requiring high levels of technical expertise and operational precision.</w:t>
      </w:r>
    </w:p>
    <w:p w14:paraId="2CAAA03B" w14:textId="77777777" w:rsidR="00FD1757" w:rsidRPr="00982EBE" w:rsidRDefault="00FD1757" w:rsidP="008A3097">
      <w:pPr>
        <w:pStyle w:val="NoSpacing"/>
        <w:rPr>
          <w:rFonts w:ascii="Aptos" w:hAnsi="Aptos" w:cs="Open Sans"/>
          <w:color w:val="000000" w:themeColor="text1"/>
        </w:rPr>
      </w:pPr>
    </w:p>
    <w:p w14:paraId="28D1C3CA" w14:textId="5C96E4CE" w:rsidR="00FD1757" w:rsidRPr="003C7C93" w:rsidRDefault="00FD1757" w:rsidP="007558A8">
      <w:pPr>
        <w:pStyle w:val="Heading3"/>
      </w:pPr>
      <w:r w:rsidRPr="003C7C93">
        <w:t>Our Vision</w:t>
      </w:r>
    </w:p>
    <w:p w14:paraId="1250D362" w14:textId="77777777" w:rsidR="00FD1757" w:rsidRPr="00982EBE" w:rsidRDefault="00FD1757" w:rsidP="008A3097">
      <w:pPr>
        <w:pStyle w:val="NoSpacing"/>
        <w:rPr>
          <w:rFonts w:ascii="Aptos" w:hAnsi="Aptos" w:cs="Open Sans"/>
          <w:color w:val="000000" w:themeColor="text1"/>
        </w:rPr>
      </w:pPr>
      <w:r w:rsidRPr="00982EBE">
        <w:rPr>
          <w:rFonts w:ascii="Aptos" w:hAnsi="Aptos" w:cs="Open Sans"/>
          <w:color w:val="000000" w:themeColor="text1"/>
        </w:rPr>
        <w:t>Julius Berger Nigeria Plc’s vision is to deliver infrastructure solutions that create lasting value for the group, the communities in which it operates, and the broader economy. This vision reflects a commitment to combining technical excellence with responsible business practices, ensuring that projects contribute to sustainable development while meeting the evolving needs of clients and society.</w:t>
      </w:r>
    </w:p>
    <w:p w14:paraId="41CA1684" w14:textId="77777777" w:rsidR="00FD1757" w:rsidRPr="00982EBE" w:rsidRDefault="00FD1757" w:rsidP="008A3097">
      <w:pPr>
        <w:pStyle w:val="NoSpacing"/>
        <w:rPr>
          <w:rFonts w:ascii="Aptos" w:hAnsi="Aptos" w:cs="Open Sans"/>
          <w:color w:val="000000" w:themeColor="text1"/>
        </w:rPr>
      </w:pPr>
    </w:p>
    <w:p w14:paraId="00CE9D79" w14:textId="77777777" w:rsidR="00FD1757" w:rsidRPr="003C7C93" w:rsidRDefault="00FD1757" w:rsidP="007558A8">
      <w:pPr>
        <w:pStyle w:val="Heading3"/>
      </w:pPr>
      <w:r w:rsidRPr="003C7C93">
        <w:t>Our Business Model</w:t>
      </w:r>
    </w:p>
    <w:p w14:paraId="117BE46E" w14:textId="77777777" w:rsidR="00FD1757" w:rsidRPr="00982EBE" w:rsidRDefault="00FD1757" w:rsidP="008A3097">
      <w:pPr>
        <w:pStyle w:val="NoSpacing"/>
        <w:rPr>
          <w:rFonts w:ascii="Aptos" w:hAnsi="Aptos" w:cs="Open Sans"/>
          <w:color w:val="000000" w:themeColor="text1"/>
        </w:rPr>
      </w:pPr>
      <w:r w:rsidRPr="00982EBE">
        <w:rPr>
          <w:rFonts w:ascii="Aptos" w:hAnsi="Aptos" w:cs="Open Sans"/>
          <w:color w:val="000000" w:themeColor="text1"/>
        </w:rPr>
        <w:t>Julius Berger operates an integrated business model that enables it to deliver comprehensive construction solutions supported by specialised services and technical expertise. This model combines in-house engineering capabilities, advanced construction technologies, and a network of specialised subsidiaries to ensure efficiency, quality, and operational resilience.</w:t>
      </w:r>
    </w:p>
    <w:p w14:paraId="58F70FA6" w14:textId="77777777" w:rsidR="00FD1757" w:rsidRPr="00982EBE" w:rsidRDefault="00FD1757" w:rsidP="008A3097">
      <w:pPr>
        <w:pStyle w:val="NoSpacing"/>
        <w:rPr>
          <w:rFonts w:ascii="Aptos" w:hAnsi="Aptos" w:cs="Open Sans"/>
          <w:color w:val="000000" w:themeColor="text1"/>
        </w:rPr>
      </w:pPr>
    </w:p>
    <w:p w14:paraId="192047C9" w14:textId="77777777" w:rsidR="00FD1757" w:rsidRPr="00982EBE" w:rsidRDefault="00FD1757" w:rsidP="008A3097">
      <w:pPr>
        <w:pStyle w:val="NoSpacing"/>
        <w:rPr>
          <w:rFonts w:ascii="Aptos" w:hAnsi="Aptos" w:cs="Open Sans"/>
          <w:color w:val="000000" w:themeColor="text1"/>
        </w:rPr>
      </w:pPr>
      <w:r w:rsidRPr="00982EBE">
        <w:rPr>
          <w:rFonts w:ascii="Aptos" w:hAnsi="Aptos" w:cs="Open Sans"/>
          <w:color w:val="000000" w:themeColor="text1"/>
        </w:rPr>
        <w:t>The Company’s value creation approach is built on long-term partnerships, collaborative stakeholder engagement, and the ability to execute technically demanding projects using innovative and value-driven construction methods. By integrating engineering, procurement, construction, and support services, Julius Berger ensures seamless project delivery while maintaining strong cost control and operational performance.</w:t>
      </w:r>
    </w:p>
    <w:p w14:paraId="066E982E" w14:textId="77777777" w:rsidR="00FD1757" w:rsidRPr="00982EBE" w:rsidRDefault="00FD1757" w:rsidP="008A3097">
      <w:pPr>
        <w:pStyle w:val="NoSpacing"/>
        <w:rPr>
          <w:rFonts w:ascii="Aptos" w:hAnsi="Aptos" w:cs="Open Sans"/>
          <w:color w:val="000000" w:themeColor="text1"/>
        </w:rPr>
      </w:pPr>
    </w:p>
    <w:p w14:paraId="5BD0CBFD" w14:textId="5CEDDCB8" w:rsidR="00FD1757" w:rsidRPr="003C7C93" w:rsidRDefault="00FD1757" w:rsidP="007558A8">
      <w:pPr>
        <w:pStyle w:val="Heading3"/>
      </w:pPr>
      <w:r w:rsidRPr="003C7C93">
        <w:t>Core value</w:t>
      </w:r>
      <w:r w:rsidDel="00DB647F">
        <w:t xml:space="preserve"> </w:t>
      </w:r>
      <w:r w:rsidRPr="003C7C93">
        <w:t>guiding our success</w:t>
      </w:r>
    </w:p>
    <w:p w14:paraId="742E9A59" w14:textId="23EFF382" w:rsidR="00FD1757" w:rsidRPr="00982EBE" w:rsidRDefault="00FD1757" w:rsidP="008A3097">
      <w:pPr>
        <w:pStyle w:val="NoSpacing"/>
        <w:rPr>
          <w:rFonts w:ascii="Aptos" w:hAnsi="Aptos" w:cs="Open Sans"/>
          <w:color w:val="000000" w:themeColor="text1"/>
        </w:rPr>
      </w:pPr>
      <w:r w:rsidRPr="00982EBE">
        <w:rPr>
          <w:rFonts w:ascii="Aptos" w:hAnsi="Aptos" w:cs="Open Sans"/>
          <w:color w:val="000000" w:themeColor="text1"/>
        </w:rPr>
        <w:t>Julius Berger Nigeria Plc’s operations are anchored in a set of core values that shape its culture, strengthen stakeholder relationships, and support consistent delivery of high-quality outcomes.</w:t>
      </w:r>
    </w:p>
    <w:p w14:paraId="3AE448AF" w14:textId="77777777" w:rsidR="00FD1757" w:rsidRPr="00982EBE" w:rsidRDefault="00FD1757" w:rsidP="008A3097">
      <w:pPr>
        <w:pStyle w:val="NoSpacing"/>
        <w:rPr>
          <w:rFonts w:ascii="Aptos" w:hAnsi="Aptos" w:cs="Open Sans"/>
          <w:color w:val="000000" w:themeColor="text1"/>
        </w:rPr>
      </w:pPr>
    </w:p>
    <w:p w14:paraId="1D64AB1F" w14:textId="77777777" w:rsidR="00614DC0" w:rsidRDefault="00FD1757" w:rsidP="00D159C9">
      <w:pPr>
        <w:pStyle w:val="NoSpacing"/>
        <w:numPr>
          <w:ilvl w:val="0"/>
          <w:numId w:val="18"/>
        </w:numPr>
        <w:rPr>
          <w:rFonts w:ascii="Aptos" w:hAnsi="Aptos" w:cs="Open Sans"/>
          <w:b/>
          <w:color w:val="000000" w:themeColor="text1"/>
        </w:rPr>
      </w:pPr>
      <w:r w:rsidRPr="003C7C93">
        <w:rPr>
          <w:rFonts w:ascii="Aptos" w:hAnsi="Aptos" w:cs="Open Sans"/>
          <w:b/>
          <w:color w:val="000000" w:themeColor="text1"/>
        </w:rPr>
        <w:t>Excellence sets Julius Berger Nigeria Plc apart</w:t>
      </w:r>
      <w:r w:rsidR="00614DC0">
        <w:rPr>
          <w:rFonts w:ascii="Aptos" w:hAnsi="Aptos" w:cs="Open Sans"/>
          <w:b/>
          <w:color w:val="000000" w:themeColor="text1"/>
        </w:rPr>
        <w:t xml:space="preserve"> : </w:t>
      </w:r>
      <w:r w:rsidR="00A32943" w:rsidRPr="00614DC0">
        <w:rPr>
          <w:rFonts w:ascii="Aptos" w:hAnsi="Aptos" w:cs="Open Sans"/>
          <w:color w:val="000000" w:themeColor="text1"/>
        </w:rPr>
        <w:t>Relentless in our pursuit of excellence, we act with distinction in all we do. Across our group, we are determined to maintain our position as industry leaders through innovation and high standards – setting benchmarks that bring meaningful benefits.</w:t>
      </w:r>
    </w:p>
    <w:p w14:paraId="030B0E95" w14:textId="77777777" w:rsidR="00614DC0" w:rsidRDefault="00614DC0" w:rsidP="00614DC0">
      <w:pPr>
        <w:pStyle w:val="NoSpacing"/>
        <w:ind w:left="720"/>
        <w:rPr>
          <w:rFonts w:ascii="Aptos" w:hAnsi="Aptos" w:cs="Open Sans"/>
          <w:b/>
          <w:color w:val="000000" w:themeColor="text1"/>
        </w:rPr>
      </w:pPr>
    </w:p>
    <w:p w14:paraId="05BAAA4E" w14:textId="08E7D94B" w:rsidR="00614DC0" w:rsidRPr="00614DC0" w:rsidRDefault="00FD1757" w:rsidP="00D159C9">
      <w:pPr>
        <w:pStyle w:val="NoSpacing"/>
        <w:numPr>
          <w:ilvl w:val="0"/>
          <w:numId w:val="18"/>
        </w:numPr>
        <w:rPr>
          <w:rFonts w:ascii="Aptos" w:hAnsi="Aptos" w:cs="Open Sans"/>
          <w:b/>
          <w:color w:val="000000" w:themeColor="text1"/>
        </w:rPr>
      </w:pPr>
      <w:r w:rsidRPr="00614DC0">
        <w:rPr>
          <w:rFonts w:ascii="Aptos" w:hAnsi="Aptos" w:cs="Open Sans"/>
          <w:b/>
          <w:color w:val="000000" w:themeColor="text1"/>
        </w:rPr>
        <w:t>Responsibility informs our sense of duty</w:t>
      </w:r>
      <w:r w:rsidR="00614DC0">
        <w:rPr>
          <w:rFonts w:ascii="Aptos" w:hAnsi="Aptos" w:cs="Open Sans"/>
          <w:b/>
          <w:color w:val="000000" w:themeColor="text1"/>
        </w:rPr>
        <w:t xml:space="preserve"> : </w:t>
      </w:r>
      <w:r w:rsidR="0033796B" w:rsidRPr="00614DC0">
        <w:rPr>
          <w:rFonts w:ascii="Aptos" w:hAnsi="Aptos" w:cs="Open Sans"/>
          <w:color w:val="000000" w:themeColor="text1"/>
        </w:rPr>
        <w:t>Determined and self-improving, we strive to continuously enhance our environmental stewardship, social responsibility and corporate governance credentials. We operate with a clear intention to increase value across our whole sphere of influence</w:t>
      </w:r>
      <w:r w:rsidR="00614DC0" w:rsidRPr="00614DC0">
        <w:rPr>
          <w:rFonts w:ascii="Aptos" w:hAnsi="Aptos" w:cs="Open Sans"/>
          <w:color w:val="000000" w:themeColor="text1"/>
        </w:rPr>
        <w:t>.</w:t>
      </w:r>
    </w:p>
    <w:p w14:paraId="11E40E6F" w14:textId="77777777" w:rsidR="00614DC0" w:rsidRPr="00614DC0" w:rsidRDefault="00614DC0" w:rsidP="00614DC0">
      <w:pPr>
        <w:pStyle w:val="NoSpacing"/>
        <w:rPr>
          <w:rFonts w:ascii="Aptos" w:hAnsi="Aptos" w:cs="Open Sans"/>
          <w:b/>
          <w:color w:val="000000" w:themeColor="text1"/>
        </w:rPr>
      </w:pPr>
    </w:p>
    <w:p w14:paraId="3679B1ED" w14:textId="10B6DA8B" w:rsidR="00614DC0" w:rsidRPr="00614DC0" w:rsidRDefault="00FD1757" w:rsidP="00D159C9">
      <w:pPr>
        <w:pStyle w:val="NoSpacing"/>
        <w:numPr>
          <w:ilvl w:val="0"/>
          <w:numId w:val="18"/>
        </w:numPr>
        <w:rPr>
          <w:rFonts w:ascii="Aptos" w:hAnsi="Aptos" w:cs="Open Sans"/>
          <w:b/>
          <w:color w:val="000000" w:themeColor="text1"/>
        </w:rPr>
      </w:pPr>
      <w:r w:rsidRPr="00614DC0">
        <w:rPr>
          <w:rFonts w:ascii="Aptos" w:hAnsi="Aptos" w:cs="Open Sans"/>
          <w:b/>
          <w:color w:val="000000" w:themeColor="text1"/>
        </w:rPr>
        <w:t>Courage drives us forward</w:t>
      </w:r>
      <w:r w:rsidR="00614DC0">
        <w:rPr>
          <w:rFonts w:ascii="Aptos" w:hAnsi="Aptos" w:cs="Open Sans"/>
          <w:b/>
          <w:color w:val="000000" w:themeColor="text1"/>
        </w:rPr>
        <w:t xml:space="preserve"> : </w:t>
      </w:r>
      <w:r w:rsidR="00807921" w:rsidRPr="00614DC0">
        <w:rPr>
          <w:rFonts w:ascii="Aptos" w:hAnsi="Aptos" w:cs="Open Sans"/>
          <w:color w:val="000000" w:themeColor="text1"/>
        </w:rPr>
        <w:t>Confident in our abilities and with a readiness to succeed while lifting others, we embrace challenge head-on with innovative thinking, resilience and purpose. We stride forward with the believe that there is no challenge that cannot be transformed into opportunity</w:t>
      </w:r>
      <w:r w:rsidR="00614DC0" w:rsidRPr="00614DC0">
        <w:rPr>
          <w:rFonts w:ascii="Aptos" w:hAnsi="Aptos" w:cs="Open Sans"/>
          <w:color w:val="000000" w:themeColor="text1"/>
        </w:rPr>
        <w:t>.</w:t>
      </w:r>
    </w:p>
    <w:p w14:paraId="002FAB4C" w14:textId="77777777" w:rsidR="00FD1757" w:rsidRPr="00614DC0" w:rsidRDefault="00FD1757" w:rsidP="008A3097">
      <w:pPr>
        <w:pStyle w:val="NoSpacing"/>
        <w:rPr>
          <w:rFonts w:ascii="Aptos" w:hAnsi="Aptos" w:cs="Open Sans"/>
          <w:b/>
          <w:color w:val="000000" w:themeColor="text1"/>
        </w:rPr>
      </w:pPr>
    </w:p>
    <w:p w14:paraId="73C22F72" w14:textId="62DA5F32" w:rsidR="00FD1757" w:rsidRPr="00614DC0" w:rsidRDefault="00FD1757" w:rsidP="00D159C9">
      <w:pPr>
        <w:pStyle w:val="NoSpacing"/>
        <w:numPr>
          <w:ilvl w:val="0"/>
          <w:numId w:val="18"/>
        </w:numPr>
        <w:rPr>
          <w:rFonts w:ascii="Aptos" w:hAnsi="Aptos" w:cs="Open Sans"/>
          <w:b/>
          <w:color w:val="000000" w:themeColor="text1"/>
        </w:rPr>
      </w:pPr>
      <w:r w:rsidRPr="00982EBE">
        <w:rPr>
          <w:rFonts w:ascii="Aptos" w:hAnsi="Aptos" w:cs="Open Sans"/>
          <w:b/>
          <w:color w:val="000000" w:themeColor="text1"/>
        </w:rPr>
        <w:t>Collaboration is the bedrock of our success</w:t>
      </w:r>
      <w:r w:rsidR="00614DC0">
        <w:rPr>
          <w:rFonts w:ascii="Aptos" w:hAnsi="Aptos" w:cs="Open Sans"/>
          <w:b/>
          <w:color w:val="000000" w:themeColor="text1"/>
        </w:rPr>
        <w:t>:</w:t>
      </w:r>
      <w:r w:rsidR="00614DC0">
        <w:rPr>
          <w:rFonts w:ascii="Aptos" w:hAnsi="Aptos" w:cs="Open Sans"/>
          <w:color w:val="000000" w:themeColor="text1"/>
        </w:rPr>
        <w:t xml:space="preserve"> </w:t>
      </w:r>
      <w:r w:rsidR="00C1305B" w:rsidRPr="00982EBE">
        <w:rPr>
          <w:rFonts w:ascii="Aptos" w:hAnsi="Aptos" w:cs="Open Sans"/>
          <w:color w:val="000000" w:themeColor="text1"/>
        </w:rPr>
        <w:t>Ambitious and spirited problem-solvers, we are committed to achieving shared goals collaboratively by respecting, listening, and thriving together. Our invested approach informs our long-term relationships with clients, partners, and staff alike</w:t>
      </w:r>
      <w:r w:rsidRPr="00982EBE">
        <w:rPr>
          <w:rFonts w:ascii="Aptos" w:hAnsi="Aptos" w:cs="Open Sans"/>
          <w:color w:val="000000" w:themeColor="text1"/>
        </w:rPr>
        <w:t>.</w:t>
      </w:r>
    </w:p>
    <w:p w14:paraId="14C2AA6E" w14:textId="77777777" w:rsidR="007558A8" w:rsidRPr="00614DC0" w:rsidRDefault="007558A8" w:rsidP="00951F4F">
      <w:pPr>
        <w:pStyle w:val="NoSpacing"/>
        <w:rPr>
          <w:rFonts w:ascii="Aptos" w:hAnsi="Aptos" w:cs="Open Sans"/>
          <w:b/>
          <w:color w:val="000000" w:themeColor="text1"/>
        </w:rPr>
      </w:pPr>
    </w:p>
    <w:p w14:paraId="7BA31728" w14:textId="77777777" w:rsidR="00FD1757" w:rsidRPr="00982EBE" w:rsidRDefault="00FD1757" w:rsidP="008A3097">
      <w:pPr>
        <w:pStyle w:val="NoSpacing"/>
        <w:rPr>
          <w:rFonts w:ascii="Aptos" w:hAnsi="Aptos" w:cs="Open Sans"/>
          <w:b/>
          <w:color w:val="000000" w:themeColor="text1"/>
        </w:rPr>
      </w:pPr>
    </w:p>
    <w:p w14:paraId="3ABC455B" w14:textId="77777777" w:rsidR="00FD1757" w:rsidRPr="003C7C93" w:rsidRDefault="00FD1757" w:rsidP="007558A8">
      <w:pPr>
        <w:pStyle w:val="Heading3"/>
      </w:pPr>
      <w:r w:rsidRPr="003C7C93">
        <w:t>Julius Berger Nigeria Plc Subsidiaries</w:t>
      </w:r>
    </w:p>
    <w:p w14:paraId="63BD7638" w14:textId="38931C7D" w:rsidR="00FD1757" w:rsidRPr="00982EBE" w:rsidRDefault="00FD1757" w:rsidP="008A3097">
      <w:pPr>
        <w:pStyle w:val="NoSpacing"/>
        <w:rPr>
          <w:rFonts w:ascii="Aptos" w:hAnsi="Aptos" w:cs="Open Sans"/>
          <w:color w:val="000000" w:themeColor="text1"/>
        </w:rPr>
      </w:pPr>
      <w:r w:rsidRPr="00982EBE">
        <w:rPr>
          <w:rFonts w:ascii="Aptos" w:hAnsi="Aptos" w:cs="Open Sans"/>
          <w:color w:val="000000" w:themeColor="text1"/>
        </w:rPr>
        <w:t>Julius Berger Nigeria Plc’s subsidiaries provide specialised services that support the Group’s construction operations and project delivery capabilities. These entities support operational efficiency, enhance technical expertise, and strengthen the Group’s ability to deliver integrated solutions.</w:t>
      </w:r>
    </w:p>
    <w:p w14:paraId="455C7A8D" w14:textId="77777777" w:rsidR="007E0E35" w:rsidRPr="00982EBE" w:rsidRDefault="007E0E35" w:rsidP="008A3097">
      <w:pPr>
        <w:pStyle w:val="NoSpacing"/>
        <w:rPr>
          <w:rFonts w:ascii="Aptos" w:hAnsi="Aptos" w:cs="Open Sans"/>
          <w:color w:val="000000" w:themeColor="text1"/>
        </w:rPr>
      </w:pPr>
    </w:p>
    <w:p w14:paraId="766D2B17" w14:textId="77777777" w:rsidR="00FD1757" w:rsidRPr="00982EBE" w:rsidRDefault="00FD1757" w:rsidP="008A3097">
      <w:pPr>
        <w:pStyle w:val="NoSpacing"/>
        <w:rPr>
          <w:rFonts w:ascii="Aptos" w:hAnsi="Aptos" w:cs="Open Sans"/>
          <w:color w:val="000000" w:themeColor="text1"/>
        </w:rPr>
      </w:pPr>
      <w:r w:rsidRPr="00982EBE">
        <w:rPr>
          <w:rFonts w:ascii="Aptos" w:hAnsi="Aptos" w:cs="Open Sans"/>
          <w:color w:val="000000" w:themeColor="text1"/>
        </w:rPr>
        <w:t>Key subsidiaries include:</w:t>
      </w:r>
    </w:p>
    <w:p w14:paraId="551B0F02" w14:textId="77777777" w:rsidR="00FD1757" w:rsidRPr="00982EBE" w:rsidRDefault="00FD1757" w:rsidP="00D159C9">
      <w:pPr>
        <w:pStyle w:val="NoSpacing"/>
        <w:numPr>
          <w:ilvl w:val="0"/>
          <w:numId w:val="2"/>
        </w:numPr>
        <w:rPr>
          <w:rFonts w:ascii="Aptos" w:hAnsi="Aptos" w:cs="Open Sans"/>
          <w:color w:val="000000" w:themeColor="text1"/>
        </w:rPr>
      </w:pPr>
      <w:r w:rsidRPr="00982EBE">
        <w:rPr>
          <w:rFonts w:ascii="Aptos" w:hAnsi="Aptos" w:cs="Open Sans"/>
          <w:b/>
          <w:color w:val="000000" w:themeColor="text1"/>
        </w:rPr>
        <w:t>Abumet Nigeria Ltd</w:t>
      </w:r>
      <w:r w:rsidRPr="00982EBE">
        <w:rPr>
          <w:rFonts w:ascii="Aptos" w:hAnsi="Aptos" w:cs="Open Sans"/>
          <w:color w:val="000000" w:themeColor="text1"/>
        </w:rPr>
        <w:t xml:space="preserve"> – Provides design, fabrication, and installation of aluminium and glass products for construction projects.</w:t>
      </w:r>
    </w:p>
    <w:p w14:paraId="0A1BB119" w14:textId="77777777" w:rsidR="00FD1757" w:rsidRPr="00982EBE" w:rsidRDefault="00FD1757" w:rsidP="00D159C9">
      <w:pPr>
        <w:pStyle w:val="NoSpacing"/>
        <w:numPr>
          <w:ilvl w:val="0"/>
          <w:numId w:val="2"/>
        </w:numPr>
        <w:rPr>
          <w:rFonts w:ascii="Aptos" w:hAnsi="Aptos" w:cs="Open Sans"/>
          <w:color w:val="000000" w:themeColor="text1"/>
        </w:rPr>
      </w:pPr>
      <w:r w:rsidRPr="00982EBE">
        <w:rPr>
          <w:rFonts w:ascii="Aptos" w:hAnsi="Aptos" w:cs="Open Sans"/>
          <w:b/>
          <w:color w:val="000000" w:themeColor="text1"/>
        </w:rPr>
        <w:t>Julius Berger Free Zone Enterprise</w:t>
      </w:r>
      <w:r w:rsidRPr="00982EBE">
        <w:rPr>
          <w:rFonts w:ascii="Aptos" w:hAnsi="Aptos" w:cs="Open Sans"/>
          <w:color w:val="000000" w:themeColor="text1"/>
        </w:rPr>
        <w:t xml:space="preserve"> – Offers planning, construction, and maintenance services within free trade zones.</w:t>
      </w:r>
    </w:p>
    <w:p w14:paraId="6365B8BD" w14:textId="77777777" w:rsidR="00FD1757" w:rsidRPr="00982EBE" w:rsidRDefault="00FD1757" w:rsidP="00D159C9">
      <w:pPr>
        <w:pStyle w:val="NoSpacing"/>
        <w:numPr>
          <w:ilvl w:val="0"/>
          <w:numId w:val="2"/>
        </w:numPr>
        <w:rPr>
          <w:rFonts w:ascii="Aptos" w:hAnsi="Aptos" w:cs="Open Sans"/>
          <w:color w:val="000000" w:themeColor="text1"/>
        </w:rPr>
      </w:pPr>
      <w:r w:rsidRPr="00982EBE">
        <w:rPr>
          <w:rFonts w:ascii="Aptos" w:hAnsi="Aptos" w:cs="Open Sans"/>
          <w:b/>
          <w:color w:val="000000" w:themeColor="text1"/>
        </w:rPr>
        <w:t>Julius Berger International GmbH</w:t>
      </w:r>
      <w:r w:rsidRPr="00982EBE">
        <w:rPr>
          <w:rFonts w:ascii="Aptos" w:hAnsi="Aptos" w:cs="Open Sans"/>
          <w:color w:val="000000" w:themeColor="text1"/>
        </w:rPr>
        <w:t xml:space="preserve"> – Delivers international logistics and technical support services.</w:t>
      </w:r>
    </w:p>
    <w:p w14:paraId="506D0E64" w14:textId="77777777" w:rsidR="00FD1757" w:rsidRPr="00982EBE" w:rsidRDefault="00FD1757" w:rsidP="00D159C9">
      <w:pPr>
        <w:pStyle w:val="NoSpacing"/>
        <w:numPr>
          <w:ilvl w:val="0"/>
          <w:numId w:val="2"/>
        </w:numPr>
        <w:rPr>
          <w:rFonts w:ascii="Aptos" w:hAnsi="Aptos" w:cs="Open Sans"/>
          <w:color w:val="000000" w:themeColor="text1"/>
        </w:rPr>
      </w:pPr>
      <w:r w:rsidRPr="00982EBE">
        <w:rPr>
          <w:rFonts w:ascii="Aptos" w:hAnsi="Aptos" w:cs="Open Sans"/>
          <w:b/>
          <w:color w:val="000000" w:themeColor="text1"/>
        </w:rPr>
        <w:t>Julius Berger Investments Ltd</w:t>
      </w:r>
      <w:r w:rsidRPr="00982EBE">
        <w:rPr>
          <w:rFonts w:ascii="Aptos" w:hAnsi="Aptos" w:cs="Open Sans"/>
          <w:color w:val="000000" w:themeColor="text1"/>
        </w:rPr>
        <w:t xml:space="preserve"> – Manages the Group’s investment portfolio.</w:t>
      </w:r>
    </w:p>
    <w:p w14:paraId="02CDE31B" w14:textId="77777777" w:rsidR="00FD1757" w:rsidRPr="00982EBE" w:rsidRDefault="00FD1757" w:rsidP="00D159C9">
      <w:pPr>
        <w:pStyle w:val="NoSpacing"/>
        <w:numPr>
          <w:ilvl w:val="0"/>
          <w:numId w:val="2"/>
        </w:numPr>
        <w:rPr>
          <w:rFonts w:ascii="Aptos" w:hAnsi="Aptos" w:cs="Open Sans"/>
          <w:color w:val="000000" w:themeColor="text1"/>
        </w:rPr>
      </w:pPr>
      <w:r w:rsidRPr="00982EBE">
        <w:rPr>
          <w:rFonts w:ascii="Aptos" w:hAnsi="Aptos" w:cs="Open Sans"/>
          <w:b/>
          <w:color w:val="000000" w:themeColor="text1"/>
        </w:rPr>
        <w:t>Julius Berger Medical Services Ltd</w:t>
      </w:r>
      <w:r w:rsidRPr="00982EBE">
        <w:rPr>
          <w:rFonts w:ascii="Aptos" w:hAnsi="Aptos" w:cs="Open Sans"/>
          <w:color w:val="000000" w:themeColor="text1"/>
        </w:rPr>
        <w:t xml:space="preserve"> – Provides medical and healthcare services to employees and operational sites.</w:t>
      </w:r>
    </w:p>
    <w:p w14:paraId="2F8E2EF1" w14:textId="77777777" w:rsidR="00FD1757" w:rsidRPr="00982EBE" w:rsidRDefault="00FD1757" w:rsidP="00D159C9">
      <w:pPr>
        <w:pStyle w:val="NoSpacing"/>
        <w:numPr>
          <w:ilvl w:val="0"/>
          <w:numId w:val="2"/>
        </w:numPr>
        <w:rPr>
          <w:rFonts w:ascii="Aptos" w:hAnsi="Aptos" w:cs="Open Sans"/>
          <w:color w:val="000000" w:themeColor="text1"/>
        </w:rPr>
      </w:pPr>
      <w:r w:rsidRPr="00982EBE">
        <w:rPr>
          <w:rFonts w:ascii="Aptos" w:hAnsi="Aptos" w:cs="Open Sans"/>
          <w:b/>
          <w:color w:val="000000" w:themeColor="text1"/>
        </w:rPr>
        <w:t>Julius Berger Services Nigeria Ltd</w:t>
      </w:r>
      <w:r w:rsidRPr="00982EBE">
        <w:rPr>
          <w:rFonts w:ascii="Aptos" w:hAnsi="Aptos" w:cs="Open Sans"/>
          <w:color w:val="000000" w:themeColor="text1"/>
        </w:rPr>
        <w:t xml:space="preserve"> – Offers logistics, port operations, and warehouse management services.</w:t>
      </w:r>
    </w:p>
    <w:p w14:paraId="7CABACDD" w14:textId="77777777" w:rsidR="00FD1757" w:rsidRPr="00982EBE" w:rsidRDefault="00FD1757" w:rsidP="00D159C9">
      <w:pPr>
        <w:pStyle w:val="NoSpacing"/>
        <w:numPr>
          <w:ilvl w:val="0"/>
          <w:numId w:val="2"/>
        </w:numPr>
        <w:rPr>
          <w:rFonts w:ascii="Aptos" w:hAnsi="Aptos" w:cs="Open Sans"/>
          <w:color w:val="000000" w:themeColor="text1"/>
        </w:rPr>
      </w:pPr>
      <w:r w:rsidRPr="00982EBE">
        <w:rPr>
          <w:rFonts w:ascii="Aptos" w:hAnsi="Aptos" w:cs="Open Sans"/>
          <w:b/>
          <w:color w:val="000000" w:themeColor="text1"/>
        </w:rPr>
        <w:t>PrimeTech Design and Engineering Nigeria Ltd</w:t>
      </w:r>
      <w:r w:rsidRPr="00982EBE">
        <w:rPr>
          <w:rFonts w:ascii="Aptos" w:hAnsi="Aptos" w:cs="Open Sans"/>
          <w:color w:val="000000" w:themeColor="text1"/>
        </w:rPr>
        <w:t xml:space="preserve"> – Specialises in engineering design, project planning, and technical consultancy services.</w:t>
      </w:r>
    </w:p>
    <w:p w14:paraId="61139EE8" w14:textId="77777777" w:rsidR="00FD1757" w:rsidRPr="00982EBE" w:rsidRDefault="00FD1757" w:rsidP="008A3097">
      <w:pPr>
        <w:pStyle w:val="NoSpacing"/>
        <w:rPr>
          <w:rFonts w:ascii="Aptos" w:hAnsi="Aptos" w:cs="Open Sans"/>
          <w:color w:val="000000" w:themeColor="text1"/>
        </w:rPr>
      </w:pPr>
      <w:r w:rsidRPr="00982EBE">
        <w:rPr>
          <w:rFonts w:ascii="Aptos" w:hAnsi="Aptos" w:cs="Open Sans"/>
          <w:color w:val="000000" w:themeColor="text1"/>
        </w:rPr>
        <w:t>Together, these subsidiaries strengthen the Group’s operational capacity and support an integrated approach to project delivery</w:t>
      </w:r>
    </w:p>
    <w:p w14:paraId="48C4179A" w14:textId="77777777" w:rsidR="00FD1757" w:rsidRPr="00982EBE" w:rsidRDefault="00FD1757" w:rsidP="008A3097">
      <w:pPr>
        <w:pStyle w:val="NoSpacing"/>
        <w:rPr>
          <w:rFonts w:ascii="Aptos" w:hAnsi="Aptos" w:cs="Open Sans"/>
          <w:color w:val="000000" w:themeColor="text1"/>
        </w:rPr>
      </w:pPr>
    </w:p>
    <w:p w14:paraId="25CA4950" w14:textId="77777777" w:rsidR="00FD1757" w:rsidRPr="00982EBE" w:rsidRDefault="00FD1757" w:rsidP="008A3097">
      <w:pPr>
        <w:pStyle w:val="NoSpacing"/>
        <w:rPr>
          <w:rFonts w:ascii="Aptos" w:hAnsi="Aptos" w:cs="Open Sans"/>
          <w:b/>
          <w:color w:val="000000" w:themeColor="text1"/>
        </w:rPr>
      </w:pPr>
      <w:r w:rsidRPr="00982EBE">
        <w:rPr>
          <w:rFonts w:ascii="Aptos" w:hAnsi="Aptos" w:cs="Open Sans"/>
          <w:b/>
          <w:color w:val="000000" w:themeColor="text1"/>
        </w:rPr>
        <w:t>Legacy and National Impact</w:t>
      </w:r>
    </w:p>
    <w:p w14:paraId="5C6B37C9" w14:textId="7EB8BE19" w:rsidR="00FD1757" w:rsidRPr="00982EBE" w:rsidRDefault="00FD1757" w:rsidP="008A3097">
      <w:pPr>
        <w:pStyle w:val="NoSpacing"/>
        <w:rPr>
          <w:rFonts w:ascii="Aptos" w:hAnsi="Aptos" w:cs="Open Sans"/>
          <w:color w:val="000000" w:themeColor="text1"/>
        </w:rPr>
      </w:pPr>
      <w:r w:rsidRPr="00982EBE">
        <w:rPr>
          <w:rFonts w:ascii="Aptos" w:hAnsi="Aptos" w:cs="Open Sans"/>
          <w:color w:val="000000" w:themeColor="text1"/>
        </w:rPr>
        <w:t>Since its establishment, Julius Berger has played a significant role in contributing to Nigeria’s infrastructure development. The Company has delivered major road networks, bridges, institutional facilities, and industrial projects that support economic activity and social development. As a major private sector employer, Julius Berger also contributes to national capacity building through continuous investment in workforce development, training, and participation of local content. Today, Julius Berger Nigeria Plc remains committed to delivering reliable, high-value infrastructure solutions while strengthening long-term partnerships built on trust, innovation, and operational excellence</w:t>
      </w:r>
    </w:p>
    <w:p w14:paraId="6324BB53" w14:textId="77777777" w:rsidR="003B14C4" w:rsidRPr="00982EBE" w:rsidRDefault="003B14C4" w:rsidP="008A3097">
      <w:pPr>
        <w:pStyle w:val="NoSpacing"/>
        <w:rPr>
          <w:rFonts w:ascii="Aptos" w:hAnsi="Aptos" w:cs="Open Sans"/>
          <w:color w:val="000000" w:themeColor="text1"/>
        </w:rPr>
      </w:pPr>
    </w:p>
    <w:p w14:paraId="1CBEE0F3" w14:textId="77777777" w:rsidR="00FD1757" w:rsidRPr="00C95827" w:rsidRDefault="00FD1757" w:rsidP="00A06B6C">
      <w:pPr>
        <w:pStyle w:val="Heading2"/>
        <w:rPr>
          <w:color w:val="FF0000"/>
        </w:rPr>
      </w:pPr>
      <w:bookmarkStart w:id="27" w:name="_Toc2017334426"/>
      <w:bookmarkStart w:id="28" w:name="_Toc1081187397"/>
      <w:bookmarkStart w:id="29" w:name="_Toc224302663"/>
      <w:bookmarkStart w:id="30" w:name="_Toc224302869"/>
      <w:bookmarkStart w:id="31" w:name="_Toc226528018"/>
      <w:r w:rsidRPr="00C95827">
        <w:rPr>
          <w:color w:val="FF0000"/>
        </w:rPr>
        <w:lastRenderedPageBreak/>
        <w:t>2025 Impact Highlights</w:t>
      </w:r>
      <w:bookmarkEnd w:id="27"/>
      <w:bookmarkEnd w:id="28"/>
      <w:bookmarkEnd w:id="29"/>
      <w:bookmarkEnd w:id="30"/>
      <w:bookmarkEnd w:id="31"/>
    </w:p>
    <w:p w14:paraId="61C87D60" w14:textId="77777777" w:rsidR="00FD1757" w:rsidRPr="00C95827" w:rsidRDefault="00FD1757" w:rsidP="008A3097">
      <w:pPr>
        <w:rPr>
          <w:rFonts w:cs="Open Sans"/>
          <w:color w:val="FF0000"/>
        </w:rPr>
      </w:pPr>
      <w:r w:rsidRPr="00C95827">
        <w:rPr>
          <w:rFonts w:cs="Open Sans"/>
          <w:color w:val="FF0000"/>
        </w:rPr>
        <w:t>The year 2025 marked a period of disciplined growth, operational resilience, and measurable sustainability progress for Julius Berger Nigeria Plc. Across financial performance, environmental stewardship, and social responsibility, the Group strengthened its capacity to deliver long-term value while maintaining high standards of governance and project execution.</w:t>
      </w:r>
    </w:p>
    <w:p w14:paraId="637EC76E" w14:textId="77777777" w:rsidR="00FD1757" w:rsidRPr="00C95827" w:rsidRDefault="00FD1757" w:rsidP="008A3097">
      <w:pPr>
        <w:rPr>
          <w:rFonts w:cs="Open Sans"/>
          <w:b/>
          <w:color w:val="FF0000"/>
        </w:rPr>
      </w:pPr>
      <w:r w:rsidRPr="00C95827">
        <w:rPr>
          <w:rFonts w:cs="Open Sans"/>
          <w:b/>
          <w:color w:val="FF0000"/>
        </w:rPr>
        <w:t>Financial Performance</w:t>
      </w:r>
    </w:p>
    <w:p w14:paraId="11B5B4F5" w14:textId="6A3648FE" w:rsidR="00FD1757" w:rsidRPr="00C95827" w:rsidRDefault="00FD1757" w:rsidP="00D159C9">
      <w:pPr>
        <w:pStyle w:val="ListParagraph"/>
        <w:numPr>
          <w:ilvl w:val="0"/>
          <w:numId w:val="4"/>
        </w:numPr>
        <w:rPr>
          <w:rFonts w:cs="Open Sans"/>
          <w:color w:val="FF0000"/>
        </w:rPr>
      </w:pPr>
      <w:del w:id="32" w:author="Akinola, Ayokunle" w:date="2026-04-08T09:36:00Z" w16du:dateUtc="2026-04-08T08:36:00Z">
        <w:r w:rsidRPr="00C95827">
          <w:rPr>
            <w:rFonts w:cs="Open Sans"/>
            <w:b/>
            <w:color w:val="FF0000"/>
          </w:rPr>
          <w:delText>Revenue:</w:delText>
        </w:r>
        <w:r w:rsidRPr="00C95827">
          <w:rPr>
            <w:rFonts w:cs="Open Sans"/>
            <w:color w:val="FF0000"/>
          </w:rPr>
          <w:delText xml:space="preserve"> Revenue</w:delText>
        </w:r>
      </w:del>
      <w:ins w:id="33" w:author="Akinola, Ayokunle" w:date="2026-04-08T09:36:00Z" w16du:dateUtc="2026-04-08T08:36:00Z">
        <w:r w:rsidR="00E679C9">
          <w:rPr>
            <w:rFonts w:cs="Open Sans"/>
            <w:b/>
            <w:color w:val="FF0000"/>
          </w:rPr>
          <w:t>Our r</w:t>
        </w:r>
        <w:r w:rsidRPr="00C95827">
          <w:rPr>
            <w:rFonts w:cs="Open Sans"/>
            <w:color w:val="FF0000"/>
          </w:rPr>
          <w:t>evenue</w:t>
        </w:r>
      </w:ins>
      <w:r w:rsidRPr="00C95827">
        <w:rPr>
          <w:rFonts w:cs="Open Sans"/>
          <w:color w:val="FF0000"/>
        </w:rPr>
        <w:t xml:space="preserve"> increased by </w:t>
      </w:r>
      <w:r w:rsidRPr="00C95827">
        <w:rPr>
          <w:rFonts w:cs="Open Sans"/>
          <w:b/>
          <w:color w:val="FF0000"/>
        </w:rPr>
        <w:t>36.</w:t>
      </w:r>
      <w:r w:rsidR="00014791" w:rsidRPr="00C95827">
        <w:rPr>
          <w:rFonts w:cs="Open Sans"/>
          <w:b/>
          <w:color w:val="FF0000"/>
        </w:rPr>
        <w:t>5</w:t>
      </w:r>
      <w:r w:rsidRPr="00C95827">
        <w:rPr>
          <w:rFonts w:cs="Open Sans"/>
          <w:b/>
          <w:color w:val="FF0000"/>
        </w:rPr>
        <w:t>%</w:t>
      </w:r>
      <w:r w:rsidRPr="00C95827">
        <w:rPr>
          <w:rFonts w:cs="Open Sans"/>
          <w:color w:val="FF0000"/>
        </w:rPr>
        <w:t xml:space="preserve">, rising from </w:t>
      </w:r>
      <w:r w:rsidRPr="00C95827">
        <w:rPr>
          <w:rFonts w:cs="Arial"/>
          <w:color w:val="FF0000"/>
        </w:rPr>
        <w:t>₦</w:t>
      </w:r>
      <w:r w:rsidRPr="00C95827">
        <w:rPr>
          <w:rFonts w:cs="Open Sans"/>
          <w:color w:val="FF0000"/>
        </w:rPr>
        <w:t xml:space="preserve">556.7 billion in 2024 to </w:t>
      </w:r>
      <w:r w:rsidRPr="00C95827">
        <w:rPr>
          <w:rFonts w:cs="Arial"/>
          <w:color w:val="FF0000"/>
        </w:rPr>
        <w:t>₦</w:t>
      </w:r>
      <w:r w:rsidRPr="00C95827">
        <w:rPr>
          <w:rFonts w:cs="Open Sans"/>
          <w:color w:val="FF0000"/>
        </w:rPr>
        <w:t>7</w:t>
      </w:r>
      <w:r w:rsidR="00560099" w:rsidRPr="00C95827">
        <w:rPr>
          <w:rFonts w:cs="Open Sans"/>
          <w:color w:val="FF0000"/>
        </w:rPr>
        <w:t>59</w:t>
      </w:r>
      <w:r w:rsidRPr="00C95827">
        <w:rPr>
          <w:rFonts w:cs="Open Sans"/>
          <w:color w:val="FF0000"/>
        </w:rPr>
        <w:t>.</w:t>
      </w:r>
      <w:r w:rsidR="00560099" w:rsidRPr="00C95827">
        <w:rPr>
          <w:rFonts w:cs="Open Sans"/>
          <w:color w:val="FF0000"/>
        </w:rPr>
        <w:t>8</w:t>
      </w:r>
      <w:r w:rsidRPr="00C95827">
        <w:rPr>
          <w:rFonts w:cs="Open Sans"/>
          <w:color w:val="FF0000"/>
        </w:rPr>
        <w:t xml:space="preserve"> billion in 2025, reflecting strong project execution and sustained market demand.</w:t>
      </w:r>
    </w:p>
    <w:p w14:paraId="02EBE75C" w14:textId="4464129C" w:rsidR="00FD1757" w:rsidRPr="00C95827" w:rsidRDefault="00FD1757" w:rsidP="00D159C9">
      <w:pPr>
        <w:pStyle w:val="ListParagraph"/>
        <w:numPr>
          <w:ilvl w:val="0"/>
          <w:numId w:val="4"/>
        </w:numPr>
        <w:rPr>
          <w:rFonts w:cs="Open Sans"/>
          <w:color w:val="FF0000"/>
        </w:rPr>
      </w:pPr>
      <w:r w:rsidRPr="00C95827">
        <w:rPr>
          <w:rFonts w:cs="Open Sans"/>
          <w:b/>
          <w:color w:val="FF0000"/>
        </w:rPr>
        <w:t>Profit Before Tax:</w:t>
      </w:r>
      <w:r w:rsidRPr="00C95827">
        <w:rPr>
          <w:rFonts w:cs="Open Sans"/>
          <w:color w:val="FF0000"/>
        </w:rPr>
        <w:t xml:space="preserve"> Profit Before Tax grew by </w:t>
      </w:r>
      <w:r w:rsidR="00695653" w:rsidRPr="00C95827">
        <w:rPr>
          <w:rFonts w:cs="Open Sans"/>
          <w:b/>
          <w:color w:val="FF0000"/>
        </w:rPr>
        <w:t>38</w:t>
      </w:r>
      <w:r w:rsidRPr="00C95827">
        <w:rPr>
          <w:rFonts w:cs="Open Sans"/>
          <w:b/>
          <w:color w:val="FF0000"/>
        </w:rPr>
        <w:t>.</w:t>
      </w:r>
      <w:r w:rsidR="00F16853" w:rsidRPr="00C95827">
        <w:rPr>
          <w:rFonts w:cs="Open Sans"/>
          <w:b/>
          <w:color w:val="FF0000"/>
        </w:rPr>
        <w:t>6</w:t>
      </w:r>
      <w:r w:rsidRPr="00C95827">
        <w:rPr>
          <w:rFonts w:cs="Open Sans"/>
          <w:b/>
          <w:color w:val="FF0000"/>
        </w:rPr>
        <w:t>%</w:t>
      </w:r>
      <w:r w:rsidRPr="00C95827">
        <w:rPr>
          <w:rFonts w:cs="Open Sans"/>
          <w:color w:val="FF0000"/>
        </w:rPr>
        <w:t xml:space="preserve">, reaching </w:t>
      </w:r>
      <w:r w:rsidRPr="00C95827">
        <w:rPr>
          <w:rFonts w:cs="Arial"/>
          <w:color w:val="FF0000"/>
        </w:rPr>
        <w:t>₦</w:t>
      </w:r>
      <w:r w:rsidRPr="00C95827">
        <w:rPr>
          <w:rFonts w:cs="Open Sans"/>
          <w:color w:val="FF0000"/>
        </w:rPr>
        <w:t>4</w:t>
      </w:r>
      <w:r w:rsidR="004313F9" w:rsidRPr="00C95827">
        <w:rPr>
          <w:rFonts w:cs="Open Sans"/>
          <w:color w:val="FF0000"/>
        </w:rPr>
        <w:t>0</w:t>
      </w:r>
      <w:r w:rsidRPr="00C95827">
        <w:rPr>
          <w:rFonts w:cs="Open Sans"/>
          <w:color w:val="FF0000"/>
        </w:rPr>
        <w:t xml:space="preserve">.9 billion in 2025 compared to </w:t>
      </w:r>
      <w:r w:rsidRPr="00C95827">
        <w:rPr>
          <w:rFonts w:cs="Arial"/>
          <w:color w:val="FF0000"/>
        </w:rPr>
        <w:t>₦</w:t>
      </w:r>
      <w:r w:rsidRPr="00C95827">
        <w:rPr>
          <w:rFonts w:cs="Open Sans"/>
          <w:color w:val="FF0000"/>
        </w:rPr>
        <w:t>29.</w:t>
      </w:r>
      <w:r w:rsidR="004313F9" w:rsidRPr="00C95827">
        <w:rPr>
          <w:rFonts w:cs="Open Sans"/>
          <w:color w:val="FF0000"/>
        </w:rPr>
        <w:t>5</w:t>
      </w:r>
      <w:r w:rsidRPr="00C95827">
        <w:rPr>
          <w:rFonts w:cs="Open Sans"/>
          <w:color w:val="FF0000"/>
        </w:rPr>
        <w:t xml:space="preserve"> billion in 2024. </w:t>
      </w:r>
    </w:p>
    <w:p w14:paraId="0A5BEB18" w14:textId="3D89621B" w:rsidR="00A00518" w:rsidRPr="00C95827" w:rsidRDefault="00FD1757" w:rsidP="00794E39">
      <w:pPr>
        <w:numPr>
          <w:ilvl w:val="0"/>
          <w:numId w:val="3"/>
        </w:numPr>
        <w:rPr>
          <w:rFonts w:cs="Open Sans"/>
          <w:color w:val="FF0000"/>
        </w:rPr>
      </w:pPr>
      <w:r w:rsidRPr="00C95827">
        <w:rPr>
          <w:rFonts w:cs="Open Sans"/>
          <w:color w:val="FF0000"/>
        </w:rPr>
        <w:t>Strengthened cost management an</w:t>
      </w:r>
      <w:r w:rsidR="00A00518" w:rsidRPr="00C95827">
        <w:rPr>
          <w:rFonts w:cs="Open Sans"/>
          <w:color w:val="FF0000"/>
        </w:rPr>
        <w:t xml:space="preserve">d </w:t>
      </w:r>
      <w:r w:rsidRPr="00C95827">
        <w:rPr>
          <w:rFonts w:cs="Open Sans"/>
          <w:color w:val="FF0000"/>
        </w:rPr>
        <w:t>operational efficiency</w:t>
      </w:r>
      <w:r w:rsidR="00A00518" w:rsidRPr="00C95827">
        <w:rPr>
          <w:rFonts w:cs="Open Sans"/>
          <w:color w:val="FF0000"/>
        </w:rPr>
        <w:t xml:space="preserve">. Local procurement increased to </w:t>
      </w:r>
      <w:r w:rsidR="00A00518" w:rsidRPr="00C95827">
        <w:rPr>
          <w:rFonts w:cs="Arial"/>
          <w:b/>
          <w:color w:val="FF0000"/>
        </w:rPr>
        <w:t>₦</w:t>
      </w:r>
      <w:r w:rsidR="00A00518" w:rsidRPr="00C95827">
        <w:rPr>
          <w:rFonts w:cs="Open Sans"/>
          <w:b/>
          <w:color w:val="FF0000"/>
        </w:rPr>
        <w:t>204.66 billion</w:t>
      </w:r>
      <w:r w:rsidR="00A00518" w:rsidRPr="00C95827">
        <w:rPr>
          <w:rFonts w:cs="Open Sans"/>
          <w:color w:val="FF0000"/>
        </w:rPr>
        <w:t xml:space="preserve"> representing %  </w:t>
      </w:r>
    </w:p>
    <w:p w14:paraId="3080CE27" w14:textId="77777777" w:rsidR="00FD1757" w:rsidRPr="00C95827" w:rsidRDefault="00FD1757" w:rsidP="00D159C9">
      <w:pPr>
        <w:numPr>
          <w:ilvl w:val="0"/>
          <w:numId w:val="3"/>
        </w:numPr>
        <w:rPr>
          <w:rFonts w:cs="Open Sans"/>
          <w:color w:val="FF0000"/>
        </w:rPr>
      </w:pPr>
      <w:r w:rsidRPr="00C95827">
        <w:rPr>
          <w:rFonts w:cs="Open Sans"/>
          <w:color w:val="FF0000"/>
        </w:rPr>
        <w:t>Improved project delivery optimisation across regions</w:t>
      </w:r>
    </w:p>
    <w:p w14:paraId="58717653" w14:textId="77777777" w:rsidR="00FD1757" w:rsidRPr="00C95827" w:rsidRDefault="00FD1757" w:rsidP="008A3097">
      <w:pPr>
        <w:rPr>
          <w:rFonts w:cs="Open Sans"/>
          <w:b/>
          <w:color w:val="FF0000"/>
        </w:rPr>
      </w:pPr>
      <w:r w:rsidRPr="00C95827">
        <w:rPr>
          <w:rFonts w:cs="Open Sans"/>
          <w:b/>
          <w:color w:val="FF0000"/>
        </w:rPr>
        <w:t>Environmental stewardship</w:t>
      </w:r>
    </w:p>
    <w:p w14:paraId="13D524EC" w14:textId="3761309C" w:rsidR="00FD1757" w:rsidRPr="00C95827" w:rsidRDefault="00293DB9" w:rsidP="00D159C9">
      <w:pPr>
        <w:numPr>
          <w:ilvl w:val="0"/>
          <w:numId w:val="5"/>
        </w:numPr>
        <w:rPr>
          <w:rFonts w:cs="Open Sans"/>
          <w:color w:val="FF0000"/>
        </w:rPr>
      </w:pPr>
      <w:r w:rsidRPr="00C95827">
        <w:rPr>
          <w:rFonts w:cs="Open Sans"/>
          <w:b/>
          <w:color w:val="FF0000"/>
        </w:rPr>
        <w:t>10.9</w:t>
      </w:r>
      <w:r w:rsidR="00FD1757" w:rsidRPr="00C95827">
        <w:rPr>
          <w:rFonts w:cs="Open Sans"/>
          <w:b/>
          <w:color w:val="FF0000"/>
        </w:rPr>
        <w:t>% reduction</w:t>
      </w:r>
      <w:r w:rsidR="00FD1757" w:rsidRPr="00C95827">
        <w:rPr>
          <w:rFonts w:cs="Open Sans"/>
          <w:color w:val="FF0000"/>
        </w:rPr>
        <w:t xml:space="preserve"> in total energy consumption year-on-year</w:t>
      </w:r>
    </w:p>
    <w:p w14:paraId="72F6323F" w14:textId="77777777" w:rsidR="00FD1757" w:rsidRPr="00C95827" w:rsidRDefault="00FD1757" w:rsidP="00D159C9">
      <w:pPr>
        <w:numPr>
          <w:ilvl w:val="0"/>
          <w:numId w:val="5"/>
        </w:numPr>
        <w:rPr>
          <w:rFonts w:cs="Open Sans"/>
          <w:color w:val="FF0000"/>
        </w:rPr>
      </w:pPr>
      <w:r w:rsidRPr="00C95827">
        <w:rPr>
          <w:rFonts w:cs="Open Sans"/>
          <w:b/>
          <w:color w:val="FF0000"/>
        </w:rPr>
        <w:t>23.9% reduction</w:t>
      </w:r>
      <w:r w:rsidRPr="00C95827">
        <w:rPr>
          <w:rFonts w:cs="Open Sans"/>
          <w:color w:val="FF0000"/>
        </w:rPr>
        <w:t xml:space="preserve"> in core construction material usage</w:t>
      </w:r>
    </w:p>
    <w:p w14:paraId="69F283C9" w14:textId="77777777" w:rsidR="00FD1757" w:rsidRPr="00C95827" w:rsidRDefault="00FD1757" w:rsidP="00D159C9">
      <w:pPr>
        <w:numPr>
          <w:ilvl w:val="0"/>
          <w:numId w:val="5"/>
        </w:numPr>
        <w:rPr>
          <w:rFonts w:cs="Open Sans"/>
          <w:color w:val="FF0000"/>
        </w:rPr>
      </w:pPr>
      <w:r w:rsidRPr="00C95827">
        <w:rPr>
          <w:rFonts w:cs="Open Sans"/>
          <w:color w:val="FF0000"/>
        </w:rPr>
        <w:t>Expanded Scope 1 and Scope 2 emissions reporting framework</w:t>
      </w:r>
    </w:p>
    <w:p w14:paraId="17B69B40" w14:textId="77777777" w:rsidR="00FD1757" w:rsidRPr="00C95827" w:rsidRDefault="00FD1757" w:rsidP="00D159C9">
      <w:pPr>
        <w:numPr>
          <w:ilvl w:val="0"/>
          <w:numId w:val="5"/>
        </w:numPr>
        <w:rPr>
          <w:rFonts w:cs="Open Sans"/>
          <w:color w:val="FF0000"/>
        </w:rPr>
      </w:pPr>
      <w:r w:rsidRPr="00C95827">
        <w:rPr>
          <w:rFonts w:cs="Open Sans"/>
          <w:color w:val="FF0000"/>
        </w:rPr>
        <w:t>Enhanced monitoring of emissions, materials, and water consumption</w:t>
      </w:r>
    </w:p>
    <w:p w14:paraId="009CB4B8" w14:textId="3EA4CB15" w:rsidR="00FD1757" w:rsidRPr="00C95827" w:rsidRDefault="00FD1757" w:rsidP="008A3097">
      <w:pPr>
        <w:rPr>
          <w:rFonts w:cs="Open Sans"/>
          <w:b/>
          <w:color w:val="FF0000"/>
        </w:rPr>
      </w:pPr>
      <w:commentRangeStart w:id="34"/>
      <w:del w:id="35" w:author="Akinola, Ayokunle" w:date="2026-04-08T09:36:00Z" w16du:dateUtc="2026-04-08T08:36:00Z">
        <w:r w:rsidRPr="00C95827">
          <w:rPr>
            <w:rFonts w:cs="Open Sans"/>
            <w:b/>
            <w:color w:val="FF0000"/>
          </w:rPr>
          <w:delText>Corporate</w:delText>
        </w:r>
      </w:del>
      <w:ins w:id="36" w:author="Akinola, Ayokunle" w:date="2026-04-08T09:36:00Z" w16du:dateUtc="2026-04-08T08:36:00Z">
        <w:r w:rsidR="00487C27">
          <w:rPr>
            <w:rFonts w:cs="Open Sans"/>
            <w:b/>
            <w:color w:val="FF0000"/>
          </w:rPr>
          <w:t>Strengthening or</w:t>
        </w:r>
      </w:ins>
      <w:r w:rsidR="00487C27">
        <w:rPr>
          <w:rFonts w:cs="Open Sans"/>
          <w:b/>
          <w:color w:val="FF0000"/>
        </w:rPr>
        <w:t xml:space="preserve"> Social </w:t>
      </w:r>
      <w:del w:id="37" w:author="Akinola, Ayokunle" w:date="2026-04-08T09:36:00Z" w16du:dateUtc="2026-04-08T08:36:00Z">
        <w:r w:rsidRPr="00C95827">
          <w:rPr>
            <w:rFonts w:cs="Open Sans"/>
            <w:b/>
            <w:color w:val="FF0000"/>
          </w:rPr>
          <w:delText>Responsibility</w:delText>
        </w:r>
        <w:commentRangeEnd w:id="34"/>
        <w:r w:rsidR="000008A5" w:rsidRPr="00C95827">
          <w:rPr>
            <w:rStyle w:val="CommentReference"/>
            <w:rFonts w:cs="Open Sans"/>
            <w:b/>
            <w:color w:val="FF0000"/>
            <w:sz w:val="24"/>
            <w:szCs w:val="22"/>
          </w:rPr>
          <w:commentReference w:id="34"/>
        </w:r>
      </w:del>
      <w:ins w:id="38" w:author="Akinola, Ayokunle" w:date="2026-04-08T09:36:00Z" w16du:dateUtc="2026-04-08T08:36:00Z">
        <w:r w:rsidR="00487C27">
          <w:rPr>
            <w:rFonts w:cs="Open Sans"/>
            <w:b/>
            <w:color w:val="FF0000"/>
          </w:rPr>
          <w:t>Fabric</w:t>
        </w:r>
      </w:ins>
    </w:p>
    <w:p w14:paraId="44C589B8" w14:textId="461D0A3A" w:rsidR="00FD1757" w:rsidRPr="00C95827" w:rsidRDefault="00FD1757" w:rsidP="008A3097">
      <w:pPr>
        <w:rPr>
          <w:rFonts w:cs="Open Sans"/>
          <w:color w:val="FF0000"/>
        </w:rPr>
      </w:pPr>
      <w:r w:rsidRPr="00C95827">
        <w:rPr>
          <w:rFonts w:cs="Open Sans"/>
          <w:color w:val="FF0000"/>
        </w:rPr>
        <w:t xml:space="preserve">In 2025, Julius Berger Nigeria Plc invested </w:t>
      </w:r>
      <w:r w:rsidR="005F716D" w:rsidRPr="00C95827">
        <w:rPr>
          <w:rFonts w:cs="Open Sans"/>
          <w:b/>
          <w:color w:val="FF0000"/>
        </w:rPr>
        <w:t>over N830 million</w:t>
      </w:r>
      <w:r w:rsidRPr="00C95827">
        <w:rPr>
          <w:rFonts w:cs="Arial"/>
          <w:b/>
          <w:color w:val="FF0000"/>
        </w:rPr>
        <w:t xml:space="preserve"> </w:t>
      </w:r>
      <w:r w:rsidRPr="00C95827">
        <w:rPr>
          <w:rFonts w:cs="Open Sans"/>
          <w:color w:val="FF0000"/>
        </w:rPr>
        <w:t>in strategic community initiatives across Nigeria, reinforcing its commitment to sustainable social impact and inclusive development. These investments were structured around four key pillars:</w:t>
      </w:r>
    </w:p>
    <w:p w14:paraId="69412564" w14:textId="77777777" w:rsidR="00FD1757" w:rsidRPr="00C95827" w:rsidRDefault="00FD1757" w:rsidP="00D159C9">
      <w:pPr>
        <w:numPr>
          <w:ilvl w:val="0"/>
          <w:numId w:val="6"/>
        </w:numPr>
        <w:rPr>
          <w:rFonts w:cs="Open Sans"/>
          <w:color w:val="FF0000"/>
        </w:rPr>
      </w:pPr>
      <w:r w:rsidRPr="00C95827">
        <w:rPr>
          <w:rFonts w:cs="Open Sans"/>
          <w:b/>
          <w:color w:val="FF0000"/>
        </w:rPr>
        <w:t>Education and Human Capital Development</w:t>
      </w:r>
    </w:p>
    <w:p w14:paraId="03446D76" w14:textId="77777777" w:rsidR="00FD1757" w:rsidRPr="00C95827" w:rsidRDefault="00FD1757" w:rsidP="00D159C9">
      <w:pPr>
        <w:numPr>
          <w:ilvl w:val="0"/>
          <w:numId w:val="6"/>
        </w:numPr>
        <w:rPr>
          <w:rFonts w:cs="Open Sans"/>
          <w:color w:val="FF0000"/>
        </w:rPr>
      </w:pPr>
      <w:r w:rsidRPr="00C95827">
        <w:rPr>
          <w:rFonts w:cs="Open Sans"/>
          <w:b/>
          <w:color w:val="FF0000"/>
        </w:rPr>
        <w:t>Community Development and Inclusivity</w:t>
      </w:r>
    </w:p>
    <w:p w14:paraId="7327EC34" w14:textId="77777777" w:rsidR="00FD1757" w:rsidRPr="00C95827" w:rsidRDefault="00FD1757" w:rsidP="00D159C9">
      <w:pPr>
        <w:numPr>
          <w:ilvl w:val="0"/>
          <w:numId w:val="6"/>
        </w:numPr>
        <w:rPr>
          <w:rFonts w:cs="Open Sans"/>
          <w:color w:val="FF0000"/>
        </w:rPr>
      </w:pPr>
      <w:r w:rsidRPr="00C95827">
        <w:rPr>
          <w:rFonts w:cs="Open Sans"/>
          <w:b/>
          <w:color w:val="FF0000"/>
        </w:rPr>
        <w:t>Philanthropy and Social Welfare</w:t>
      </w:r>
    </w:p>
    <w:p w14:paraId="5D9D8AC4" w14:textId="77777777" w:rsidR="00FD1757" w:rsidRPr="00C95827" w:rsidRDefault="00FD1757" w:rsidP="00D159C9">
      <w:pPr>
        <w:numPr>
          <w:ilvl w:val="0"/>
          <w:numId w:val="6"/>
        </w:numPr>
        <w:rPr>
          <w:rFonts w:cs="Open Sans"/>
          <w:color w:val="FF0000"/>
        </w:rPr>
      </w:pPr>
      <w:r w:rsidRPr="00C95827">
        <w:rPr>
          <w:rFonts w:cs="Open Sans"/>
          <w:b/>
          <w:color w:val="FF0000"/>
        </w:rPr>
        <w:t>Emergency Response</w:t>
      </w:r>
    </w:p>
    <w:p w14:paraId="3234DFA6" w14:textId="4D0A0EBF" w:rsidR="0092424B" w:rsidRPr="00C95827" w:rsidRDefault="00FD1757" w:rsidP="008A3097">
      <w:pPr>
        <w:rPr>
          <w:rFonts w:cs="Open Sans"/>
          <w:color w:val="FF0000"/>
        </w:rPr>
      </w:pPr>
      <w:r w:rsidRPr="00C95827">
        <w:rPr>
          <w:rFonts w:cs="Open Sans"/>
          <w:color w:val="FF0000"/>
        </w:rPr>
        <w:t>Through these focus areas, the Group supported education access, strengthened public infrastructure, enhanced healthcare capacity, promoted environmental sustainability, and provided targeted support to vulnerable populations across multiple regions</w:t>
      </w:r>
      <w:r w:rsidR="0092424B" w:rsidRPr="00C95827">
        <w:rPr>
          <w:rFonts w:cs="Open Sans"/>
          <w:color w:val="FF0000"/>
        </w:rPr>
        <w:t>.</w:t>
      </w:r>
    </w:p>
    <w:p w14:paraId="0517F388" w14:textId="77777777" w:rsidR="00FD1757" w:rsidRPr="00C95827" w:rsidRDefault="00FD1757" w:rsidP="008A3097">
      <w:pPr>
        <w:rPr>
          <w:rFonts w:cs="Open Sans"/>
          <w:b/>
          <w:color w:val="FF0000"/>
        </w:rPr>
      </w:pPr>
      <w:r w:rsidRPr="00C95827">
        <w:rPr>
          <w:rFonts w:cs="Open Sans"/>
          <w:b/>
          <w:color w:val="FF0000"/>
        </w:rPr>
        <w:t>Health and Safety</w:t>
      </w:r>
    </w:p>
    <w:p w14:paraId="02E65F7C" w14:textId="77777777" w:rsidR="00FD1757" w:rsidRPr="00C95827" w:rsidRDefault="00FD1757" w:rsidP="008A3097">
      <w:pPr>
        <w:rPr>
          <w:rFonts w:cs="Open Sans"/>
          <w:color w:val="FF0000"/>
        </w:rPr>
      </w:pPr>
      <w:r w:rsidRPr="00C95827">
        <w:rPr>
          <w:rFonts w:cs="Open Sans"/>
          <w:color w:val="FF0000"/>
        </w:rPr>
        <w:lastRenderedPageBreak/>
        <w:t>Julius Berger Nigeria Plc maintained strong safety performance across its operations:</w:t>
      </w:r>
    </w:p>
    <w:p w14:paraId="5AE9B890" w14:textId="77777777" w:rsidR="00FD1757" w:rsidRPr="00C95827" w:rsidRDefault="00FD1757" w:rsidP="00D159C9">
      <w:pPr>
        <w:numPr>
          <w:ilvl w:val="0"/>
          <w:numId w:val="7"/>
        </w:numPr>
        <w:rPr>
          <w:rFonts w:cs="Open Sans"/>
          <w:color w:val="FF0000"/>
        </w:rPr>
      </w:pPr>
      <w:r w:rsidRPr="00C95827">
        <w:rPr>
          <w:rFonts w:cs="Open Sans"/>
          <w:color w:val="FF0000"/>
        </w:rPr>
        <w:t xml:space="preserve">Sustained a Lost Time Injury Frequency Rate (LTIFR) below 1 for the </w:t>
      </w:r>
      <w:r w:rsidRPr="00C95827">
        <w:rPr>
          <w:rFonts w:cs="Open Sans"/>
          <w:b/>
          <w:color w:val="FF0000"/>
        </w:rPr>
        <w:t>15th consecutive year</w:t>
      </w:r>
      <w:r w:rsidRPr="00C95827">
        <w:rPr>
          <w:rFonts w:cs="Open Sans"/>
          <w:color w:val="FF0000"/>
        </w:rPr>
        <w:t>, reflecting continued emphasis on workplace safety.</w:t>
      </w:r>
    </w:p>
    <w:p w14:paraId="535A6613" w14:textId="756030F3" w:rsidR="00FD1757" w:rsidRPr="00C95827" w:rsidRDefault="00FD1757" w:rsidP="00D159C9">
      <w:pPr>
        <w:numPr>
          <w:ilvl w:val="0"/>
          <w:numId w:val="7"/>
        </w:numPr>
        <w:rPr>
          <w:rFonts w:cs="Open Sans"/>
          <w:color w:val="FF0000"/>
        </w:rPr>
      </w:pPr>
      <w:r w:rsidRPr="00C95827">
        <w:rPr>
          <w:rFonts w:cs="Open Sans"/>
          <w:color w:val="FF0000"/>
        </w:rPr>
        <w:t xml:space="preserve">Achieved a </w:t>
      </w:r>
      <w:r w:rsidR="005673CF" w:rsidRPr="00C95827">
        <w:rPr>
          <w:rFonts w:cs="Open Sans"/>
          <w:b/>
          <w:color w:val="FF0000"/>
        </w:rPr>
        <w:t>100</w:t>
      </w:r>
      <w:r w:rsidRPr="00C95827">
        <w:rPr>
          <w:rFonts w:cs="Open Sans"/>
          <w:b/>
          <w:color w:val="FF0000"/>
        </w:rPr>
        <w:t>% reduction in reported near-miss incidents</w:t>
      </w:r>
      <w:r w:rsidRPr="00C95827">
        <w:rPr>
          <w:rFonts w:cs="Open Sans"/>
          <w:color w:val="FF0000"/>
        </w:rPr>
        <w:t>, demonstrating improved hazard identification and preventive measures.</w:t>
      </w:r>
    </w:p>
    <w:p w14:paraId="4E0AB7C0" w14:textId="77777777" w:rsidR="00FD1757" w:rsidRPr="00C95827" w:rsidRDefault="00FD1757" w:rsidP="00D159C9">
      <w:pPr>
        <w:numPr>
          <w:ilvl w:val="0"/>
          <w:numId w:val="7"/>
        </w:numPr>
        <w:rPr>
          <w:rFonts w:cs="Open Sans"/>
          <w:color w:val="FF0000"/>
        </w:rPr>
      </w:pPr>
      <w:r w:rsidRPr="00C95827">
        <w:rPr>
          <w:rFonts w:cs="Open Sans"/>
          <w:color w:val="FF0000"/>
        </w:rPr>
        <w:t xml:space="preserve">Maintained </w:t>
      </w:r>
      <w:r w:rsidRPr="00C95827">
        <w:rPr>
          <w:rFonts w:cs="Open Sans"/>
          <w:b/>
          <w:color w:val="FF0000"/>
        </w:rPr>
        <w:t>100% monitoring of employee health and well-being</w:t>
      </w:r>
      <w:r w:rsidRPr="00C95827">
        <w:rPr>
          <w:rFonts w:cs="Open Sans"/>
          <w:color w:val="FF0000"/>
        </w:rPr>
        <w:t>, supported by structured occupational health programmes.</w:t>
      </w:r>
    </w:p>
    <w:p w14:paraId="0C381A38" w14:textId="77777777" w:rsidR="00FD1757" w:rsidRPr="00C95827" w:rsidRDefault="00FD1757" w:rsidP="008A3097">
      <w:pPr>
        <w:rPr>
          <w:rFonts w:cs="Open Sans"/>
          <w:b/>
          <w:color w:val="FF0000"/>
        </w:rPr>
      </w:pPr>
      <w:commentRangeStart w:id="39"/>
      <w:commentRangeStart w:id="40"/>
      <w:r w:rsidRPr="00C95827">
        <w:rPr>
          <w:rFonts w:cs="Open Sans"/>
          <w:b/>
          <w:color w:val="FF0000"/>
        </w:rPr>
        <w:t>Workforce &amp; Human Capital</w:t>
      </w:r>
    </w:p>
    <w:p w14:paraId="5F52852C" w14:textId="77777777" w:rsidR="00FD1757" w:rsidRPr="00C95827" w:rsidRDefault="00FD1757" w:rsidP="00D159C9">
      <w:pPr>
        <w:pStyle w:val="ListParagraph"/>
        <w:numPr>
          <w:ilvl w:val="0"/>
          <w:numId w:val="9"/>
        </w:numPr>
        <w:rPr>
          <w:rFonts w:cs="Open Sans"/>
          <w:color w:val="FF0000"/>
        </w:rPr>
      </w:pPr>
      <w:r w:rsidRPr="00C95827">
        <w:rPr>
          <w:rFonts w:cs="Open Sans"/>
          <w:color w:val="FF0000"/>
        </w:rPr>
        <w:t xml:space="preserve">Total workforce: </w:t>
      </w:r>
      <w:r w:rsidRPr="00C95827">
        <w:rPr>
          <w:rFonts w:cs="Open Sans"/>
          <w:b/>
          <w:color w:val="FF0000"/>
        </w:rPr>
        <w:t>8,513 employees</w:t>
      </w:r>
    </w:p>
    <w:p w14:paraId="7BCBD6FA" w14:textId="4E21E41F" w:rsidR="00FD1757" w:rsidRPr="00C95827" w:rsidRDefault="00FD1757" w:rsidP="00D159C9">
      <w:pPr>
        <w:pStyle w:val="ListParagraph"/>
        <w:numPr>
          <w:ilvl w:val="0"/>
          <w:numId w:val="9"/>
        </w:numPr>
        <w:rPr>
          <w:rFonts w:cs="Open Sans"/>
          <w:color w:val="FF0000"/>
        </w:rPr>
      </w:pPr>
      <w:commentRangeStart w:id="41"/>
      <w:commentRangeStart w:id="42"/>
      <w:r w:rsidRPr="00C95827">
        <w:rPr>
          <w:rFonts w:cs="Open Sans"/>
          <w:color w:val="FF0000"/>
        </w:rPr>
        <w:t xml:space="preserve">Delivered </w:t>
      </w:r>
      <w:r w:rsidRPr="00C95827">
        <w:rPr>
          <w:rFonts w:cs="Open Sans"/>
          <w:b/>
          <w:color w:val="FF0000"/>
        </w:rPr>
        <w:t xml:space="preserve">46,550 </w:t>
      </w:r>
      <w:commentRangeEnd w:id="41"/>
      <w:r w:rsidR="00880D19" w:rsidRPr="00C95827">
        <w:rPr>
          <w:rStyle w:val="CommentReference"/>
          <w:rFonts w:cs="Open Sans"/>
          <w:b/>
          <w:color w:val="FF0000"/>
          <w:sz w:val="24"/>
          <w:szCs w:val="22"/>
        </w:rPr>
        <w:commentReference w:id="41"/>
      </w:r>
      <w:commentRangeEnd w:id="42"/>
      <w:r w:rsidR="00AF70A0" w:rsidRPr="00C95827">
        <w:rPr>
          <w:rStyle w:val="CommentReference"/>
          <w:rFonts w:cs="Open Sans"/>
          <w:b/>
          <w:color w:val="FF0000"/>
          <w:sz w:val="24"/>
          <w:szCs w:val="22"/>
        </w:rPr>
        <w:commentReference w:id="42"/>
      </w:r>
      <w:r w:rsidRPr="00C95827">
        <w:rPr>
          <w:rFonts w:cs="Open Sans"/>
          <w:b/>
          <w:color w:val="FF0000"/>
        </w:rPr>
        <w:t>training hours</w:t>
      </w:r>
      <w:r w:rsidRPr="00C95827">
        <w:rPr>
          <w:rFonts w:cs="Open Sans"/>
          <w:color w:val="FF0000"/>
        </w:rPr>
        <w:t xml:space="preserve"> across technical and professional development programmes</w:t>
      </w:r>
      <w:r w:rsidR="00371525" w:rsidRPr="00C95827">
        <w:rPr>
          <w:rFonts w:cs="Open Sans"/>
          <w:color w:val="FF0000"/>
        </w:rPr>
        <w:t xml:space="preserve">, </w:t>
      </w:r>
      <w:r w:rsidR="00AF70A0" w:rsidRPr="00C95827">
        <w:rPr>
          <w:rFonts w:cs="Open Sans"/>
          <w:color w:val="FF0000"/>
        </w:rPr>
        <w:t>achieving</w:t>
      </w:r>
      <w:r w:rsidR="006C4AE6" w:rsidRPr="00C95827">
        <w:rPr>
          <w:rFonts w:cs="Open Sans"/>
          <w:color w:val="FF0000"/>
        </w:rPr>
        <w:t xml:space="preserve"> </w:t>
      </w:r>
      <w:r w:rsidR="00AF70A0" w:rsidRPr="00C95827">
        <w:rPr>
          <w:rFonts w:cs="Open Sans"/>
          <w:color w:val="FF0000"/>
        </w:rPr>
        <w:t>12.24% increase compared to last year.</w:t>
      </w:r>
    </w:p>
    <w:p w14:paraId="56032789" w14:textId="77777777" w:rsidR="00FD1757" w:rsidRPr="00C95827" w:rsidRDefault="00FD1757" w:rsidP="00D159C9">
      <w:pPr>
        <w:pStyle w:val="ListParagraph"/>
        <w:numPr>
          <w:ilvl w:val="0"/>
          <w:numId w:val="9"/>
        </w:numPr>
        <w:rPr>
          <w:rFonts w:cs="Open Sans"/>
          <w:color w:val="FF0000"/>
        </w:rPr>
      </w:pPr>
      <w:r w:rsidRPr="00C95827">
        <w:rPr>
          <w:rFonts w:cs="Open Sans"/>
          <w:color w:val="FF0000"/>
        </w:rPr>
        <w:t xml:space="preserve">Total investment in training: </w:t>
      </w:r>
      <w:r w:rsidRPr="00C95827">
        <w:rPr>
          <w:rFonts w:cs="Arial"/>
          <w:b/>
          <w:color w:val="FF0000"/>
          <w:highlight w:val="yellow"/>
        </w:rPr>
        <w:t>₦</w:t>
      </w:r>
      <w:r w:rsidRPr="00C95827">
        <w:rPr>
          <w:rFonts w:cs="Open Sans"/>
          <w:b/>
          <w:color w:val="FF0000"/>
          <w:highlight w:val="yellow"/>
        </w:rPr>
        <w:t xml:space="preserve"> x</w:t>
      </w:r>
    </w:p>
    <w:p w14:paraId="52109034" w14:textId="28A6EA5D" w:rsidR="00FD1757" w:rsidRPr="00C95827" w:rsidRDefault="00FD1757" w:rsidP="00D159C9">
      <w:pPr>
        <w:pStyle w:val="ListParagraph"/>
        <w:numPr>
          <w:ilvl w:val="0"/>
          <w:numId w:val="9"/>
        </w:numPr>
        <w:rPr>
          <w:rFonts w:cs="Open Sans"/>
          <w:color w:val="FF0000"/>
        </w:rPr>
      </w:pPr>
      <w:r w:rsidRPr="00C95827">
        <w:rPr>
          <w:rFonts w:cs="Open Sans"/>
          <w:color w:val="FF0000"/>
        </w:rPr>
        <w:t>Reinforced commitment to employee well-being, engagement, and retention</w:t>
      </w:r>
      <w:commentRangeEnd w:id="39"/>
      <w:r w:rsidR="002345D0" w:rsidRPr="00C95827">
        <w:rPr>
          <w:rStyle w:val="CommentReference"/>
          <w:rFonts w:cs="Open Sans"/>
          <w:color w:val="FF0000"/>
          <w:sz w:val="24"/>
          <w:szCs w:val="22"/>
        </w:rPr>
        <w:commentReference w:id="39"/>
      </w:r>
      <w:commentRangeEnd w:id="40"/>
      <w:r w:rsidR="00DC39AB" w:rsidRPr="00C95827">
        <w:rPr>
          <w:rStyle w:val="CommentReference"/>
          <w:rFonts w:cs="Open Sans"/>
          <w:color w:val="FF0000"/>
          <w:sz w:val="24"/>
          <w:szCs w:val="22"/>
        </w:rPr>
        <w:commentReference w:id="40"/>
      </w:r>
    </w:p>
    <w:p w14:paraId="60790822" w14:textId="1A4B1500" w:rsidR="00FD1757" w:rsidRPr="00C95827" w:rsidRDefault="00A00518" w:rsidP="008A3097">
      <w:pPr>
        <w:rPr>
          <w:rFonts w:cs="Open Sans"/>
          <w:b/>
          <w:color w:val="FF0000"/>
        </w:rPr>
      </w:pPr>
      <w:r w:rsidRPr="00C95827">
        <w:rPr>
          <w:rFonts w:cs="Open Sans"/>
          <w:b/>
          <w:color w:val="FF0000"/>
        </w:rPr>
        <w:t>Governance and</w:t>
      </w:r>
      <w:r w:rsidR="00FD1757" w:rsidRPr="00C95827">
        <w:rPr>
          <w:rFonts w:cs="Open Sans"/>
          <w:b/>
          <w:color w:val="FF0000"/>
        </w:rPr>
        <w:t xml:space="preserve"> </w:t>
      </w:r>
      <w:commentRangeStart w:id="44"/>
      <w:r w:rsidR="00FD1757" w:rsidRPr="00C95827">
        <w:rPr>
          <w:rFonts w:cs="Open Sans"/>
          <w:b/>
          <w:color w:val="FF0000"/>
        </w:rPr>
        <w:t>Leadership</w:t>
      </w:r>
      <w:commentRangeEnd w:id="44"/>
      <w:r w:rsidRPr="00C95827">
        <w:rPr>
          <w:rStyle w:val="CommentReference"/>
          <w:rFonts w:cs="Open Sans"/>
          <w:b/>
          <w:color w:val="FF0000"/>
          <w:sz w:val="24"/>
          <w:szCs w:val="22"/>
        </w:rPr>
        <w:commentReference w:id="44"/>
      </w:r>
    </w:p>
    <w:p w14:paraId="1E39FA1D" w14:textId="77777777" w:rsidR="00FD1757" w:rsidRPr="00C95827" w:rsidRDefault="00FD1757" w:rsidP="008A3097">
      <w:pPr>
        <w:rPr>
          <w:rFonts w:cs="Open Sans"/>
          <w:color w:val="FF0000"/>
        </w:rPr>
      </w:pPr>
      <w:r w:rsidRPr="00C95827">
        <w:rPr>
          <w:rFonts w:cs="Open Sans"/>
          <w:color w:val="FF0000"/>
        </w:rPr>
        <w:t>Julius Berger Nigeria Plc strengthened governance practices and ethical business conduct during the reporting year:</w:t>
      </w:r>
    </w:p>
    <w:p w14:paraId="313CE462" w14:textId="77777777" w:rsidR="00FD1757" w:rsidRPr="00C95827" w:rsidRDefault="00FD1757" w:rsidP="00D159C9">
      <w:pPr>
        <w:numPr>
          <w:ilvl w:val="0"/>
          <w:numId w:val="8"/>
        </w:numPr>
        <w:rPr>
          <w:rFonts w:cs="Open Sans"/>
          <w:color w:val="FF0000"/>
        </w:rPr>
      </w:pPr>
      <w:r w:rsidRPr="00C95827">
        <w:rPr>
          <w:rFonts w:cs="Open Sans"/>
          <w:b/>
          <w:color w:val="FF0000"/>
        </w:rPr>
        <w:t>Zero confirmed incidents of corruption</w:t>
      </w:r>
      <w:r w:rsidRPr="00C95827">
        <w:rPr>
          <w:rFonts w:cs="Open Sans"/>
          <w:color w:val="FF0000"/>
        </w:rPr>
        <w:t xml:space="preserve"> recorded.</w:t>
      </w:r>
    </w:p>
    <w:p w14:paraId="43AD3A57" w14:textId="74C82631" w:rsidR="003937C7" w:rsidRPr="00C95827" w:rsidRDefault="00FD1757" w:rsidP="00571BD3">
      <w:pPr>
        <w:numPr>
          <w:ilvl w:val="0"/>
          <w:numId w:val="8"/>
        </w:numPr>
        <w:rPr>
          <w:rFonts w:cs="Open Sans"/>
          <w:color w:val="FF0000"/>
        </w:rPr>
      </w:pPr>
      <w:r w:rsidRPr="00C95827">
        <w:rPr>
          <w:rFonts w:cs="Open Sans"/>
          <w:color w:val="FF0000"/>
        </w:rPr>
        <w:t xml:space="preserve">Anti-corruption policies were communicated to </w:t>
      </w:r>
      <w:r w:rsidRPr="00C95827">
        <w:rPr>
          <w:rFonts w:cs="Open Sans"/>
          <w:b/>
          <w:color w:val="FF0000"/>
        </w:rPr>
        <w:t>953 employees</w:t>
      </w:r>
      <w:r w:rsidRPr="00C95827">
        <w:rPr>
          <w:rFonts w:cs="Open Sans"/>
          <w:color w:val="FF0000"/>
        </w:rPr>
        <w:t xml:space="preserve"> , with </w:t>
      </w:r>
      <w:r w:rsidRPr="00C95827">
        <w:rPr>
          <w:rFonts w:cs="Open Sans"/>
          <w:b/>
          <w:color w:val="FF0000"/>
        </w:rPr>
        <w:t>223 employees</w:t>
      </w:r>
      <w:r w:rsidRPr="00C95827">
        <w:rPr>
          <w:rFonts w:cs="Open Sans"/>
          <w:color w:val="FF0000"/>
        </w:rPr>
        <w:t xml:space="preserve">  receiving dedicated anti-corruption training.</w:t>
      </w:r>
    </w:p>
    <w:p w14:paraId="7C025784" w14:textId="77777777" w:rsidR="00FD1757" w:rsidRDefault="00FD1757" w:rsidP="008A3097"/>
    <w:p w14:paraId="05C76F4C" w14:textId="77777777" w:rsidR="00FD1757" w:rsidRDefault="00FD1757" w:rsidP="008A3097"/>
    <w:p w14:paraId="1E8FB67C" w14:textId="77777777" w:rsidR="00FD1757" w:rsidRDefault="00FD1757" w:rsidP="008A3097"/>
    <w:p w14:paraId="7F6995E8" w14:textId="77777777" w:rsidR="00FD1757" w:rsidRDefault="00FD1757" w:rsidP="00943E7E"/>
    <w:p w14:paraId="6F77646B" w14:textId="77777777" w:rsidR="00FD1757" w:rsidRDefault="00FD1757" w:rsidP="008A3097"/>
    <w:p w14:paraId="3721C1DB" w14:textId="77777777" w:rsidR="00571BD3" w:rsidRDefault="00571BD3" w:rsidP="00571BD3"/>
    <w:p w14:paraId="0313D23D" w14:textId="77777777" w:rsidR="004B7612" w:rsidRDefault="004B7612" w:rsidP="00571BD3"/>
    <w:p w14:paraId="08910FD0" w14:textId="77777777" w:rsidR="004B7612" w:rsidRDefault="004B7612" w:rsidP="00571BD3"/>
    <w:p w14:paraId="2680D874" w14:textId="77777777" w:rsidR="004B7612" w:rsidRDefault="004B7612" w:rsidP="00571BD3"/>
    <w:p w14:paraId="373507CC" w14:textId="77777777" w:rsidR="00571BD3" w:rsidRPr="00982EBE" w:rsidRDefault="00571BD3" w:rsidP="00571BD3"/>
    <w:p w14:paraId="5FBA09B9" w14:textId="16895DAB" w:rsidR="00FD1757" w:rsidRPr="00982EBE" w:rsidRDefault="00C41F64" w:rsidP="00A06B6C">
      <w:pPr>
        <w:pStyle w:val="Heading1"/>
      </w:pPr>
      <w:bookmarkStart w:id="45" w:name="_Toc1535588674"/>
      <w:bookmarkStart w:id="46" w:name="_Toc1000497719"/>
      <w:bookmarkStart w:id="47" w:name="_Toc224302664"/>
      <w:bookmarkStart w:id="48" w:name="_Toc224302870"/>
      <w:bookmarkStart w:id="49" w:name="_Toc226528019"/>
      <w:r w:rsidRPr="00982EBE">
        <w:lastRenderedPageBreak/>
        <w:t>Approach to Sustainability</w:t>
      </w:r>
      <w:bookmarkEnd w:id="45"/>
      <w:bookmarkEnd w:id="46"/>
      <w:bookmarkEnd w:id="47"/>
      <w:bookmarkEnd w:id="48"/>
      <w:bookmarkEnd w:id="49"/>
    </w:p>
    <w:p w14:paraId="21F42A71" w14:textId="616AACBC" w:rsidR="00FD1757" w:rsidRPr="00982EBE" w:rsidRDefault="00FD1757" w:rsidP="008A3097">
      <w:bookmarkStart w:id="50" w:name="_Toc224302665"/>
      <w:bookmarkStart w:id="51" w:name="_Toc224302871"/>
      <w:bookmarkStart w:id="52" w:name="_Toc232614080"/>
      <w:bookmarkStart w:id="53" w:name="_Toc241215424"/>
      <w:r w:rsidRPr="00982EBE">
        <w:t>At Julius Berger Nigeria Plc (JBN), sustainability is integrated into the way the Group plans, delivers, and manages infrastructure projects. As a leading engineering and construction company operating across Nigeria, our activities influence economic development, environmental performance, and social outcomes in the communities where we operate. Our approach therefore focuses on managing these impacts responsibly while ensuring that infrastructure delivery remains efficient, safe, and aligned with long-term national development priorities.</w:t>
      </w:r>
      <w:bookmarkEnd w:id="50"/>
      <w:bookmarkEnd w:id="51"/>
    </w:p>
    <w:p w14:paraId="2F0CEA86" w14:textId="77777777" w:rsidR="00FD1757" w:rsidRPr="003C7C93" w:rsidRDefault="00FD1757" w:rsidP="00571BD3">
      <w:pPr>
        <w:rPr>
          <w:rFonts w:cs="Open Sans"/>
        </w:rPr>
      </w:pPr>
      <w:bookmarkStart w:id="54" w:name="_Toc224302666"/>
      <w:bookmarkStart w:id="55" w:name="_Toc224302872"/>
      <w:r w:rsidRPr="00982EBE">
        <w:t>Sustainability considerations are embedded across the project lifecycle—from planning and procurement to construction, operation, and stakeholder engagement. By integrating environmental management, workforce safety, ethical conduct, and responsible resource use into operational decision-making, Julius Berger seeks to balance project delivery with the broader responsibilities that accompany large-scale infrastructure development.</w:t>
      </w:r>
      <w:bookmarkEnd w:id="54"/>
      <w:bookmarkEnd w:id="55"/>
    </w:p>
    <w:p w14:paraId="0B153A76" w14:textId="2A1674E0" w:rsidR="00FD1757" w:rsidRPr="00982EBE" w:rsidRDefault="00FD1757" w:rsidP="008A3097">
      <w:bookmarkStart w:id="56" w:name="_Toc224302667"/>
      <w:bookmarkStart w:id="57" w:name="_Toc224302873"/>
      <w:r w:rsidRPr="00982EBE">
        <w:t xml:space="preserve">Oversight of sustainability matters is provided through the Company’s governance structures, with the Board of Directors responsible for ensuring that environmental, social, and governance considerations are appropriately integrated into strategic and operational discussions. At the management level, sustainability initiatives are implemented through operational teams responsible for environmental management, </w:t>
      </w:r>
      <w:commentRangeStart w:id="58"/>
      <w:commentRangeStart w:id="59"/>
      <w:commentRangeStart w:id="60"/>
      <w:r w:rsidRPr="00982EBE">
        <w:t>occupational</w:t>
      </w:r>
      <w:commentRangeEnd w:id="58"/>
      <w:r w:rsidR="00AC3B09" w:rsidRPr="00982EBE">
        <w:rPr>
          <w:rStyle w:val="CommentReference"/>
          <w:sz w:val="24"/>
          <w:szCs w:val="22"/>
        </w:rPr>
        <w:commentReference w:id="58"/>
      </w:r>
      <w:commentRangeEnd w:id="59"/>
      <w:r w:rsidR="00D52CAA" w:rsidRPr="00982EBE">
        <w:rPr>
          <w:rStyle w:val="CommentReference"/>
          <w:sz w:val="24"/>
          <w:szCs w:val="22"/>
        </w:rPr>
        <w:commentReference w:id="59"/>
      </w:r>
      <w:commentRangeEnd w:id="60"/>
      <w:r w:rsidR="00B65C55" w:rsidRPr="00982EBE">
        <w:rPr>
          <w:rStyle w:val="CommentReference"/>
          <w:sz w:val="24"/>
          <w:szCs w:val="22"/>
        </w:rPr>
        <w:commentReference w:id="60"/>
      </w:r>
      <w:r w:rsidRPr="00982EBE">
        <w:t xml:space="preserve"> health and safety, compliance, and stakeholder relations across project sites.</w:t>
      </w:r>
      <w:bookmarkEnd w:id="56"/>
      <w:bookmarkEnd w:id="57"/>
    </w:p>
    <w:p w14:paraId="1ED59281" w14:textId="354C45BB" w:rsidR="00FD1757" w:rsidRPr="00982EBE" w:rsidRDefault="00FD1757" w:rsidP="008A3097">
      <w:bookmarkStart w:id="62" w:name="_Toc224302668"/>
      <w:bookmarkStart w:id="63" w:name="_Toc224302874"/>
      <w:r w:rsidRPr="00982EBE">
        <w:t>The Group’s sustainability priorities are also informed by continuous engagement with stakeholders including employees, clients, regulators, suppliers, and host communities. These interactions provide valuable insight into stakeholder expectations and help guide the identification of issues that are most relevant to the Company’s operations and long-term performance.</w:t>
      </w:r>
      <w:bookmarkEnd w:id="62"/>
      <w:bookmarkEnd w:id="63"/>
    </w:p>
    <w:p w14:paraId="7C1A1849" w14:textId="6F271EC5" w:rsidR="00FD1757" w:rsidRPr="003C7C93" w:rsidRDefault="00FD1757" w:rsidP="00571BD3">
      <w:pPr>
        <w:rPr>
          <w:rFonts w:cs="Open Sans"/>
        </w:rPr>
      </w:pPr>
      <w:bookmarkStart w:id="64" w:name="_Toc224302669"/>
      <w:bookmarkStart w:id="65" w:name="_Toc224302875"/>
      <w:r w:rsidRPr="00982EBE">
        <w:t>Through this structured approach, Julius Berger continues to strengthen its internal systems for monitoring sustainability performance, improving operational efficiency, and managing environmental and social impacts across its activities.</w:t>
      </w:r>
      <w:bookmarkEnd w:id="64"/>
      <w:bookmarkEnd w:id="65"/>
    </w:p>
    <w:p w14:paraId="49D70F9F" w14:textId="411D0B12" w:rsidR="00FD1757" w:rsidRDefault="00FD1757" w:rsidP="008A3097">
      <w:bookmarkStart w:id="66" w:name="_Toc224302670"/>
      <w:bookmarkStart w:id="67" w:name="_Toc224302876"/>
      <w:r w:rsidRPr="00982EBE">
        <w:t xml:space="preserve">Our sustainability </w:t>
      </w:r>
      <w:commentRangeStart w:id="68"/>
      <w:r w:rsidRPr="00982EBE">
        <w:t>framework is anchored on four guiding pillars that reflect the areas where the Company’s operations have the greatest influence.</w:t>
      </w:r>
      <w:bookmarkEnd w:id="66"/>
      <w:bookmarkEnd w:id="67"/>
      <w:commentRangeEnd w:id="68"/>
      <w:r w:rsidR="00A339A8">
        <w:rPr>
          <w:rStyle w:val="CommentReference"/>
          <w:sz w:val="24"/>
          <w:szCs w:val="22"/>
        </w:rPr>
        <w:commentReference w:id="68"/>
      </w:r>
    </w:p>
    <w:p w14:paraId="0D859677" w14:textId="77777777" w:rsidR="00FC1267" w:rsidRDefault="00FC1267" w:rsidP="00571BD3"/>
    <w:p w14:paraId="48802ACA" w14:textId="77777777" w:rsidR="00FC1267" w:rsidRDefault="00FC1267" w:rsidP="00571BD3"/>
    <w:p w14:paraId="42EB2EA5" w14:textId="77777777" w:rsidR="00FC1267" w:rsidRDefault="00FC1267" w:rsidP="00571BD3"/>
    <w:p w14:paraId="09AD8A6B" w14:textId="77777777" w:rsidR="00FC1267" w:rsidRDefault="00FC1267" w:rsidP="00571BD3"/>
    <w:p w14:paraId="660BD436" w14:textId="77777777" w:rsidR="00FC1267" w:rsidRDefault="00FC1267" w:rsidP="00571BD3"/>
    <w:p w14:paraId="1522119C" w14:textId="77777777" w:rsidR="00FC1267" w:rsidRDefault="00FC1267" w:rsidP="00571BD3"/>
    <w:p w14:paraId="3FAB9DE4" w14:textId="77777777" w:rsidR="00FC1267" w:rsidRPr="00982EBE" w:rsidRDefault="00FC1267" w:rsidP="00571BD3"/>
    <w:p w14:paraId="04FCF3D6" w14:textId="77777777" w:rsidR="004B7612" w:rsidRPr="004B7612" w:rsidRDefault="004B7612" w:rsidP="008A3097">
      <w:pPr>
        <w:rPr>
          <w:rFonts w:cs="Open Sans"/>
        </w:rPr>
      </w:pPr>
    </w:p>
    <w:p w14:paraId="5A7F17FC" w14:textId="77777777" w:rsidR="00FD1757" w:rsidRPr="00347B07" w:rsidRDefault="00FD1757" w:rsidP="00347B07">
      <w:pPr>
        <w:rPr>
          <w:rFonts w:cs="Open Sans"/>
          <w:u w:val="single"/>
        </w:rPr>
      </w:pPr>
      <w:bookmarkStart w:id="69" w:name="_Toc224302671"/>
      <w:bookmarkStart w:id="70" w:name="_Toc224302877"/>
      <w:bookmarkStart w:id="71" w:name="_Toc226528020"/>
      <w:r w:rsidRPr="00347B07">
        <w:rPr>
          <w:u w:val="single"/>
        </w:rPr>
        <w:t>Sustainable Leadership</w:t>
      </w:r>
      <w:bookmarkEnd w:id="69"/>
      <w:bookmarkEnd w:id="70"/>
      <w:bookmarkEnd w:id="71"/>
    </w:p>
    <w:p w14:paraId="4374B17F" w14:textId="77777777" w:rsidR="00FD1757" w:rsidRPr="003C7C93" w:rsidRDefault="00FD1757" w:rsidP="00571BD3">
      <w:pPr>
        <w:rPr>
          <w:rFonts w:cs="Open Sans"/>
        </w:rPr>
      </w:pPr>
      <w:bookmarkStart w:id="72" w:name="_Toc224302672"/>
      <w:bookmarkStart w:id="73" w:name="_Toc224302878"/>
      <w:r w:rsidRPr="00982EBE">
        <w:t>Sustainable Leadership reflects Julius Berger’s commitment to strong governance, ethical conduct, and responsible oversight of business activities. The Company maintains governance structures that promote transparency, accountability, and disciplined risk management. Through these mechanisms, sustainability-related risks and opportunities are considered alongside financial and operational performance, ensuring that responsible decision-making is embedded throughout the organisation.</w:t>
      </w:r>
      <w:bookmarkEnd w:id="72"/>
      <w:bookmarkEnd w:id="73"/>
    </w:p>
    <w:p w14:paraId="5F506948" w14:textId="77777777" w:rsidR="00FD1757" w:rsidRPr="00982EBE" w:rsidRDefault="00FD1757" w:rsidP="008A3097"/>
    <w:p w14:paraId="07C7274B" w14:textId="6ECA3B43" w:rsidR="00FD1757" w:rsidRPr="00962959" w:rsidRDefault="00FD1757" w:rsidP="00962959">
      <w:pPr>
        <w:rPr>
          <w:rFonts w:cs="Open Sans"/>
          <w:b/>
          <w:u w:val="single"/>
        </w:rPr>
      </w:pPr>
      <w:bookmarkStart w:id="74" w:name="_Toc224302673"/>
      <w:bookmarkStart w:id="75" w:name="_Toc224302879"/>
      <w:r w:rsidRPr="00962959">
        <w:rPr>
          <w:u w:val="single"/>
        </w:rPr>
        <w:t>Progressive Economic Development</w:t>
      </w:r>
      <w:bookmarkEnd w:id="74"/>
      <w:bookmarkEnd w:id="75"/>
    </w:p>
    <w:p w14:paraId="2E20B841" w14:textId="242076AB" w:rsidR="009608FD" w:rsidRPr="00982EBE" w:rsidRDefault="00FD1757" w:rsidP="00571BD3">
      <w:bookmarkStart w:id="76" w:name="_Toc224302674"/>
      <w:bookmarkStart w:id="77" w:name="_Toc224302880"/>
      <w:r w:rsidRPr="00982EBE">
        <w:t>Infrastructure plays a fundamental role in enabling economic growth and improving connectivity. Through the construction of major transport corridors, bridges, industrial facilities, and public infrastructure, Julius Berger contributes to economic activity and development across Nigeria. In addition to delivering critical infrastructure assets, the Company supports local economic participation through employment generation, supplier engagement, and collaboration with domestic value chains.</w:t>
      </w:r>
      <w:bookmarkEnd w:id="76"/>
      <w:bookmarkEnd w:id="77"/>
    </w:p>
    <w:p w14:paraId="3DBA2D56" w14:textId="77777777" w:rsidR="00FD1757" w:rsidRPr="00962959" w:rsidRDefault="00FD1757" w:rsidP="00962959">
      <w:pPr>
        <w:rPr>
          <w:rFonts w:cs="Open Sans"/>
          <w:u w:val="single"/>
        </w:rPr>
      </w:pPr>
      <w:bookmarkStart w:id="78" w:name="_Toc224302675"/>
      <w:bookmarkStart w:id="79" w:name="_Toc224302881"/>
      <w:r w:rsidRPr="00962959">
        <w:rPr>
          <w:u w:val="single"/>
        </w:rPr>
        <w:t>Social Inclusion</w:t>
      </w:r>
      <w:bookmarkEnd w:id="78"/>
      <w:bookmarkEnd w:id="79"/>
    </w:p>
    <w:p w14:paraId="1B2E054D" w14:textId="63DC3790" w:rsidR="009608FD" w:rsidRPr="00613615" w:rsidRDefault="00FD1757" w:rsidP="00571BD3">
      <w:pPr>
        <w:rPr>
          <w:rFonts w:cs="Open Sans"/>
        </w:rPr>
      </w:pPr>
      <w:bookmarkStart w:id="80" w:name="_Toc224302676"/>
      <w:bookmarkStart w:id="81" w:name="_Toc224302882"/>
      <w:r w:rsidRPr="00982EBE">
        <w:t>Social Inclusion guides the Company’s approach to workforce engagement, community interaction, and stakeholder participation. Julius Berger recognises that infrastructure projects operate within complex social environments and therefore seeks to maintain open and constructive dialogue with stakeholders. Through structured engagement processes, the Company works to ensure that project concerns are addressed responsibly and that the benefits of infrastructure development extend to host communities and project stakeholders.</w:t>
      </w:r>
      <w:bookmarkStart w:id="82" w:name="_Toc224302677"/>
      <w:bookmarkStart w:id="83" w:name="_Toc224302883"/>
      <w:bookmarkEnd w:id="80"/>
      <w:bookmarkEnd w:id="81"/>
    </w:p>
    <w:p w14:paraId="1395646B" w14:textId="2C21790F" w:rsidR="00FD1757" w:rsidRPr="00962959" w:rsidRDefault="00FD1757" w:rsidP="00962959">
      <w:pPr>
        <w:rPr>
          <w:rFonts w:cs="Open Sans"/>
          <w:b/>
          <w:u w:val="single"/>
        </w:rPr>
      </w:pPr>
      <w:r w:rsidRPr="00962959">
        <w:rPr>
          <w:u w:val="single"/>
        </w:rPr>
        <w:t>Environmental Responsibility</w:t>
      </w:r>
      <w:bookmarkEnd w:id="82"/>
      <w:bookmarkEnd w:id="83"/>
    </w:p>
    <w:p w14:paraId="653A2566" w14:textId="77777777" w:rsidR="00FD1757" w:rsidRPr="003C7C93" w:rsidRDefault="00FD1757" w:rsidP="00571BD3">
      <w:pPr>
        <w:rPr>
          <w:rFonts w:cs="Open Sans"/>
        </w:rPr>
      </w:pPr>
      <w:bookmarkStart w:id="84" w:name="_Toc224302678"/>
      <w:bookmarkStart w:id="85" w:name="_Toc224302884"/>
      <w:r w:rsidRPr="00982EBE">
        <w:t>Environmental Responsibility underpins the management of energy use, greenhouse gas emissions, materials consumption, and other environmental impacts associated with construction activities. Julius Berger applies preventive controls, environmental monitoring systems, and mitigation measures across project sites to reduce environmental footprint while maintaining high standards of engineering and operational performance.</w:t>
      </w:r>
      <w:bookmarkEnd w:id="84"/>
      <w:bookmarkEnd w:id="85"/>
    </w:p>
    <w:p w14:paraId="2FC467E6" w14:textId="77777777" w:rsidR="000C2865" w:rsidRPr="00982EBE" w:rsidRDefault="000C2865" w:rsidP="000C2865">
      <w:bookmarkStart w:id="86" w:name="_Toc224302679"/>
      <w:bookmarkStart w:id="87" w:name="_Toc224302885"/>
    </w:p>
    <w:p w14:paraId="1C8D8998" w14:textId="2F4230FA" w:rsidR="00FD1757" w:rsidRPr="00982EBE" w:rsidRDefault="00FD1757" w:rsidP="008A3097">
      <w:pPr>
        <w:pStyle w:val="Heading2"/>
        <w:rPr>
          <w:rFonts w:cs="Open Sans"/>
          <w:b w:val="0"/>
          <w:sz w:val="22"/>
          <w:szCs w:val="22"/>
        </w:rPr>
      </w:pPr>
      <w:bookmarkStart w:id="88" w:name="_Toc226528021"/>
      <w:r w:rsidRPr="00982EBE">
        <w:lastRenderedPageBreak/>
        <w:t>Stakeholder Engagement</w:t>
      </w:r>
      <w:bookmarkEnd w:id="52"/>
      <w:bookmarkEnd w:id="53"/>
      <w:bookmarkEnd w:id="86"/>
      <w:bookmarkEnd w:id="87"/>
      <w:bookmarkEnd w:id="88"/>
    </w:p>
    <w:p w14:paraId="6E3FAE5A" w14:textId="726E4C84" w:rsidR="00FD1757" w:rsidRPr="003C7C93" w:rsidRDefault="00FD1757" w:rsidP="008A3097">
      <w:pPr>
        <w:rPr>
          <w:rFonts w:cs="Open Sans"/>
          <w:color w:val="000000" w:themeColor="text1"/>
        </w:rPr>
      </w:pPr>
      <w:r w:rsidRPr="003C7C93">
        <w:rPr>
          <w:rFonts w:cs="Open Sans"/>
          <w:color w:val="000000" w:themeColor="text1"/>
        </w:rPr>
        <w:t xml:space="preserve">JBN operates within a complex stakeholder environment shaped by public sector clients, regulators, host communities, investors, suppliers, employees, and financial institutions. </w:t>
      </w:r>
      <w:r w:rsidR="00346883" w:rsidRPr="003C7C93">
        <w:rPr>
          <w:rFonts w:cs="Open Sans"/>
          <w:color w:val="000000" w:themeColor="text1"/>
        </w:rPr>
        <w:t xml:space="preserve">We prioritise stakeholders based on two central considerations: the degree of influence they exert on our operations, and the extent to which our activities affect them. </w:t>
      </w:r>
    </w:p>
    <w:p w14:paraId="1C10B78C" w14:textId="32D64077" w:rsidR="00FD1757" w:rsidRPr="003C7C93" w:rsidRDefault="00FD1757" w:rsidP="008A3097">
      <w:pPr>
        <w:rPr>
          <w:rFonts w:cs="Open Sans"/>
          <w:color w:val="000000" w:themeColor="text1"/>
        </w:rPr>
      </w:pPr>
      <w:r w:rsidRPr="003C7C93">
        <w:rPr>
          <w:rFonts w:cs="Open Sans"/>
          <w:color w:val="000000" w:themeColor="text1"/>
        </w:rPr>
        <w:t>Engagement occurs at both corporate and project levels through structured consultations, regulatory interactions, investor briefings, workforce platforms, supplier performance dialogues, and community forums</w:t>
      </w:r>
      <w:r w:rsidR="00E85328" w:rsidRPr="003C7C93">
        <w:rPr>
          <w:rFonts w:cs="Open Sans"/>
          <w:color w:val="000000" w:themeColor="text1"/>
        </w:rPr>
        <w:t>,</w:t>
      </w:r>
      <w:r w:rsidRPr="003C7C93">
        <w:rPr>
          <w:rFonts w:cs="Open Sans"/>
          <w:color w:val="000000" w:themeColor="text1"/>
        </w:rPr>
        <w:t xml:space="preserve"> designed to communicate information,</w:t>
      </w:r>
      <w:r w:rsidR="0026460B" w:rsidRPr="003C7C93">
        <w:rPr>
          <w:rFonts w:cs="Open Sans"/>
          <w:color w:val="000000" w:themeColor="text1"/>
        </w:rPr>
        <w:t xml:space="preserve"> </w:t>
      </w:r>
      <w:r w:rsidRPr="003C7C93">
        <w:rPr>
          <w:rFonts w:cs="Open Sans"/>
          <w:color w:val="000000" w:themeColor="text1"/>
        </w:rPr>
        <w:t>to receive and evaluate feedback. Insights gathered are escalated through defined governance channels and incorporated into operational adjustments, policy development, and strategic planning processes</w:t>
      </w:r>
      <w:r w:rsidR="001E4DBC" w:rsidRPr="003C7C93">
        <w:rPr>
          <w:rFonts w:cs="Open Sans"/>
          <w:color w:val="000000" w:themeColor="text1"/>
        </w:rPr>
        <w:t>, thus ensuring accountability, equal access to information, responsiveness, ethical conduct, and respect for regulatory and cultural contexts</w:t>
      </w:r>
      <w:r w:rsidRPr="003C7C93">
        <w:rPr>
          <w:rFonts w:cs="Open Sans"/>
          <w:color w:val="000000" w:themeColor="text1"/>
        </w:rPr>
        <w:t>.</w:t>
      </w:r>
    </w:p>
    <w:p w14:paraId="485E2B48" w14:textId="3EB87BB7" w:rsidR="00FD1757" w:rsidRPr="003C7C93" w:rsidRDefault="00FD1757" w:rsidP="008A3097">
      <w:pPr>
        <w:rPr>
          <w:rFonts w:cs="Open Sans"/>
          <w:color w:val="000000" w:themeColor="text1"/>
        </w:rPr>
      </w:pPr>
    </w:p>
    <w:p w14:paraId="39A790E7" w14:textId="7DB5FFDB" w:rsidR="000F0736" w:rsidRDefault="00FD1757" w:rsidP="008A3097">
      <w:pPr>
        <w:rPr>
          <w:rFonts w:cs="Open Sans"/>
          <w:color w:val="000000" w:themeColor="text1"/>
        </w:rPr>
      </w:pPr>
      <w:r w:rsidRPr="003C7C93">
        <w:rPr>
          <w:rFonts w:cs="Open Sans"/>
          <w:noProof/>
        </w:rPr>
        <w:drawing>
          <wp:inline distT="0" distB="0" distL="0" distR="0" wp14:anchorId="1C30D4A1" wp14:editId="1859E3A8">
            <wp:extent cx="5954183" cy="2463800"/>
            <wp:effectExtent l="0" t="0" r="0" b="0"/>
            <wp:docPr id="203634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34085" name=""/>
                    <pic:cNvPicPr/>
                  </pic:nvPicPr>
                  <pic:blipFill rotWithShape="1">
                    <a:blip r:embed="rId15"/>
                    <a:srcRect l="19338" t="45774" r="31090" b="17759"/>
                    <a:stretch>
                      <a:fillRect/>
                    </a:stretch>
                  </pic:blipFill>
                  <pic:spPr bwMode="auto">
                    <a:xfrm>
                      <a:off x="0" y="0"/>
                      <a:ext cx="5972463" cy="2471364"/>
                    </a:xfrm>
                    <a:prstGeom prst="rect">
                      <a:avLst/>
                    </a:prstGeom>
                    <a:ln>
                      <a:noFill/>
                    </a:ln>
                    <a:extLst>
                      <a:ext uri="{53640926-AAD7-44D8-BBD7-CCE9431645EC}">
                        <a14:shadowObscured xmlns:a14="http://schemas.microsoft.com/office/drawing/2010/main"/>
                      </a:ext>
                    </a:extLst>
                  </pic:spPr>
                </pic:pic>
              </a:graphicData>
            </a:graphic>
          </wp:inline>
        </w:drawing>
      </w:r>
    </w:p>
    <w:p w14:paraId="567B72E1" w14:textId="77777777" w:rsidR="000F0736" w:rsidRDefault="000F0736" w:rsidP="008A3097">
      <w:pPr>
        <w:rPr>
          <w:rFonts w:cs="Open Sans"/>
          <w:color w:val="000000" w:themeColor="text1"/>
        </w:rPr>
      </w:pPr>
    </w:p>
    <w:p w14:paraId="38092D29" w14:textId="77777777" w:rsidR="000F0736" w:rsidRPr="003C7C93" w:rsidRDefault="000F0736" w:rsidP="008A3097">
      <w:pPr>
        <w:rPr>
          <w:rFonts w:cs="Open Sans"/>
          <w:color w:val="000000" w:themeColor="text1"/>
        </w:rPr>
      </w:pPr>
    </w:p>
    <w:p w14:paraId="6BBA215C" w14:textId="3498BCC9" w:rsidR="00FD1757" w:rsidRPr="00982EBE" w:rsidRDefault="00FD1757" w:rsidP="00441AA7">
      <w:pPr>
        <w:pStyle w:val="Heading2"/>
      </w:pPr>
      <w:bookmarkStart w:id="89" w:name="_Toc1858578605"/>
      <w:bookmarkStart w:id="90" w:name="_Toc453691244"/>
      <w:bookmarkStart w:id="91" w:name="_Toc224302680"/>
      <w:bookmarkStart w:id="92" w:name="_Toc224302886"/>
      <w:bookmarkStart w:id="93" w:name="_Toc226528022"/>
      <w:commentRangeStart w:id="94"/>
      <w:r w:rsidRPr="00982EBE">
        <w:t>Materiality Assessment</w:t>
      </w:r>
      <w:bookmarkEnd w:id="89"/>
      <w:bookmarkEnd w:id="90"/>
      <w:bookmarkEnd w:id="91"/>
      <w:bookmarkEnd w:id="92"/>
      <w:bookmarkEnd w:id="93"/>
      <w:commentRangeEnd w:id="94"/>
      <w:r w:rsidR="00512D8A" w:rsidRPr="00982EBE">
        <w:rPr>
          <w:rStyle w:val="CommentReference"/>
          <w:sz w:val="28"/>
          <w:szCs w:val="26"/>
        </w:rPr>
        <w:commentReference w:id="94"/>
      </w:r>
    </w:p>
    <w:p w14:paraId="7E0940B7" w14:textId="77777777" w:rsidR="00FD1757" w:rsidRPr="003C7C93" w:rsidRDefault="00FD1757" w:rsidP="008A3097">
      <w:pPr>
        <w:rPr>
          <w:rFonts w:cs="Open Sans"/>
          <w:color w:val="000000" w:themeColor="text1"/>
        </w:rPr>
      </w:pPr>
      <w:r w:rsidRPr="003C7C93">
        <w:rPr>
          <w:rFonts w:cs="Open Sans"/>
          <w:color w:val="000000" w:themeColor="text1"/>
        </w:rPr>
        <w:t>Julius Berger Nigeria Plc periodically conducts materiality assessments to identify the environmental, social, and governance (ESG) topics that are most relevant to its operations and stakeholders. The purpose of this process is to ensure that the Company’s sustainability reporting and management efforts focus on issues that have the most significant impacts on the business, the environment, and society.</w:t>
      </w:r>
    </w:p>
    <w:p w14:paraId="4404AFE8" w14:textId="687E03D3" w:rsidR="00FD1757" w:rsidRPr="003C7C93" w:rsidRDefault="00FD1757" w:rsidP="008A3097">
      <w:pPr>
        <w:rPr>
          <w:rFonts w:cs="Open Sans"/>
          <w:color w:val="000000" w:themeColor="text1"/>
        </w:rPr>
      </w:pPr>
      <w:r w:rsidRPr="003C7C93">
        <w:rPr>
          <w:rFonts w:cs="Open Sans"/>
          <w:color w:val="000000" w:themeColor="text1"/>
        </w:rPr>
        <w:t xml:space="preserve">The most recent materiality assessment was conducted in 2024. The assessment identified </w:t>
      </w:r>
      <w:r w:rsidR="00FA2EA9">
        <w:rPr>
          <w:rFonts w:cs="Open Sans"/>
          <w:color w:val="000000" w:themeColor="text1"/>
        </w:rPr>
        <w:t>28</w:t>
      </w:r>
      <w:r w:rsidRPr="003C7C93">
        <w:rPr>
          <w:rFonts w:cs="Open Sans"/>
          <w:color w:val="000000" w:themeColor="text1"/>
        </w:rPr>
        <w:t xml:space="preserve"> </w:t>
      </w:r>
      <w:commentRangeStart w:id="95"/>
      <w:r w:rsidRPr="003C7C93">
        <w:rPr>
          <w:rFonts w:cs="Open Sans"/>
          <w:color w:val="000000" w:themeColor="text1"/>
        </w:rPr>
        <w:t xml:space="preserve">sustainability topics that are considered most relevant to Julius Berger’s operational activities, stakeholder interests, </w:t>
      </w:r>
      <w:commentRangeEnd w:id="95"/>
      <w:r w:rsidR="00C700AB" w:rsidRPr="003C7C93">
        <w:rPr>
          <w:rStyle w:val="CommentReference"/>
          <w:rFonts w:cs="Open Sans"/>
          <w:color w:val="000000" w:themeColor="text1"/>
          <w:sz w:val="24"/>
          <w:szCs w:val="22"/>
        </w:rPr>
        <w:commentReference w:id="95"/>
      </w:r>
      <w:r w:rsidRPr="003C7C93">
        <w:rPr>
          <w:rFonts w:cs="Open Sans"/>
          <w:color w:val="000000" w:themeColor="text1"/>
        </w:rPr>
        <w:t>and the broader infrastructure sector.</w:t>
      </w:r>
    </w:p>
    <w:p w14:paraId="7ECF2B53" w14:textId="6FFA02F4" w:rsidR="00815124" w:rsidRDefault="00EA6BDB" w:rsidP="008A3097">
      <w:pPr>
        <w:rPr>
          <w:rFonts w:cs="Open Sans"/>
          <w:color w:val="000000" w:themeColor="text1"/>
        </w:rPr>
      </w:pPr>
      <w:r w:rsidRPr="00EA6BDB">
        <w:rPr>
          <w:rFonts w:cs="Open Sans"/>
          <w:color w:val="000000" w:themeColor="text1"/>
        </w:rPr>
        <w:lastRenderedPageBreak/>
        <w:t>For the 2025 reporting period, the Company continued to adopt the material topics identified during the 2024 materiality assessment, as there were no significant changes in its operational scope, business model, or external environment that would alter their relevance; management’s review of internal developments, regulatory changes, and stakeholder feedback during the year confirmed that these topics remained appropriate, and therefore no new materiality assessment was undertaken.</w:t>
      </w:r>
    </w:p>
    <w:p w14:paraId="029C96D9" w14:textId="77777777" w:rsidR="00FD1757" w:rsidRPr="00982EBE" w:rsidRDefault="00FD1757" w:rsidP="00004633">
      <w:pPr>
        <w:pStyle w:val="Heading2"/>
        <w:numPr>
          <w:ilvl w:val="0"/>
          <w:numId w:val="0"/>
        </w:numPr>
        <w:ind w:left="576" w:hanging="576"/>
      </w:pPr>
      <w:bookmarkStart w:id="96" w:name="_Toc226528023"/>
      <w:r w:rsidRPr="00982EBE">
        <w:t>Identification of Potential Topics</w:t>
      </w:r>
      <w:bookmarkEnd w:id="96"/>
    </w:p>
    <w:p w14:paraId="4C53BB07" w14:textId="655050FC" w:rsidR="00FD1757" w:rsidRPr="003C7C93" w:rsidRDefault="00FD1757" w:rsidP="008A3097">
      <w:pPr>
        <w:rPr>
          <w:rFonts w:cs="Open Sans"/>
          <w:color w:val="000000" w:themeColor="text1"/>
        </w:rPr>
      </w:pPr>
      <w:r w:rsidRPr="003C7C93">
        <w:rPr>
          <w:rFonts w:cs="Open Sans"/>
          <w:color w:val="000000" w:themeColor="text1"/>
        </w:rPr>
        <w:t>The process began with the identification of a broad list of sustainability topics relevant to the construction and infrastructure sector</w:t>
      </w:r>
      <w:r w:rsidR="00C66960">
        <w:rPr>
          <w:rFonts w:cs="Open Sans"/>
          <w:color w:val="000000" w:themeColor="text1"/>
        </w:rPr>
        <w:t>, and</w:t>
      </w:r>
      <w:r w:rsidRPr="003C7C93">
        <w:rPr>
          <w:rFonts w:cs="Open Sans"/>
          <w:color w:val="000000" w:themeColor="text1"/>
        </w:rPr>
        <w:t xml:space="preserve"> identified through a review of industry reporting frameworks, regulatory requirements, peer company disclosures, and internal risk management documentation.</w:t>
      </w:r>
    </w:p>
    <w:p w14:paraId="433ADE3A" w14:textId="77777777" w:rsidR="00FD1757" w:rsidRPr="003C7C93" w:rsidRDefault="00FD1757" w:rsidP="008A3097">
      <w:pPr>
        <w:rPr>
          <w:rFonts w:cs="Open Sans"/>
          <w:b/>
          <w:color w:val="000000" w:themeColor="text1"/>
        </w:rPr>
      </w:pPr>
      <w:r w:rsidRPr="003C7C93">
        <w:rPr>
          <w:rFonts w:cs="Open Sans"/>
          <w:b/>
          <w:color w:val="000000" w:themeColor="text1"/>
        </w:rPr>
        <w:t>Stakeholder Input and Topic Evaluation</w:t>
      </w:r>
    </w:p>
    <w:p w14:paraId="446C2A04" w14:textId="77777777" w:rsidR="00FD1757" w:rsidRPr="003C7C93" w:rsidRDefault="00FD1757" w:rsidP="008A3097">
      <w:pPr>
        <w:rPr>
          <w:rFonts w:cs="Open Sans"/>
          <w:color w:val="000000" w:themeColor="text1"/>
        </w:rPr>
      </w:pPr>
      <w:r w:rsidRPr="003C7C93">
        <w:rPr>
          <w:rFonts w:cs="Open Sans"/>
          <w:color w:val="000000" w:themeColor="text1"/>
        </w:rPr>
        <w:t>The identified topics were then evaluated through consultations with internal stakeholders and consideration of feedback from external stakeholder engagements. These inputs helped assess the relative importance of each topic to both the Company and its stakeholders.</w:t>
      </w:r>
    </w:p>
    <w:p w14:paraId="0494B838" w14:textId="77777777" w:rsidR="00FD1757" w:rsidRPr="003C7C93" w:rsidRDefault="00FD1757" w:rsidP="008A3097">
      <w:pPr>
        <w:rPr>
          <w:rFonts w:cs="Open Sans"/>
          <w:color w:val="000000" w:themeColor="text1"/>
        </w:rPr>
      </w:pPr>
      <w:r w:rsidRPr="003C7C93">
        <w:rPr>
          <w:rFonts w:cs="Open Sans"/>
          <w:color w:val="000000" w:themeColor="text1"/>
        </w:rPr>
        <w:t>Topics were assessed based on two primary considerations:</w:t>
      </w:r>
    </w:p>
    <w:p w14:paraId="586BEAE0" w14:textId="77777777" w:rsidR="00FD1757" w:rsidRPr="003C7C93" w:rsidRDefault="00FD1757" w:rsidP="00D159C9">
      <w:pPr>
        <w:pStyle w:val="ListParagraph"/>
        <w:numPr>
          <w:ilvl w:val="0"/>
          <w:numId w:val="12"/>
        </w:numPr>
        <w:rPr>
          <w:rFonts w:cs="Open Sans"/>
          <w:color w:val="000000" w:themeColor="text1"/>
        </w:rPr>
      </w:pPr>
      <w:r w:rsidRPr="003C7C93">
        <w:rPr>
          <w:rFonts w:cs="Open Sans"/>
          <w:color w:val="000000" w:themeColor="text1"/>
        </w:rPr>
        <w:t>the significance of the Company’s impacts on the environment, society, and the economy; and</w:t>
      </w:r>
    </w:p>
    <w:p w14:paraId="3F1E657F" w14:textId="77777777" w:rsidR="00FD1757" w:rsidRPr="003C7C93" w:rsidRDefault="00FD1757" w:rsidP="00D159C9">
      <w:pPr>
        <w:pStyle w:val="ListParagraph"/>
        <w:numPr>
          <w:ilvl w:val="0"/>
          <w:numId w:val="12"/>
        </w:numPr>
        <w:rPr>
          <w:rFonts w:cs="Open Sans"/>
          <w:color w:val="000000" w:themeColor="text1"/>
        </w:rPr>
      </w:pPr>
      <w:r w:rsidRPr="003C7C93">
        <w:rPr>
          <w:rFonts w:cs="Open Sans"/>
          <w:color w:val="000000" w:themeColor="text1"/>
        </w:rPr>
        <w:t>the importance of the topics to stakeholders.</w:t>
      </w:r>
    </w:p>
    <w:p w14:paraId="0C2895FA" w14:textId="77777777" w:rsidR="00FD1757" w:rsidRPr="003C7C93" w:rsidRDefault="00FD1757" w:rsidP="008A3097">
      <w:pPr>
        <w:rPr>
          <w:rFonts w:cs="Open Sans"/>
          <w:b/>
          <w:color w:val="000000" w:themeColor="text1"/>
        </w:rPr>
      </w:pPr>
      <w:r w:rsidRPr="003C7C93">
        <w:rPr>
          <w:rFonts w:cs="Open Sans"/>
          <w:b/>
          <w:color w:val="000000" w:themeColor="text1"/>
        </w:rPr>
        <w:t>Prioritisation of Material Topics</w:t>
      </w:r>
    </w:p>
    <w:p w14:paraId="0C0E4D53" w14:textId="77777777" w:rsidR="00FD1757" w:rsidRPr="003C7C93" w:rsidRDefault="00FD1757" w:rsidP="008A3097">
      <w:pPr>
        <w:rPr>
          <w:rFonts w:cs="Open Sans"/>
          <w:color w:val="000000" w:themeColor="text1"/>
        </w:rPr>
      </w:pPr>
      <w:r w:rsidRPr="003C7C93">
        <w:rPr>
          <w:rFonts w:cs="Open Sans"/>
          <w:color w:val="000000" w:themeColor="text1"/>
        </w:rPr>
        <w:t>Based on the evaluation results, the topics were prioritised and plotted on a materiality matrix. This matrix was used to identify the sustainability issues considered most significant to the Company’s operations and stakeholders.</w:t>
      </w:r>
    </w:p>
    <w:p w14:paraId="1BB910CB" w14:textId="553FC79C" w:rsidR="00FD1757" w:rsidRPr="003C7C93" w:rsidRDefault="00FD1757" w:rsidP="008A3097">
      <w:pPr>
        <w:rPr>
          <w:rFonts w:cs="Open Sans"/>
          <w:color w:val="000000" w:themeColor="text1"/>
        </w:rPr>
      </w:pPr>
      <w:r w:rsidRPr="003C7C93">
        <w:rPr>
          <w:rFonts w:cs="Open Sans"/>
          <w:color w:val="000000" w:themeColor="text1"/>
        </w:rPr>
        <w:t xml:space="preserve">Topics positioned in the high-priority quadrant of the matrix were classified as material topics and </w:t>
      </w:r>
      <w:r w:rsidR="003144E8" w:rsidRPr="003C7C93">
        <w:rPr>
          <w:rFonts w:cs="Open Sans"/>
          <w:color w:val="000000" w:themeColor="text1"/>
        </w:rPr>
        <w:t>formed</w:t>
      </w:r>
      <w:r w:rsidRPr="003C7C93">
        <w:rPr>
          <w:rFonts w:cs="Open Sans"/>
          <w:color w:val="000000" w:themeColor="text1"/>
        </w:rPr>
        <w:t xml:space="preserve"> the basis for Julius Berger’s sustainability disclosures and performance reporting.</w:t>
      </w:r>
    </w:p>
    <w:p w14:paraId="25C5F298" w14:textId="77777777" w:rsidR="00FD1757" w:rsidRPr="003C7C93" w:rsidRDefault="00FD1757" w:rsidP="008A3097">
      <w:pPr>
        <w:rPr>
          <w:rFonts w:cs="Open Sans"/>
          <w:b/>
          <w:color w:val="000000" w:themeColor="text1"/>
        </w:rPr>
      </w:pPr>
      <w:r w:rsidRPr="003C7C93">
        <w:rPr>
          <w:rFonts w:cs="Open Sans"/>
          <w:b/>
          <w:color w:val="000000" w:themeColor="text1"/>
        </w:rPr>
        <w:t>Review and Validation</w:t>
      </w:r>
    </w:p>
    <w:p w14:paraId="35F8898F" w14:textId="77777777" w:rsidR="00FD1757" w:rsidRPr="003C7C93" w:rsidRDefault="00FD1757" w:rsidP="008A3097">
      <w:pPr>
        <w:rPr>
          <w:rFonts w:cs="Open Sans"/>
          <w:color w:val="000000" w:themeColor="text1"/>
        </w:rPr>
      </w:pPr>
      <w:r w:rsidRPr="003C7C93">
        <w:rPr>
          <w:rFonts w:cs="Open Sans"/>
          <w:color w:val="000000" w:themeColor="text1"/>
        </w:rPr>
        <w:t>The final list of material topics was reviewed internally to confirm its alignment with the Company’s operational activities and strategic priorities. These topics continue to guide Julius Berger’s sustainability reporting and the development of related policies, initiatives, and performance indicators.</w:t>
      </w:r>
    </w:p>
    <w:p w14:paraId="1AC212B6" w14:textId="77777777" w:rsidR="00FD1757" w:rsidRDefault="00FD1757" w:rsidP="008A3097">
      <w:pPr>
        <w:rPr>
          <w:rFonts w:cs="Open Sans"/>
          <w:color w:val="000000" w:themeColor="text1"/>
        </w:rPr>
      </w:pPr>
      <w:r w:rsidRPr="003C7C93">
        <w:rPr>
          <w:rFonts w:cs="Open Sans"/>
          <w:color w:val="000000" w:themeColor="text1"/>
        </w:rPr>
        <w:t>Through this process, the Company ensures that its sustainability disclosures remain focused on the issues most relevant to its operations and stakeholders.</w:t>
      </w:r>
    </w:p>
    <w:p w14:paraId="70A637E8" w14:textId="77777777" w:rsidR="00441E82" w:rsidRPr="003C7C93" w:rsidRDefault="00441E82" w:rsidP="008A3097">
      <w:pPr>
        <w:rPr>
          <w:rFonts w:cs="Open Sans"/>
          <w:color w:val="000000" w:themeColor="text1"/>
        </w:rPr>
      </w:pPr>
    </w:p>
    <w:p w14:paraId="3099BFFE" w14:textId="34BE5AE3" w:rsidR="00FD1757" w:rsidRPr="00982EBE" w:rsidRDefault="00FD1757" w:rsidP="00FC5442">
      <w:pPr>
        <w:pStyle w:val="Heading2"/>
      </w:pPr>
      <w:bookmarkStart w:id="97" w:name="_Toc2019830619"/>
      <w:bookmarkStart w:id="98" w:name="_Toc1519135688"/>
      <w:bookmarkStart w:id="99" w:name="_Toc224302681"/>
      <w:bookmarkStart w:id="100" w:name="_Toc224302887"/>
      <w:bookmarkStart w:id="101" w:name="_Toc226528024"/>
      <w:r w:rsidRPr="00982EBE">
        <w:t>Materiality Matrix</w:t>
      </w:r>
      <w:bookmarkEnd w:id="97"/>
      <w:bookmarkEnd w:id="98"/>
      <w:bookmarkEnd w:id="99"/>
      <w:bookmarkEnd w:id="100"/>
      <w:bookmarkEnd w:id="101"/>
    </w:p>
    <w:p w14:paraId="20EAEC54" w14:textId="77777777" w:rsidR="008C7EBB" w:rsidRPr="008C7EBB" w:rsidRDefault="008C7EBB" w:rsidP="008C7EBB">
      <w:pPr>
        <w:rPr>
          <w:rFonts w:cs="Open Sans"/>
          <w:color w:val="000000" w:themeColor="text1"/>
        </w:rPr>
      </w:pPr>
      <w:r w:rsidRPr="008C7EBB">
        <w:rPr>
          <w:rFonts w:cs="Open Sans"/>
          <w:color w:val="000000" w:themeColor="text1"/>
        </w:rPr>
        <w:t>The material topics presented in this report are based on the materiality assessment conducted in 2024, which remains relevant for the 2025 reporting period. The assessment identified the environmental, social, and governance issues most significant to both the Group’s operations and its stakeholders.</w:t>
      </w:r>
    </w:p>
    <w:p w14:paraId="6F792802" w14:textId="77777777" w:rsidR="008C7EBB" w:rsidRPr="008C7EBB" w:rsidRDefault="008C7EBB" w:rsidP="008C7EBB">
      <w:r w:rsidRPr="008C7EBB">
        <w:t>During the year, the Group continued to monitor developments across its operating environment, including regulatory expectations, industry practices, and stakeholder feedback. No significant changes to the Group’s business model, operating environment, or stakeholder priorities were identified that would require a reassessment of material topics during the reporting period. As such, the previously identified topics remain appropriate and continue to reflect the Group’s key impacts, risks, and opportunities.</w:t>
      </w:r>
    </w:p>
    <w:p w14:paraId="1600B83C" w14:textId="77777777" w:rsidR="008C7EBB" w:rsidRPr="008C7EBB" w:rsidRDefault="008C7EBB" w:rsidP="008C7EBB">
      <w:r w:rsidRPr="008C7EBB">
        <w:t>The materiality matrix illustrates the relative importance of these topics from both stakeholder and business perspectives and serves as a tool to guide prioritisation, management focus, and sustainability disclosures.</w:t>
      </w:r>
    </w:p>
    <w:p w14:paraId="6BBCCE2F" w14:textId="77777777" w:rsidR="008C7EBB" w:rsidRDefault="008C7EBB" w:rsidP="008C7EBB">
      <w:r w:rsidRPr="008C7EBB">
        <w:t xml:space="preserve">As the Group progresses toward alignment with the International Sustainability Standards Board (ISSB) framework, the materiality process will continue to evolve to incorporate sustainability-related risks and opportunities that may affect the Group’s financial position, performance, and prospects. </w:t>
      </w:r>
    </w:p>
    <w:p w14:paraId="329B78BA" w14:textId="5A555001" w:rsidR="00A254CE" w:rsidRPr="00982EBE" w:rsidRDefault="00443EDE" w:rsidP="00244994">
      <w:r w:rsidRPr="00982EBE">
        <w:rPr>
          <w:noProof/>
        </w:rPr>
        <w:drawing>
          <wp:inline distT="0" distB="0" distL="0" distR="0" wp14:anchorId="743445E7" wp14:editId="4E78BB9D">
            <wp:extent cx="5004000" cy="3501309"/>
            <wp:effectExtent l="0" t="0" r="0" b="0"/>
            <wp:docPr id="969656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656949" name=""/>
                    <pic:cNvPicPr/>
                  </pic:nvPicPr>
                  <pic:blipFill rotWithShape="1">
                    <a:blip r:embed="rId16"/>
                    <a:srcRect l="11518" t="38550" r="53325" b="17295"/>
                    <a:stretch>
                      <a:fillRect/>
                    </a:stretch>
                  </pic:blipFill>
                  <pic:spPr bwMode="auto">
                    <a:xfrm>
                      <a:off x="0" y="0"/>
                      <a:ext cx="5010778" cy="3506052"/>
                    </a:xfrm>
                    <a:prstGeom prst="rect">
                      <a:avLst/>
                    </a:prstGeom>
                    <a:ln>
                      <a:noFill/>
                    </a:ln>
                    <a:extLst>
                      <a:ext uri="{53640926-AAD7-44D8-BBD7-CCE9431645EC}">
                        <a14:shadowObscured xmlns:a14="http://schemas.microsoft.com/office/drawing/2010/main"/>
                      </a:ext>
                    </a:extLst>
                  </pic:spPr>
                </pic:pic>
              </a:graphicData>
            </a:graphic>
          </wp:inline>
        </w:drawing>
      </w:r>
    </w:p>
    <w:p w14:paraId="0FA25F59" w14:textId="77777777" w:rsidR="00A254CE" w:rsidRPr="00982EBE" w:rsidRDefault="00A254CE" w:rsidP="00A5707D">
      <w:pPr>
        <w:pStyle w:val="Heading2"/>
        <w:numPr>
          <w:ilvl w:val="0"/>
          <w:numId w:val="0"/>
        </w:numPr>
      </w:pPr>
    </w:p>
    <w:p w14:paraId="425E63CF" w14:textId="1D19EBDE" w:rsidR="00FD1757" w:rsidRPr="00982EBE" w:rsidRDefault="00FD1757" w:rsidP="00FC5442">
      <w:pPr>
        <w:pStyle w:val="Heading2"/>
      </w:pPr>
      <w:bookmarkStart w:id="102" w:name="_Toc1427668179"/>
      <w:bookmarkStart w:id="103" w:name="_Toc186778016"/>
      <w:bookmarkStart w:id="104" w:name="_Toc224302682"/>
      <w:bookmarkStart w:id="105" w:name="_Toc224302888"/>
      <w:bookmarkStart w:id="106" w:name="_Toc226528025"/>
      <w:r w:rsidRPr="00982EBE">
        <w:t>Alignment with UN SDG</w:t>
      </w:r>
      <w:bookmarkEnd w:id="102"/>
      <w:bookmarkEnd w:id="103"/>
      <w:bookmarkEnd w:id="104"/>
      <w:bookmarkEnd w:id="105"/>
      <w:bookmarkEnd w:id="106"/>
      <w:r w:rsidRPr="00982EBE">
        <w:t xml:space="preserve"> </w:t>
      </w:r>
    </w:p>
    <w:p w14:paraId="706289A3" w14:textId="77777777" w:rsidR="00FD1757" w:rsidRPr="003C7C93" w:rsidRDefault="00FD1757" w:rsidP="008A3097">
      <w:pPr>
        <w:rPr>
          <w:rFonts w:eastAsiaTheme="majorEastAsia" w:cs="Open Sans"/>
          <w:color w:val="000000" w:themeColor="text1"/>
        </w:rPr>
      </w:pPr>
      <w:r w:rsidRPr="003C7C93">
        <w:rPr>
          <w:rFonts w:eastAsiaTheme="majorEastAsia" w:cs="Open Sans"/>
          <w:color w:val="000000" w:themeColor="text1"/>
        </w:rPr>
        <w:t>Julius Berger Nigeria Plc contributes to several of the United Nations Sustainable Development Goals (SDGs) through its operational activities, infrastructure development projects, workforce programmes, and community investments.</w:t>
      </w:r>
    </w:p>
    <w:p w14:paraId="0F471F63" w14:textId="77777777" w:rsidR="00FD1757" w:rsidRPr="003C7C93" w:rsidRDefault="00FD1757" w:rsidP="008A3097">
      <w:pPr>
        <w:rPr>
          <w:rFonts w:eastAsiaTheme="majorEastAsia" w:cs="Open Sans"/>
          <w:color w:val="000000" w:themeColor="text1"/>
        </w:rPr>
      </w:pPr>
      <w:r w:rsidRPr="003C7C93">
        <w:rPr>
          <w:rFonts w:eastAsiaTheme="majorEastAsia" w:cs="Open Sans"/>
          <w:color w:val="000000" w:themeColor="text1"/>
        </w:rPr>
        <w:t>The Group aligns its sustainability priorities with SDGs that are most relevant to the construction and infrastructure sector. These goals are linked to the material topics identified through our materiality assessment and are reflected in the initiatives and performance outcomes reported during the 2025 reporting period.</w:t>
      </w:r>
    </w:p>
    <w:p w14:paraId="368BE578" w14:textId="77777777" w:rsidR="00FD1757" w:rsidRDefault="00FD1757" w:rsidP="008A3097">
      <w:pPr>
        <w:rPr>
          <w:rFonts w:eastAsiaTheme="majorEastAsia" w:cs="Open Sans"/>
          <w:color w:val="000000" w:themeColor="text1"/>
        </w:rPr>
      </w:pPr>
      <w:r w:rsidRPr="003C7C93">
        <w:rPr>
          <w:rFonts w:eastAsiaTheme="majorEastAsia" w:cs="Open Sans"/>
          <w:color w:val="000000" w:themeColor="text1"/>
        </w:rPr>
        <w:t>The table below highlights the SDGs most closely connected to Julius Berger’s material topics and outlines the measurable outcomes achieved during 2025.</w:t>
      </w:r>
    </w:p>
    <w:p w14:paraId="488E7566" w14:textId="77777777" w:rsidR="00FC1267" w:rsidRDefault="00FC1267" w:rsidP="008A3097">
      <w:pPr>
        <w:rPr>
          <w:rFonts w:eastAsiaTheme="majorEastAsia" w:cs="Open Sans"/>
          <w:color w:val="000000" w:themeColor="text1"/>
        </w:rPr>
      </w:pPr>
    </w:p>
    <w:p w14:paraId="0F836751" w14:textId="77777777" w:rsidR="00FC1267" w:rsidRDefault="00FC1267" w:rsidP="008A3097">
      <w:pPr>
        <w:rPr>
          <w:rFonts w:eastAsiaTheme="majorEastAsia" w:cs="Open Sans"/>
          <w:color w:val="000000" w:themeColor="text1"/>
        </w:rPr>
      </w:pPr>
    </w:p>
    <w:p w14:paraId="2E1BC1FD" w14:textId="77777777" w:rsidR="00FC1267" w:rsidRDefault="00FC1267" w:rsidP="008A3097">
      <w:pPr>
        <w:rPr>
          <w:rFonts w:eastAsiaTheme="majorEastAsia" w:cs="Open Sans"/>
          <w:color w:val="000000" w:themeColor="text1"/>
        </w:rPr>
      </w:pPr>
    </w:p>
    <w:p w14:paraId="311CADBD" w14:textId="77777777" w:rsidR="00FC1267" w:rsidRPr="003C7C93" w:rsidRDefault="00FC1267" w:rsidP="008A3097">
      <w:pPr>
        <w:rPr>
          <w:rFonts w:cs="Open Sans"/>
          <w:color w:val="000000" w:themeColor="text1"/>
        </w:rPr>
      </w:pPr>
    </w:p>
    <w:p w14:paraId="1F9893B9" w14:textId="77777777" w:rsidR="00FE570E" w:rsidRPr="003C7C93" w:rsidRDefault="00FE570E" w:rsidP="008A3097">
      <w:pPr>
        <w:rPr>
          <w:rFonts w:eastAsiaTheme="majorEastAsia" w:cs="Open Sans"/>
          <w:color w:val="000000" w:themeColor="text1"/>
        </w:rPr>
      </w:pPr>
    </w:p>
    <w:p w14:paraId="07328B66" w14:textId="01CA89F1" w:rsidR="003E3082" w:rsidRPr="003C7C93" w:rsidRDefault="00412F6B" w:rsidP="008A3097">
      <w:pPr>
        <w:rPr>
          <w:rFonts w:cs="Open Sans"/>
          <w:b/>
          <w:color w:val="000000" w:themeColor="text1"/>
        </w:rPr>
      </w:pPr>
      <w:r w:rsidRPr="003C7C93">
        <w:rPr>
          <w:rFonts w:eastAsiaTheme="majorEastAsia" w:cs="Open Sans"/>
          <w:b/>
          <w:color w:val="000000" w:themeColor="text1"/>
        </w:rPr>
        <w:t>Material Topics and Th</w:t>
      </w:r>
      <w:r w:rsidR="00E84760" w:rsidRPr="003C7C93">
        <w:rPr>
          <w:rFonts w:eastAsiaTheme="majorEastAsia" w:cs="Open Sans"/>
          <w:b/>
          <w:color w:val="000000" w:themeColor="text1"/>
        </w:rPr>
        <w:t>eir Contribution to</w:t>
      </w:r>
      <w:r w:rsidR="007F09A0" w:rsidRPr="003C7C93">
        <w:rPr>
          <w:rFonts w:eastAsiaTheme="majorEastAsia" w:cs="Open Sans"/>
          <w:b/>
          <w:color w:val="000000" w:themeColor="text1"/>
        </w:rPr>
        <w:t xml:space="preserve"> the SDGs</w:t>
      </w:r>
    </w:p>
    <w:tbl>
      <w:tblPr>
        <w:tblStyle w:val="TableGrid"/>
        <w:tblW w:w="9468" w:type="dxa"/>
        <w:tblInd w:w="108" w:type="dxa"/>
        <w:tblLook w:val="04A0" w:firstRow="1" w:lastRow="0" w:firstColumn="1" w:lastColumn="0" w:noHBand="0" w:noVBand="1"/>
      </w:tblPr>
      <w:tblGrid>
        <w:gridCol w:w="2082"/>
        <w:gridCol w:w="1724"/>
        <w:gridCol w:w="3002"/>
        <w:gridCol w:w="2660"/>
      </w:tblGrid>
      <w:tr w:rsidR="00F26350" w:rsidRPr="00982EBE" w14:paraId="222A401D" w14:textId="77777777">
        <w:trPr>
          <w:trHeight w:val="341"/>
        </w:trPr>
        <w:tc>
          <w:tcPr>
            <w:tcW w:w="1721" w:type="dxa"/>
            <w:shd w:val="clear" w:color="auto" w:fill="92D050"/>
          </w:tcPr>
          <w:p w14:paraId="2FEEF187" w14:textId="77777777" w:rsidR="00FD1757" w:rsidRPr="003C7C93" w:rsidRDefault="00FD1757" w:rsidP="008A3097">
            <w:pPr>
              <w:rPr>
                <w:rFonts w:cs="Open Sans"/>
                <w:color w:val="000000" w:themeColor="text1"/>
              </w:rPr>
            </w:pPr>
            <w:r w:rsidRPr="003C7C93">
              <w:rPr>
                <w:rFonts w:cs="Open Sans"/>
                <w:color w:val="000000" w:themeColor="text1"/>
              </w:rPr>
              <w:t>Our Pillars</w:t>
            </w:r>
          </w:p>
        </w:tc>
        <w:tc>
          <w:tcPr>
            <w:tcW w:w="1605" w:type="dxa"/>
            <w:shd w:val="clear" w:color="auto" w:fill="92D050"/>
          </w:tcPr>
          <w:p w14:paraId="7CB4A613" w14:textId="77777777" w:rsidR="00FD1757" w:rsidRPr="003C7C93" w:rsidRDefault="00FD1757" w:rsidP="008A3097">
            <w:pPr>
              <w:rPr>
                <w:rFonts w:cs="Open Sans"/>
                <w:color w:val="000000" w:themeColor="text1"/>
              </w:rPr>
            </w:pPr>
            <w:r w:rsidRPr="003C7C93">
              <w:rPr>
                <w:rFonts w:cs="Open Sans"/>
                <w:color w:val="000000" w:themeColor="text1"/>
              </w:rPr>
              <w:t>Material Topics</w:t>
            </w:r>
          </w:p>
        </w:tc>
        <w:tc>
          <w:tcPr>
            <w:tcW w:w="3400" w:type="dxa"/>
            <w:shd w:val="clear" w:color="auto" w:fill="92D050"/>
          </w:tcPr>
          <w:p w14:paraId="39542588" w14:textId="77777777" w:rsidR="00FD1757" w:rsidRPr="003C7C93" w:rsidRDefault="00FD1757" w:rsidP="008A3097">
            <w:pPr>
              <w:rPr>
                <w:rFonts w:cs="Open Sans"/>
                <w:color w:val="000000" w:themeColor="text1"/>
              </w:rPr>
            </w:pPr>
            <w:r w:rsidRPr="003C7C93">
              <w:rPr>
                <w:rFonts w:cs="Open Sans"/>
                <w:color w:val="000000" w:themeColor="text1"/>
              </w:rPr>
              <w:t>UNSDG</w:t>
            </w:r>
          </w:p>
        </w:tc>
        <w:tc>
          <w:tcPr>
            <w:tcW w:w="2742" w:type="dxa"/>
            <w:shd w:val="clear" w:color="auto" w:fill="92D050"/>
          </w:tcPr>
          <w:p w14:paraId="6C30AB58" w14:textId="77777777" w:rsidR="00FD1757" w:rsidRPr="003C7C93" w:rsidRDefault="00FD1757" w:rsidP="008A3097">
            <w:pPr>
              <w:rPr>
                <w:rFonts w:cs="Open Sans"/>
                <w:color w:val="000000" w:themeColor="text1"/>
              </w:rPr>
            </w:pPr>
            <w:r w:rsidRPr="003C7C93">
              <w:rPr>
                <w:rFonts w:cs="Open Sans"/>
                <w:color w:val="000000" w:themeColor="text1"/>
              </w:rPr>
              <w:t>Measurable Outcomes</w:t>
            </w:r>
          </w:p>
        </w:tc>
      </w:tr>
      <w:tr w:rsidR="00F26350" w:rsidRPr="00982EBE" w14:paraId="5B350578" w14:textId="77777777">
        <w:trPr>
          <w:trHeight w:val="980"/>
        </w:trPr>
        <w:tc>
          <w:tcPr>
            <w:tcW w:w="1721" w:type="dxa"/>
            <w:vMerge w:val="restart"/>
          </w:tcPr>
          <w:p w14:paraId="49EA56CD" w14:textId="3DFC8B36" w:rsidR="00FD1757" w:rsidRPr="003C7C93" w:rsidRDefault="00F0265B" w:rsidP="008A3097">
            <w:pPr>
              <w:rPr>
                <w:rFonts w:cs="Open Sans"/>
                <w:color w:val="000000" w:themeColor="text1"/>
              </w:rPr>
            </w:pPr>
            <w:r w:rsidRPr="00F0265B">
              <w:rPr>
                <w:rFonts w:cs="Open Sans"/>
                <w:color w:val="000000" w:themeColor="text1"/>
              </w:rPr>
              <w:t>ENVIRONMENTAL RESPONSIBILITY</w:t>
            </w:r>
          </w:p>
        </w:tc>
        <w:tc>
          <w:tcPr>
            <w:tcW w:w="1605" w:type="dxa"/>
          </w:tcPr>
          <w:p w14:paraId="3E10CE24" w14:textId="77777777" w:rsidR="00FD1757" w:rsidRPr="003C7C93" w:rsidRDefault="00FD1757" w:rsidP="008A3097">
            <w:pPr>
              <w:rPr>
                <w:rFonts w:cs="Open Sans"/>
                <w:color w:val="000000" w:themeColor="text1"/>
              </w:rPr>
            </w:pPr>
            <w:r w:rsidRPr="003C7C93">
              <w:rPr>
                <w:rFonts w:cs="Open Sans"/>
                <w:color w:val="000000" w:themeColor="text1"/>
              </w:rPr>
              <w:t>Energy Management</w:t>
            </w:r>
          </w:p>
        </w:tc>
        <w:tc>
          <w:tcPr>
            <w:tcW w:w="3400" w:type="dxa"/>
          </w:tcPr>
          <w:p w14:paraId="25C1027D" w14:textId="77777777" w:rsidR="00FD1757" w:rsidRPr="003C7C93" w:rsidRDefault="00FD1757" w:rsidP="008A3097">
            <w:pPr>
              <w:rPr>
                <w:rFonts w:cs="Open Sans"/>
                <w:color w:val="000000" w:themeColor="text1"/>
              </w:rPr>
            </w:pPr>
            <w:r w:rsidRPr="003C7C93">
              <w:rPr>
                <w:rFonts w:cs="Open Sans"/>
                <w:color w:val="000000" w:themeColor="text1"/>
              </w:rPr>
              <w:t xml:space="preserve">SDG 7 – Affordable and Clean Energy </w:t>
            </w:r>
          </w:p>
          <w:p w14:paraId="418AB748" w14:textId="77777777" w:rsidR="00FD1757" w:rsidRPr="003C7C93" w:rsidRDefault="00FD1757" w:rsidP="008A3097">
            <w:pPr>
              <w:rPr>
                <w:rFonts w:cs="Open Sans"/>
                <w:color w:val="000000" w:themeColor="text1"/>
              </w:rPr>
            </w:pPr>
            <w:r w:rsidRPr="003C7C93">
              <w:rPr>
                <w:rFonts w:cs="Open Sans"/>
                <w:color w:val="000000" w:themeColor="text1"/>
              </w:rPr>
              <w:t>SDG 13 – Climate Action</w:t>
            </w:r>
          </w:p>
          <w:p w14:paraId="01A62A63" w14:textId="77777777" w:rsidR="00FD1757" w:rsidRPr="003C7C93" w:rsidRDefault="00FD1757" w:rsidP="008A3097">
            <w:pPr>
              <w:tabs>
                <w:tab w:val="left" w:pos="1043"/>
              </w:tabs>
              <w:rPr>
                <w:rFonts w:cs="Open Sans"/>
                <w:color w:val="000000" w:themeColor="text1"/>
              </w:rPr>
            </w:pPr>
          </w:p>
        </w:tc>
        <w:tc>
          <w:tcPr>
            <w:tcW w:w="2742" w:type="dxa"/>
          </w:tcPr>
          <w:p w14:paraId="5EB4DAA6" w14:textId="059E8CBC" w:rsidR="00FD1757" w:rsidRPr="0063297A" w:rsidRDefault="00FD1757" w:rsidP="008A3097">
            <w:pPr>
              <w:rPr>
                <w:rFonts w:cs="Open Sans"/>
                <w:color w:val="000000" w:themeColor="text1"/>
              </w:rPr>
            </w:pPr>
            <w:r w:rsidRPr="0063297A">
              <w:rPr>
                <w:rFonts w:cs="Open Sans"/>
                <w:color w:val="000000" w:themeColor="text1"/>
              </w:rPr>
              <w:t>Achieved an 1</w:t>
            </w:r>
            <w:r w:rsidR="0046652C" w:rsidRPr="0063297A">
              <w:rPr>
                <w:rFonts w:cs="Open Sans"/>
                <w:color w:val="000000" w:themeColor="text1"/>
              </w:rPr>
              <w:t>0.9</w:t>
            </w:r>
            <w:r w:rsidRPr="0063297A">
              <w:rPr>
                <w:rFonts w:cs="Open Sans"/>
                <w:color w:val="000000" w:themeColor="text1"/>
              </w:rPr>
              <w:t>% reduction in total energy consumption compared with 2024</w:t>
            </w:r>
            <w:r w:rsidR="00947D6B" w:rsidRPr="0063297A">
              <w:rPr>
                <w:rFonts w:cs="Open Sans"/>
                <w:color w:val="000000" w:themeColor="text1"/>
              </w:rPr>
              <w:t>,</w:t>
            </w:r>
            <w:r w:rsidRPr="0063297A">
              <w:rPr>
                <w:rFonts w:cs="Open Sans"/>
                <w:color w:val="000000" w:themeColor="text1"/>
              </w:rPr>
              <w:t>through operational efficiency and energy monitoring initiatives</w:t>
            </w:r>
            <w:r w:rsidR="00AA10EC" w:rsidRPr="0063297A">
              <w:rPr>
                <w:rFonts w:cs="Open Sans"/>
                <w:color w:val="000000" w:themeColor="text1"/>
              </w:rPr>
              <w:t xml:space="preserve"> and an increase in our alternative </w:t>
            </w:r>
            <w:r w:rsidR="00CB2F98" w:rsidRPr="0063297A">
              <w:rPr>
                <w:rFonts w:cs="Open Sans"/>
                <w:color w:val="000000" w:themeColor="text1"/>
              </w:rPr>
              <w:t>energy consumption</w:t>
            </w:r>
            <w:r w:rsidR="0063297A">
              <w:rPr>
                <w:rFonts w:cs="Open Sans"/>
                <w:color w:val="000000" w:themeColor="text1"/>
              </w:rPr>
              <w:t xml:space="preserve"> (Sola</w:t>
            </w:r>
            <w:r w:rsidR="00B52298">
              <w:rPr>
                <w:rFonts w:cs="Open Sans"/>
                <w:color w:val="000000" w:themeColor="text1"/>
              </w:rPr>
              <w:t>r)</w:t>
            </w:r>
            <w:r w:rsidR="00CB2F98" w:rsidRPr="0063297A">
              <w:rPr>
                <w:rFonts w:cs="Open Sans"/>
                <w:color w:val="000000" w:themeColor="text1"/>
              </w:rPr>
              <w:t xml:space="preserve"> by </w:t>
            </w:r>
            <w:r w:rsidR="0063297A" w:rsidRPr="0063297A">
              <w:rPr>
                <w:rFonts w:cs="Open Sans"/>
                <w:color w:val="000000" w:themeColor="text1"/>
              </w:rPr>
              <w:t>707.7%</w:t>
            </w:r>
          </w:p>
        </w:tc>
      </w:tr>
      <w:tr w:rsidR="00F26350" w:rsidRPr="00982EBE" w14:paraId="53C01F15" w14:textId="77777777">
        <w:trPr>
          <w:trHeight w:val="989"/>
        </w:trPr>
        <w:tc>
          <w:tcPr>
            <w:tcW w:w="1721" w:type="dxa"/>
            <w:vMerge/>
          </w:tcPr>
          <w:p w14:paraId="1C1FB8DE" w14:textId="77777777" w:rsidR="00FD1757" w:rsidRPr="003C7C93" w:rsidRDefault="00FD1757" w:rsidP="008A3097">
            <w:pPr>
              <w:rPr>
                <w:rFonts w:cs="Open Sans"/>
              </w:rPr>
            </w:pPr>
          </w:p>
        </w:tc>
        <w:tc>
          <w:tcPr>
            <w:tcW w:w="1605" w:type="dxa"/>
          </w:tcPr>
          <w:p w14:paraId="0803E230" w14:textId="77777777" w:rsidR="00FD1757" w:rsidRPr="003C7C93" w:rsidRDefault="00FD1757" w:rsidP="008A3097">
            <w:pPr>
              <w:rPr>
                <w:rFonts w:cs="Open Sans"/>
                <w:color w:val="000000" w:themeColor="text1"/>
              </w:rPr>
            </w:pPr>
            <w:r w:rsidRPr="003C7C93">
              <w:rPr>
                <w:rFonts w:cs="Open Sans"/>
                <w:color w:val="000000" w:themeColor="text1"/>
              </w:rPr>
              <w:t>GHG Emissions</w:t>
            </w:r>
          </w:p>
        </w:tc>
        <w:tc>
          <w:tcPr>
            <w:tcW w:w="3400" w:type="dxa"/>
          </w:tcPr>
          <w:p w14:paraId="1808EE22" w14:textId="77777777" w:rsidR="00FD1757" w:rsidRPr="003C7C93" w:rsidRDefault="00FD1757" w:rsidP="008A3097">
            <w:pPr>
              <w:rPr>
                <w:rFonts w:cs="Open Sans"/>
                <w:color w:val="000000" w:themeColor="text1"/>
              </w:rPr>
            </w:pPr>
            <w:r w:rsidRPr="003C7C93">
              <w:rPr>
                <w:rFonts w:cs="Open Sans"/>
                <w:color w:val="000000" w:themeColor="text1"/>
              </w:rPr>
              <w:t xml:space="preserve">SDG 13 – Climate Action </w:t>
            </w:r>
          </w:p>
          <w:p w14:paraId="1E10CD18" w14:textId="77777777" w:rsidR="00FD1757" w:rsidRPr="003C7C93" w:rsidRDefault="00FD1757" w:rsidP="008A3097">
            <w:pPr>
              <w:rPr>
                <w:rFonts w:cs="Open Sans"/>
                <w:color w:val="000000" w:themeColor="text1"/>
              </w:rPr>
            </w:pPr>
          </w:p>
        </w:tc>
        <w:tc>
          <w:tcPr>
            <w:tcW w:w="2742" w:type="dxa"/>
          </w:tcPr>
          <w:p w14:paraId="0598D8C1" w14:textId="34214EED" w:rsidR="00FD1757" w:rsidRPr="003C7C93" w:rsidRDefault="00FD1757" w:rsidP="008A3097">
            <w:pPr>
              <w:rPr>
                <w:rFonts w:cs="Open Sans"/>
                <w:color w:val="000000" w:themeColor="text1"/>
              </w:rPr>
            </w:pPr>
            <w:r w:rsidRPr="003C7C93">
              <w:rPr>
                <w:rFonts w:cs="Open Sans"/>
                <w:color w:val="000000" w:themeColor="text1"/>
              </w:rPr>
              <w:t xml:space="preserve">Expanded emissions reporting to include Scope </w:t>
            </w:r>
            <w:commentRangeStart w:id="107"/>
            <w:commentRangeStart w:id="108"/>
            <w:r w:rsidRPr="003C7C93">
              <w:rPr>
                <w:rFonts w:cs="Open Sans"/>
                <w:color w:val="000000" w:themeColor="text1"/>
              </w:rPr>
              <w:t xml:space="preserve">2 emissions, establishing a </w:t>
            </w:r>
            <w:commentRangeEnd w:id="107"/>
            <w:r w:rsidR="008B4D71" w:rsidRPr="003C7C93">
              <w:rPr>
                <w:rStyle w:val="CommentReference"/>
                <w:rFonts w:cs="Open Sans"/>
                <w:color w:val="000000" w:themeColor="text1"/>
                <w:sz w:val="22"/>
                <w:szCs w:val="22"/>
              </w:rPr>
              <w:commentReference w:id="107"/>
            </w:r>
            <w:commentRangeEnd w:id="108"/>
            <w:r w:rsidR="0045505B" w:rsidRPr="003C7C93">
              <w:rPr>
                <w:rStyle w:val="CommentReference"/>
                <w:rFonts w:cs="Open Sans"/>
                <w:color w:val="000000" w:themeColor="text1"/>
                <w:sz w:val="22"/>
                <w:szCs w:val="22"/>
              </w:rPr>
              <w:commentReference w:id="108"/>
            </w:r>
            <w:r w:rsidRPr="003C7C93">
              <w:rPr>
                <w:rFonts w:cs="Open Sans"/>
                <w:color w:val="000000" w:themeColor="text1"/>
              </w:rPr>
              <w:t>baseline for climate performance monitoring and future emissions reduction initiatives.</w:t>
            </w:r>
          </w:p>
        </w:tc>
      </w:tr>
      <w:tr w:rsidR="00F26350" w:rsidRPr="00982EBE" w14:paraId="4C99421A" w14:textId="77777777">
        <w:trPr>
          <w:trHeight w:val="1160"/>
        </w:trPr>
        <w:tc>
          <w:tcPr>
            <w:tcW w:w="1721" w:type="dxa"/>
            <w:vMerge/>
          </w:tcPr>
          <w:p w14:paraId="0C754099" w14:textId="77777777" w:rsidR="00FD1757" w:rsidRPr="003C7C93" w:rsidRDefault="00FD1757" w:rsidP="008A3097">
            <w:pPr>
              <w:rPr>
                <w:rFonts w:cs="Open Sans"/>
              </w:rPr>
            </w:pPr>
          </w:p>
        </w:tc>
        <w:tc>
          <w:tcPr>
            <w:tcW w:w="1605" w:type="dxa"/>
          </w:tcPr>
          <w:p w14:paraId="093BEA81" w14:textId="77777777" w:rsidR="00FD1757" w:rsidRPr="003C7C93" w:rsidRDefault="00FD1757" w:rsidP="008A3097">
            <w:pPr>
              <w:rPr>
                <w:rFonts w:cs="Open Sans"/>
                <w:color w:val="000000" w:themeColor="text1"/>
              </w:rPr>
            </w:pPr>
            <w:r w:rsidRPr="003C7C93">
              <w:rPr>
                <w:rFonts w:cs="Open Sans"/>
                <w:color w:val="000000" w:themeColor="text1"/>
              </w:rPr>
              <w:t>Water and Effluents</w:t>
            </w:r>
          </w:p>
        </w:tc>
        <w:tc>
          <w:tcPr>
            <w:tcW w:w="3400" w:type="dxa"/>
          </w:tcPr>
          <w:p w14:paraId="5A9FFDD3" w14:textId="77777777" w:rsidR="00FD1757" w:rsidRPr="003C7C93" w:rsidRDefault="00FD1757" w:rsidP="008A3097">
            <w:pPr>
              <w:rPr>
                <w:rFonts w:cs="Open Sans"/>
                <w:color w:val="000000" w:themeColor="text1"/>
              </w:rPr>
            </w:pPr>
            <w:r w:rsidRPr="003C7C93">
              <w:rPr>
                <w:rFonts w:cs="Open Sans"/>
                <w:color w:val="000000" w:themeColor="text1"/>
              </w:rPr>
              <w:t xml:space="preserve">SDG 6 – Clean Water and Sanitation </w:t>
            </w:r>
          </w:p>
          <w:p w14:paraId="46D972E0" w14:textId="77777777" w:rsidR="00FD1757" w:rsidRPr="003C7C93" w:rsidRDefault="00FD1757" w:rsidP="008A3097">
            <w:pPr>
              <w:rPr>
                <w:rFonts w:cs="Open Sans"/>
                <w:color w:val="000000" w:themeColor="text1"/>
              </w:rPr>
            </w:pPr>
            <w:r w:rsidRPr="003C7C93">
              <w:rPr>
                <w:rFonts w:cs="Open Sans"/>
                <w:color w:val="000000" w:themeColor="text1"/>
              </w:rPr>
              <w:t>SDG 12 – Responsible Consumption and Production</w:t>
            </w:r>
          </w:p>
          <w:p w14:paraId="1F18D272" w14:textId="77777777" w:rsidR="00FD1757" w:rsidRPr="003C7C93" w:rsidRDefault="00FD1757" w:rsidP="008A3097">
            <w:pPr>
              <w:rPr>
                <w:rFonts w:cs="Open Sans"/>
                <w:color w:val="000000" w:themeColor="text1"/>
              </w:rPr>
            </w:pPr>
          </w:p>
        </w:tc>
        <w:tc>
          <w:tcPr>
            <w:tcW w:w="2742" w:type="dxa"/>
          </w:tcPr>
          <w:p w14:paraId="164E1571" w14:textId="77777777" w:rsidR="00FD1757" w:rsidRPr="003C7C93" w:rsidRDefault="00FD1757" w:rsidP="008A3097">
            <w:pPr>
              <w:rPr>
                <w:rFonts w:cs="Open Sans"/>
                <w:color w:val="000000" w:themeColor="text1"/>
              </w:rPr>
            </w:pPr>
            <w:r w:rsidRPr="003C7C93">
              <w:rPr>
                <w:rFonts w:cs="Open Sans"/>
                <w:color w:val="000000" w:themeColor="text1"/>
              </w:rPr>
              <w:t>Strengthened monitoring of water consumption and wastewater management across project sites to support responsible water use and environmental protection.</w:t>
            </w:r>
          </w:p>
        </w:tc>
      </w:tr>
      <w:tr w:rsidR="00F26350" w:rsidRPr="00982EBE" w14:paraId="41FBDB25" w14:textId="77777777">
        <w:trPr>
          <w:trHeight w:val="980"/>
        </w:trPr>
        <w:tc>
          <w:tcPr>
            <w:tcW w:w="1721" w:type="dxa"/>
            <w:vMerge/>
          </w:tcPr>
          <w:p w14:paraId="2E89C62C" w14:textId="77777777" w:rsidR="00FD1757" w:rsidRPr="003C7C93" w:rsidRDefault="00FD1757" w:rsidP="008A3097">
            <w:pPr>
              <w:rPr>
                <w:rFonts w:cs="Open Sans"/>
              </w:rPr>
            </w:pPr>
          </w:p>
        </w:tc>
        <w:tc>
          <w:tcPr>
            <w:tcW w:w="1605" w:type="dxa"/>
          </w:tcPr>
          <w:p w14:paraId="768460F2" w14:textId="77777777" w:rsidR="00FD1757" w:rsidRPr="003C7C93" w:rsidRDefault="00FD1757" w:rsidP="008A3097">
            <w:pPr>
              <w:rPr>
                <w:rFonts w:cs="Open Sans"/>
                <w:color w:val="000000" w:themeColor="text1"/>
              </w:rPr>
            </w:pPr>
            <w:r w:rsidRPr="003C7C93">
              <w:rPr>
                <w:rFonts w:cs="Open Sans"/>
                <w:color w:val="000000" w:themeColor="text1"/>
              </w:rPr>
              <w:t>Waste Management</w:t>
            </w:r>
          </w:p>
        </w:tc>
        <w:tc>
          <w:tcPr>
            <w:tcW w:w="3400" w:type="dxa"/>
          </w:tcPr>
          <w:p w14:paraId="4F881162" w14:textId="77777777" w:rsidR="00FD1757" w:rsidRPr="003C7C93" w:rsidRDefault="00FD1757" w:rsidP="008A3097">
            <w:pPr>
              <w:rPr>
                <w:rFonts w:cs="Open Sans"/>
                <w:color w:val="000000" w:themeColor="text1"/>
              </w:rPr>
            </w:pPr>
            <w:r w:rsidRPr="003C7C93">
              <w:rPr>
                <w:rFonts w:cs="Open Sans"/>
                <w:color w:val="000000" w:themeColor="text1"/>
              </w:rPr>
              <w:t xml:space="preserve">SDG 12 – Responsible Consumption and Production </w:t>
            </w:r>
          </w:p>
          <w:p w14:paraId="320FC4FA" w14:textId="77777777" w:rsidR="00FD1757" w:rsidRPr="003C7C93" w:rsidRDefault="00FD1757" w:rsidP="008A3097">
            <w:pPr>
              <w:rPr>
                <w:rFonts w:cs="Open Sans"/>
                <w:color w:val="000000" w:themeColor="text1"/>
              </w:rPr>
            </w:pPr>
            <w:r w:rsidRPr="003C7C93">
              <w:rPr>
                <w:rFonts w:cs="Open Sans"/>
                <w:color w:val="000000" w:themeColor="text1"/>
              </w:rPr>
              <w:t>SDG 11 – Sustainable Cities and Communities</w:t>
            </w:r>
          </w:p>
          <w:p w14:paraId="220485A3" w14:textId="77777777" w:rsidR="00FD1757" w:rsidRPr="003C7C93" w:rsidRDefault="00FD1757" w:rsidP="008A3097">
            <w:pPr>
              <w:rPr>
                <w:rFonts w:cs="Open Sans"/>
                <w:color w:val="000000" w:themeColor="text1"/>
              </w:rPr>
            </w:pPr>
          </w:p>
        </w:tc>
        <w:tc>
          <w:tcPr>
            <w:tcW w:w="2742" w:type="dxa"/>
          </w:tcPr>
          <w:p w14:paraId="22877763" w14:textId="1548478C" w:rsidR="00FD1757" w:rsidRPr="003C7C93" w:rsidRDefault="008F1CC7" w:rsidP="008A3097">
            <w:pPr>
              <w:rPr>
                <w:rFonts w:cs="Open Sans"/>
                <w:color w:val="000000" w:themeColor="text1"/>
              </w:rPr>
            </w:pPr>
            <w:r>
              <w:rPr>
                <w:rFonts w:cs="Open Sans"/>
                <w:color w:val="000000" w:themeColor="text1"/>
              </w:rPr>
              <w:t>Recycled a tota</w:t>
            </w:r>
            <w:r w:rsidR="008006A9">
              <w:rPr>
                <w:rFonts w:cs="Open Sans"/>
                <w:color w:val="000000" w:themeColor="text1"/>
              </w:rPr>
              <w:t>l</w:t>
            </w:r>
            <w:r>
              <w:rPr>
                <w:rFonts w:cs="Open Sans"/>
                <w:color w:val="000000" w:themeColor="text1"/>
              </w:rPr>
              <w:t xml:space="preserve"> of 665kg or </w:t>
            </w:r>
            <w:r w:rsidR="00B63DA0">
              <w:rPr>
                <w:rFonts w:cs="Open Sans"/>
                <w:color w:val="000000" w:themeColor="text1"/>
              </w:rPr>
              <w:t>waste materials</w:t>
            </w:r>
            <w:r w:rsidR="008006A9">
              <w:rPr>
                <w:rFonts w:cs="Open Sans"/>
                <w:color w:val="000000" w:themeColor="text1"/>
              </w:rPr>
              <w:t xml:space="preserve">. </w:t>
            </w:r>
            <w:r w:rsidR="008006A9" w:rsidRPr="003C7C93">
              <w:rPr>
                <w:rFonts w:cs="Open Sans"/>
                <w:color w:val="000000" w:themeColor="text1"/>
              </w:rPr>
              <w:t>The materials collected included PET plastics, nylon, cartons, paper, and metal cans, demonstrating ongoing efforts to divert waste from landfill disposal and promote responsible material management.</w:t>
            </w:r>
          </w:p>
        </w:tc>
      </w:tr>
      <w:tr w:rsidR="00F26350" w:rsidRPr="00982EBE" w14:paraId="7AD0C028" w14:textId="77777777">
        <w:trPr>
          <w:trHeight w:val="980"/>
        </w:trPr>
        <w:tc>
          <w:tcPr>
            <w:tcW w:w="1721" w:type="dxa"/>
            <w:vMerge/>
          </w:tcPr>
          <w:p w14:paraId="7612ED89" w14:textId="77777777" w:rsidR="00FD1757" w:rsidRPr="003C7C93" w:rsidRDefault="00FD1757" w:rsidP="008A3097">
            <w:pPr>
              <w:rPr>
                <w:rFonts w:cs="Open Sans"/>
              </w:rPr>
            </w:pPr>
          </w:p>
        </w:tc>
        <w:tc>
          <w:tcPr>
            <w:tcW w:w="1605" w:type="dxa"/>
          </w:tcPr>
          <w:p w14:paraId="4F2F8B78" w14:textId="77777777" w:rsidR="00FD1757" w:rsidRPr="003C7C93" w:rsidRDefault="00FD1757" w:rsidP="008A3097">
            <w:pPr>
              <w:rPr>
                <w:rFonts w:cs="Open Sans"/>
                <w:color w:val="000000" w:themeColor="text1"/>
              </w:rPr>
            </w:pPr>
            <w:r w:rsidRPr="003C7C93">
              <w:rPr>
                <w:rFonts w:cs="Open Sans"/>
                <w:color w:val="000000" w:themeColor="text1"/>
              </w:rPr>
              <w:t>Materials Consumption</w:t>
            </w:r>
          </w:p>
        </w:tc>
        <w:tc>
          <w:tcPr>
            <w:tcW w:w="3400" w:type="dxa"/>
          </w:tcPr>
          <w:p w14:paraId="6E06473E" w14:textId="77777777" w:rsidR="00FD1757" w:rsidRPr="003C7C93" w:rsidRDefault="00FD1757" w:rsidP="008A3097">
            <w:pPr>
              <w:rPr>
                <w:rFonts w:cs="Open Sans"/>
                <w:color w:val="000000" w:themeColor="text1"/>
              </w:rPr>
            </w:pPr>
            <w:r w:rsidRPr="003C7C93">
              <w:rPr>
                <w:rFonts w:cs="Open Sans"/>
                <w:color w:val="000000" w:themeColor="text1"/>
              </w:rPr>
              <w:t xml:space="preserve">SDG 12 – Responsible Consumption and Production </w:t>
            </w:r>
          </w:p>
          <w:p w14:paraId="01E80EC3" w14:textId="77777777" w:rsidR="00FD1757" w:rsidRPr="003C7C93" w:rsidRDefault="00FD1757" w:rsidP="008A3097">
            <w:pPr>
              <w:rPr>
                <w:rFonts w:cs="Open Sans"/>
                <w:color w:val="000000" w:themeColor="text1"/>
              </w:rPr>
            </w:pPr>
            <w:r w:rsidRPr="003C7C93">
              <w:rPr>
                <w:rFonts w:cs="Open Sans"/>
                <w:color w:val="000000" w:themeColor="text1"/>
              </w:rPr>
              <w:t>SDG 9 – Industry, Innovation and Infrastructure</w:t>
            </w:r>
          </w:p>
          <w:p w14:paraId="3E8AFE6B" w14:textId="77777777" w:rsidR="00FD1757" w:rsidRPr="003C7C93" w:rsidRDefault="00FD1757" w:rsidP="008A3097">
            <w:pPr>
              <w:rPr>
                <w:rFonts w:cs="Open Sans"/>
                <w:color w:val="000000" w:themeColor="text1"/>
              </w:rPr>
            </w:pPr>
            <w:r w:rsidRPr="003C7C93">
              <w:rPr>
                <w:rFonts w:cs="Open Sans"/>
                <w:color w:val="000000" w:themeColor="text1"/>
              </w:rPr>
              <w:t xml:space="preserve">SDG 13 – Climate Action </w:t>
            </w:r>
          </w:p>
        </w:tc>
        <w:tc>
          <w:tcPr>
            <w:tcW w:w="2742" w:type="dxa"/>
          </w:tcPr>
          <w:p w14:paraId="754F35D2" w14:textId="77777777" w:rsidR="00FD1757" w:rsidRPr="003C7C93" w:rsidRDefault="00FD1757" w:rsidP="008A3097">
            <w:pPr>
              <w:rPr>
                <w:rFonts w:cs="Open Sans"/>
                <w:color w:val="000000" w:themeColor="text1"/>
              </w:rPr>
            </w:pPr>
            <w:r w:rsidRPr="003C7C93">
              <w:rPr>
                <w:rFonts w:cs="Open Sans"/>
                <w:color w:val="000000" w:themeColor="text1"/>
              </w:rPr>
              <w:t>Achieved a 23.9% reduction in core construction material usage, reflecting improved resource planning and operational efficiency.</w:t>
            </w:r>
          </w:p>
        </w:tc>
      </w:tr>
      <w:tr w:rsidR="00F26350" w:rsidRPr="00982EBE" w14:paraId="2426A7CE" w14:textId="77777777" w:rsidTr="79B3CAA4">
        <w:trPr>
          <w:trHeight w:val="2445"/>
        </w:trPr>
        <w:tc>
          <w:tcPr>
            <w:tcW w:w="1721" w:type="dxa"/>
            <w:vMerge/>
          </w:tcPr>
          <w:p w14:paraId="3568BCF0" w14:textId="77777777" w:rsidR="00FD1757" w:rsidRPr="003C7C93" w:rsidRDefault="00FD1757" w:rsidP="008A3097">
            <w:pPr>
              <w:rPr>
                <w:rFonts w:cs="Open Sans"/>
              </w:rPr>
            </w:pPr>
          </w:p>
        </w:tc>
        <w:tc>
          <w:tcPr>
            <w:tcW w:w="1605" w:type="dxa"/>
          </w:tcPr>
          <w:p w14:paraId="0E250727" w14:textId="77777777" w:rsidR="00FD1757" w:rsidRPr="003C7C93" w:rsidRDefault="00FD1757" w:rsidP="008A3097">
            <w:pPr>
              <w:rPr>
                <w:rFonts w:cs="Open Sans"/>
                <w:color w:val="000000" w:themeColor="text1"/>
              </w:rPr>
            </w:pPr>
            <w:r w:rsidRPr="003C7C93">
              <w:rPr>
                <w:rFonts w:cs="Open Sans"/>
                <w:color w:val="000000" w:themeColor="text1"/>
              </w:rPr>
              <w:t>Environmental Compliance</w:t>
            </w:r>
          </w:p>
        </w:tc>
        <w:tc>
          <w:tcPr>
            <w:tcW w:w="3400" w:type="dxa"/>
          </w:tcPr>
          <w:p w14:paraId="5A4EBA4C" w14:textId="77777777" w:rsidR="00FD1757" w:rsidRPr="003C7C93" w:rsidRDefault="00FD1757" w:rsidP="008A3097">
            <w:pPr>
              <w:rPr>
                <w:rFonts w:cs="Open Sans"/>
                <w:color w:val="000000" w:themeColor="text1"/>
              </w:rPr>
            </w:pPr>
            <w:r w:rsidRPr="003C7C93">
              <w:rPr>
                <w:rFonts w:cs="Open Sans"/>
                <w:color w:val="000000" w:themeColor="text1"/>
              </w:rPr>
              <w:t>SDG 16 – Peace, Justice and Strong Institutions</w:t>
            </w:r>
          </w:p>
          <w:p w14:paraId="194DC988" w14:textId="77777777" w:rsidR="00FD1757" w:rsidRPr="003C7C93" w:rsidRDefault="00FD1757" w:rsidP="008A3097">
            <w:pPr>
              <w:rPr>
                <w:rFonts w:cs="Open Sans"/>
                <w:color w:val="000000" w:themeColor="text1"/>
              </w:rPr>
            </w:pPr>
          </w:p>
        </w:tc>
        <w:tc>
          <w:tcPr>
            <w:tcW w:w="2742" w:type="dxa"/>
          </w:tcPr>
          <w:p w14:paraId="58392AAA" w14:textId="6B3B2BE0" w:rsidR="00FD1757" w:rsidRPr="003C7C93" w:rsidRDefault="007021EA" w:rsidP="008A3097">
            <w:pPr>
              <w:rPr>
                <w:rFonts w:cs="Open Sans"/>
                <w:color w:val="000000" w:themeColor="text1"/>
              </w:rPr>
            </w:pPr>
            <w:r>
              <w:rPr>
                <w:rFonts w:cs="Open Sans"/>
                <w:color w:val="000000" w:themeColor="text1"/>
              </w:rPr>
              <w:t>All projects undergo Environmenta</w:t>
            </w:r>
            <w:r w:rsidR="00B70697">
              <w:rPr>
                <w:rFonts w:cs="Open Sans"/>
                <w:color w:val="000000" w:themeColor="text1"/>
              </w:rPr>
              <w:t>l</w:t>
            </w:r>
            <w:r>
              <w:rPr>
                <w:rFonts w:cs="Open Sans"/>
                <w:color w:val="000000" w:themeColor="text1"/>
              </w:rPr>
              <w:t xml:space="preserve"> Impact Assessment </w:t>
            </w:r>
            <w:r w:rsidR="00B70697">
              <w:rPr>
                <w:rFonts w:cs="Open Sans"/>
                <w:color w:val="000000" w:themeColor="text1"/>
              </w:rPr>
              <w:t xml:space="preserve">before commencement and </w:t>
            </w:r>
            <w:r w:rsidR="00B70697" w:rsidRPr="003C7C93">
              <w:rPr>
                <w:rFonts w:cs="Open Sans"/>
                <w:color w:val="000000" w:themeColor="text1"/>
              </w:rPr>
              <w:t>Compliance performance is verified through inspections conducted by regulatory authorities including the Federal Ministry of Environment (FMEnv), the National Environmental Standards and Regulations Enforcement Agency (NESREA), the Lagos State Safety Commission, and the Federal Ministry of Labour</w:t>
            </w:r>
          </w:p>
        </w:tc>
      </w:tr>
      <w:tr w:rsidR="00F26350" w:rsidRPr="00982EBE" w14:paraId="7499C39C" w14:textId="77777777">
        <w:trPr>
          <w:trHeight w:val="1025"/>
        </w:trPr>
        <w:tc>
          <w:tcPr>
            <w:tcW w:w="1721" w:type="dxa"/>
            <w:vMerge w:val="restart"/>
          </w:tcPr>
          <w:p w14:paraId="7A0060D3" w14:textId="431F1BC0" w:rsidR="00FD1757" w:rsidRPr="003C7C93" w:rsidRDefault="00217871" w:rsidP="008A3097">
            <w:pPr>
              <w:rPr>
                <w:rFonts w:cs="Open Sans"/>
                <w:color w:val="000000" w:themeColor="text1"/>
              </w:rPr>
            </w:pPr>
            <w:r w:rsidRPr="00217871">
              <w:rPr>
                <w:rFonts w:cs="Open Sans"/>
                <w:color w:val="000000" w:themeColor="text1"/>
              </w:rPr>
              <w:t>PROGRESSIVE ECONOMIC DEVELOPMENT</w:t>
            </w:r>
          </w:p>
        </w:tc>
        <w:tc>
          <w:tcPr>
            <w:tcW w:w="1605" w:type="dxa"/>
          </w:tcPr>
          <w:p w14:paraId="7B8F7A6E" w14:textId="77777777" w:rsidR="00FD1757" w:rsidRPr="003C7C93" w:rsidRDefault="00FD1757" w:rsidP="008A3097">
            <w:pPr>
              <w:rPr>
                <w:rFonts w:cs="Open Sans"/>
                <w:color w:val="000000" w:themeColor="text1"/>
              </w:rPr>
            </w:pPr>
            <w:r w:rsidRPr="003C7C93">
              <w:rPr>
                <w:rFonts w:cs="Open Sans"/>
                <w:color w:val="000000" w:themeColor="text1"/>
              </w:rPr>
              <w:t>Economic Performance</w:t>
            </w:r>
          </w:p>
        </w:tc>
        <w:tc>
          <w:tcPr>
            <w:tcW w:w="3400" w:type="dxa"/>
          </w:tcPr>
          <w:p w14:paraId="7819A5F3" w14:textId="77777777" w:rsidR="00AC364E" w:rsidRDefault="00FD1757" w:rsidP="008A3097">
            <w:pPr>
              <w:rPr>
                <w:rFonts w:cs="Open Sans"/>
                <w:color w:val="000000" w:themeColor="text1"/>
              </w:rPr>
            </w:pPr>
            <w:r w:rsidRPr="003C7C93">
              <w:rPr>
                <w:rFonts w:cs="Open Sans"/>
                <w:color w:val="000000" w:themeColor="text1"/>
              </w:rPr>
              <w:t xml:space="preserve">SDG 8 – Decent Work and Economic Growth </w:t>
            </w:r>
          </w:p>
          <w:p w14:paraId="4A58D0DC" w14:textId="0351E70E" w:rsidR="00FD1757" w:rsidRPr="003C7C93" w:rsidRDefault="00FD1757" w:rsidP="008A3097">
            <w:pPr>
              <w:rPr>
                <w:rFonts w:cs="Open Sans"/>
                <w:color w:val="000000" w:themeColor="text1"/>
              </w:rPr>
            </w:pPr>
            <w:r w:rsidRPr="003C7C93">
              <w:rPr>
                <w:rFonts w:cs="Open Sans"/>
                <w:color w:val="000000" w:themeColor="text1"/>
              </w:rPr>
              <w:t>SDG 9 – Industry, Innovation and Infrastructure</w:t>
            </w:r>
          </w:p>
          <w:p w14:paraId="4C516E59" w14:textId="77777777" w:rsidR="00FD1757" w:rsidRPr="003C7C93" w:rsidRDefault="00FD1757" w:rsidP="008A3097">
            <w:pPr>
              <w:rPr>
                <w:rFonts w:cs="Open Sans"/>
                <w:color w:val="000000" w:themeColor="text1"/>
              </w:rPr>
            </w:pPr>
          </w:p>
        </w:tc>
        <w:tc>
          <w:tcPr>
            <w:tcW w:w="2742" w:type="dxa"/>
          </w:tcPr>
          <w:p w14:paraId="6B0331C8" w14:textId="6A11E985" w:rsidR="00FD1757" w:rsidRPr="003C7C93" w:rsidRDefault="00FD1757" w:rsidP="008A3097">
            <w:pPr>
              <w:rPr>
                <w:rFonts w:cs="Open Sans"/>
                <w:color w:val="FF0000"/>
              </w:rPr>
            </w:pPr>
            <w:r w:rsidRPr="6203CD03">
              <w:rPr>
                <w:rFonts w:eastAsia="Aptos" w:cs="Aptos"/>
              </w:rPr>
              <w:t>The Group generated ₦</w:t>
            </w:r>
            <w:r w:rsidR="35776523" w:rsidRPr="6203CD03">
              <w:rPr>
                <w:rFonts w:eastAsia="Aptos" w:cs="Aptos"/>
              </w:rPr>
              <w:t>759.8</w:t>
            </w:r>
            <w:r w:rsidRPr="6203CD03">
              <w:rPr>
                <w:rFonts w:eastAsia="Aptos" w:cs="Aptos"/>
              </w:rPr>
              <w:t xml:space="preserve"> billion in revenue and recorded </w:t>
            </w:r>
            <w:r w:rsidR="35776523" w:rsidRPr="6203CD03">
              <w:rPr>
                <w:rFonts w:eastAsia="Aptos" w:cs="Aptos"/>
              </w:rPr>
              <w:t>a</w:t>
            </w:r>
            <w:r w:rsidRPr="6203CD03">
              <w:rPr>
                <w:rFonts w:eastAsia="Aptos" w:cs="Aptos"/>
              </w:rPr>
              <w:t xml:space="preserve"> Profit Before Tax</w:t>
            </w:r>
            <w:r w:rsidR="35776523" w:rsidRPr="6203CD03">
              <w:rPr>
                <w:rFonts w:eastAsia="Aptos" w:cs="Aptos"/>
              </w:rPr>
              <w:t xml:space="preserve"> of ₦40.9 billion, demonstrating </w:t>
            </w:r>
            <w:r w:rsidR="35776523" w:rsidRPr="6203CD03">
              <w:rPr>
                <w:rFonts w:eastAsia="Aptos" w:cs="Aptos"/>
              </w:rPr>
              <w:lastRenderedPageBreak/>
              <w:t>resilient</w:t>
            </w:r>
            <w:r w:rsidRPr="6203CD03">
              <w:rPr>
                <w:rFonts w:eastAsia="Aptos" w:cs="Aptos"/>
              </w:rPr>
              <w:t xml:space="preserve"> operational </w:t>
            </w:r>
            <w:r w:rsidR="35776523" w:rsidRPr="6203CD03">
              <w:rPr>
                <w:rFonts w:eastAsia="Aptos" w:cs="Aptos"/>
              </w:rPr>
              <w:t>execution</w:t>
            </w:r>
            <w:r w:rsidRPr="6203CD03">
              <w:rPr>
                <w:rFonts w:eastAsia="Aptos" w:cs="Aptos"/>
              </w:rPr>
              <w:t xml:space="preserve"> and </w:t>
            </w:r>
            <w:r w:rsidR="35776523" w:rsidRPr="6203CD03">
              <w:rPr>
                <w:rFonts w:eastAsia="Aptos" w:cs="Aptos"/>
              </w:rPr>
              <w:t>reaffirming its significant</w:t>
            </w:r>
            <w:r w:rsidRPr="6203CD03">
              <w:rPr>
                <w:rFonts w:eastAsia="Aptos" w:cs="Aptos"/>
              </w:rPr>
              <w:t xml:space="preserve"> contribution to the construction and infrastructure sector</w:t>
            </w:r>
            <w:r w:rsidR="35776523" w:rsidRPr="6203CD03">
              <w:rPr>
                <w:rFonts w:eastAsia="Aptos" w:cs="Aptos"/>
              </w:rPr>
              <w:t xml:space="preserve"> and the broader economy</w:t>
            </w:r>
            <w:r w:rsidRPr="1FBF2136">
              <w:rPr>
                <w:rFonts w:eastAsia="Aptos" w:cs="Aptos"/>
              </w:rPr>
              <w:t>.</w:t>
            </w:r>
          </w:p>
        </w:tc>
      </w:tr>
      <w:tr w:rsidR="00F26350" w:rsidRPr="00982EBE" w14:paraId="7D7EB05E" w14:textId="77777777" w:rsidTr="00AC3C63">
        <w:trPr>
          <w:trHeight w:val="699"/>
        </w:trPr>
        <w:tc>
          <w:tcPr>
            <w:tcW w:w="1721" w:type="dxa"/>
            <w:vMerge/>
          </w:tcPr>
          <w:p w14:paraId="49F21E8C" w14:textId="77777777" w:rsidR="00FD1757" w:rsidRPr="003C7C93" w:rsidRDefault="00FD1757" w:rsidP="008A3097">
            <w:pPr>
              <w:rPr>
                <w:rFonts w:cs="Open Sans"/>
              </w:rPr>
            </w:pPr>
          </w:p>
        </w:tc>
        <w:tc>
          <w:tcPr>
            <w:tcW w:w="1605" w:type="dxa"/>
          </w:tcPr>
          <w:p w14:paraId="688AC9D5" w14:textId="77777777" w:rsidR="00FD1757" w:rsidRPr="003C7C93" w:rsidRDefault="00FD1757" w:rsidP="008A3097">
            <w:pPr>
              <w:rPr>
                <w:rFonts w:cs="Open Sans"/>
                <w:color w:val="000000" w:themeColor="text1"/>
              </w:rPr>
            </w:pPr>
            <w:r w:rsidRPr="003C7C93">
              <w:rPr>
                <w:rFonts w:cs="Open Sans"/>
                <w:color w:val="000000" w:themeColor="text1"/>
              </w:rPr>
              <w:t xml:space="preserve">Sustainable Procurement </w:t>
            </w:r>
          </w:p>
        </w:tc>
        <w:tc>
          <w:tcPr>
            <w:tcW w:w="3400" w:type="dxa"/>
          </w:tcPr>
          <w:p w14:paraId="2F6DDC94" w14:textId="77777777" w:rsidR="00FD1757" w:rsidRPr="003C7C93" w:rsidRDefault="00FD1757" w:rsidP="008A3097">
            <w:pPr>
              <w:rPr>
                <w:rFonts w:cs="Open Sans"/>
                <w:color w:val="000000" w:themeColor="text1"/>
              </w:rPr>
            </w:pPr>
            <w:r w:rsidRPr="003C7C93">
              <w:rPr>
                <w:rFonts w:cs="Open Sans"/>
                <w:color w:val="000000" w:themeColor="text1"/>
              </w:rPr>
              <w:t xml:space="preserve">SDG 12 – Responsible Consumption and Production </w:t>
            </w:r>
          </w:p>
          <w:p w14:paraId="06CFD5F6" w14:textId="77777777" w:rsidR="00410D9C" w:rsidRDefault="00FD1757" w:rsidP="008A3097">
            <w:pPr>
              <w:rPr>
                <w:rFonts w:cs="Open Sans"/>
                <w:color w:val="000000" w:themeColor="text1"/>
              </w:rPr>
            </w:pPr>
            <w:r w:rsidRPr="003C7C93">
              <w:rPr>
                <w:rFonts w:cs="Open Sans"/>
                <w:color w:val="000000" w:themeColor="text1"/>
              </w:rPr>
              <w:t xml:space="preserve">SDG 8 – Decent Work and Economic Growth </w:t>
            </w:r>
          </w:p>
          <w:p w14:paraId="24B3D855" w14:textId="38F76AFA" w:rsidR="00FD1757" w:rsidRPr="003C7C93" w:rsidRDefault="00FD1757" w:rsidP="008A3097">
            <w:pPr>
              <w:rPr>
                <w:rFonts w:cs="Open Sans"/>
                <w:color w:val="000000" w:themeColor="text1"/>
              </w:rPr>
            </w:pPr>
            <w:r w:rsidRPr="003C7C93">
              <w:rPr>
                <w:rFonts w:cs="Open Sans"/>
                <w:color w:val="000000" w:themeColor="text1"/>
              </w:rPr>
              <w:t>SDG 16 – Peace, Justice and Strong Institutions</w:t>
            </w:r>
          </w:p>
        </w:tc>
        <w:tc>
          <w:tcPr>
            <w:tcW w:w="2742" w:type="dxa"/>
          </w:tcPr>
          <w:p w14:paraId="227F020F" w14:textId="09C7405E" w:rsidR="00FD1757" w:rsidRPr="003C7C93" w:rsidRDefault="00FD1757" w:rsidP="008A3097">
            <w:pPr>
              <w:rPr>
                <w:rFonts w:cs="Open Sans"/>
                <w:color w:val="000000" w:themeColor="text1"/>
              </w:rPr>
            </w:pPr>
            <w:r w:rsidRPr="003C7C93">
              <w:rPr>
                <w:rFonts w:cs="Open Sans"/>
                <w:color w:val="000000" w:themeColor="text1"/>
              </w:rPr>
              <w:t xml:space="preserve">Local procurement </w:t>
            </w:r>
            <w:r w:rsidR="000276D7" w:rsidRPr="000276D7">
              <w:rPr>
                <w:rFonts w:cs="Open Sans"/>
                <w:color w:val="000000" w:themeColor="text1"/>
              </w:rPr>
              <w:t>accounted for 71% of total procurement spend, amounting to ₦179.8</w:t>
            </w:r>
            <w:r w:rsidRPr="003C7C93">
              <w:rPr>
                <w:rFonts w:cs="Open Sans"/>
                <w:color w:val="000000" w:themeColor="text1"/>
              </w:rPr>
              <w:t xml:space="preserve"> billion, supporting domestic </w:t>
            </w:r>
            <w:r w:rsidR="000276D7" w:rsidRPr="000276D7">
              <w:rPr>
                <w:rFonts w:cs="Open Sans"/>
                <w:color w:val="000000" w:themeColor="text1"/>
              </w:rPr>
              <w:t>suppliers</w:t>
            </w:r>
            <w:r w:rsidRPr="003C7C93">
              <w:rPr>
                <w:rFonts w:cs="Open Sans"/>
                <w:color w:val="000000" w:themeColor="text1"/>
              </w:rPr>
              <w:t xml:space="preserve"> and strengthening local industry participation.</w:t>
            </w:r>
            <w:r w:rsidR="000276D7" w:rsidRPr="000276D7">
              <w:rPr>
                <w:rFonts w:cs="Open Sans"/>
                <w:color w:val="000000" w:themeColor="text1"/>
              </w:rPr>
              <w:t xml:space="preserve"> A total of 236 suppliers (18% of new suppliers) were screened using environmental criteria, reflecting continued integration of environmental and social considerations into procurement processes. No incidents of environmental or social assessment breaches were recorded during the reporting period.</w:t>
            </w:r>
          </w:p>
        </w:tc>
      </w:tr>
      <w:tr w:rsidR="00F26350" w:rsidRPr="00982EBE" w14:paraId="5F604D5F" w14:textId="77777777">
        <w:trPr>
          <w:trHeight w:val="989"/>
        </w:trPr>
        <w:tc>
          <w:tcPr>
            <w:tcW w:w="1721" w:type="dxa"/>
            <w:vMerge/>
          </w:tcPr>
          <w:p w14:paraId="00410BD3" w14:textId="77777777" w:rsidR="00FD1757" w:rsidRPr="003C7C93" w:rsidRDefault="00FD1757" w:rsidP="008A3097">
            <w:pPr>
              <w:rPr>
                <w:rFonts w:cs="Open Sans"/>
              </w:rPr>
            </w:pPr>
          </w:p>
        </w:tc>
        <w:tc>
          <w:tcPr>
            <w:tcW w:w="1605" w:type="dxa"/>
          </w:tcPr>
          <w:p w14:paraId="5A6F52ED" w14:textId="77777777" w:rsidR="00FD1757" w:rsidRPr="003C7C93" w:rsidRDefault="00FD1757" w:rsidP="008A3097">
            <w:pPr>
              <w:rPr>
                <w:rFonts w:cs="Open Sans"/>
                <w:color w:val="000000" w:themeColor="text1"/>
              </w:rPr>
            </w:pPr>
            <w:r w:rsidRPr="003C7C93">
              <w:rPr>
                <w:rFonts w:cs="Open Sans"/>
                <w:color w:val="000000" w:themeColor="text1"/>
              </w:rPr>
              <w:t>Anti-Corruption</w:t>
            </w:r>
          </w:p>
        </w:tc>
        <w:tc>
          <w:tcPr>
            <w:tcW w:w="3400" w:type="dxa"/>
          </w:tcPr>
          <w:p w14:paraId="7BCD2D8E" w14:textId="77777777" w:rsidR="00FD1757" w:rsidRPr="003C7C93" w:rsidRDefault="00FD1757" w:rsidP="008A3097">
            <w:pPr>
              <w:rPr>
                <w:rFonts w:cs="Open Sans"/>
                <w:color w:val="000000" w:themeColor="text1"/>
              </w:rPr>
            </w:pPr>
            <w:r w:rsidRPr="003C7C93">
              <w:rPr>
                <w:rFonts w:cs="Open Sans"/>
                <w:color w:val="000000" w:themeColor="text1"/>
              </w:rPr>
              <w:t>SDG 16 – Peace, Justice and Strong Institutions</w:t>
            </w:r>
          </w:p>
          <w:p w14:paraId="0959988D" w14:textId="77777777" w:rsidR="00FD1757" w:rsidRPr="003C7C93" w:rsidRDefault="00FD1757" w:rsidP="008A3097">
            <w:pPr>
              <w:rPr>
                <w:rFonts w:cs="Open Sans"/>
                <w:color w:val="000000" w:themeColor="text1"/>
              </w:rPr>
            </w:pPr>
          </w:p>
        </w:tc>
        <w:tc>
          <w:tcPr>
            <w:tcW w:w="2742" w:type="dxa"/>
          </w:tcPr>
          <w:p w14:paraId="4D3E055B" w14:textId="01D506CD" w:rsidR="00FD1757" w:rsidRPr="003C7C93" w:rsidRDefault="00FD1757" w:rsidP="008A3097">
            <w:pPr>
              <w:rPr>
                <w:rFonts w:cs="Open Sans"/>
                <w:color w:val="000000" w:themeColor="text1"/>
              </w:rPr>
            </w:pPr>
            <w:r w:rsidRPr="003C7C93">
              <w:rPr>
                <w:rFonts w:cs="Open Sans"/>
                <w:color w:val="000000" w:themeColor="text1"/>
              </w:rPr>
              <w:t xml:space="preserve">Recorded zero confirmed incidents of corruption </w:t>
            </w:r>
            <w:r w:rsidR="00F4754A" w:rsidRPr="00F4754A">
              <w:rPr>
                <w:rFonts w:cs="Open Sans"/>
                <w:color w:val="000000" w:themeColor="text1"/>
              </w:rPr>
              <w:t>during the reporting period. Anti-corruption policies were communicated</w:t>
            </w:r>
            <w:r w:rsidRPr="003C7C93">
              <w:rPr>
                <w:rFonts w:cs="Open Sans"/>
                <w:color w:val="000000" w:themeColor="text1"/>
              </w:rPr>
              <w:t xml:space="preserve"> to 953 employees, with 223 employees receiving </w:t>
            </w:r>
            <w:r w:rsidR="00F4754A" w:rsidRPr="00F4754A">
              <w:rPr>
                <w:rFonts w:cs="Open Sans"/>
                <w:color w:val="000000" w:themeColor="text1"/>
              </w:rPr>
              <w:t>targeted</w:t>
            </w:r>
            <w:r w:rsidRPr="003C7C93">
              <w:rPr>
                <w:rFonts w:cs="Open Sans"/>
                <w:color w:val="000000" w:themeColor="text1"/>
              </w:rPr>
              <w:t xml:space="preserve"> training.</w:t>
            </w:r>
            <w:r w:rsidR="00F4754A" w:rsidRPr="00F4754A">
              <w:rPr>
                <w:rFonts w:cs="Open Sans"/>
                <w:color w:val="000000" w:themeColor="text1"/>
              </w:rPr>
              <w:t xml:space="preserve"> All Board members and business partners, including suppliers and contractors, were informed of anti-corruption policies, reinforcing ethical conduct across operations and the supply chain.</w:t>
            </w:r>
          </w:p>
        </w:tc>
      </w:tr>
      <w:tr w:rsidR="00F26350" w:rsidRPr="00982EBE" w14:paraId="1E7242A1" w14:textId="77777777">
        <w:trPr>
          <w:trHeight w:val="980"/>
        </w:trPr>
        <w:tc>
          <w:tcPr>
            <w:tcW w:w="1721" w:type="dxa"/>
            <w:vMerge w:val="restart"/>
          </w:tcPr>
          <w:p w14:paraId="0C852323" w14:textId="0957066C" w:rsidR="00FD1757" w:rsidRPr="003C7C93" w:rsidRDefault="003F31D7" w:rsidP="008A3097">
            <w:pPr>
              <w:rPr>
                <w:rFonts w:cs="Open Sans"/>
                <w:color w:val="000000" w:themeColor="text1"/>
              </w:rPr>
            </w:pPr>
            <w:r w:rsidRPr="003F31D7">
              <w:rPr>
                <w:rFonts w:cs="Open Sans"/>
                <w:color w:val="000000" w:themeColor="text1"/>
              </w:rPr>
              <w:lastRenderedPageBreak/>
              <w:t>SOCIAL INCLUSION</w:t>
            </w:r>
          </w:p>
        </w:tc>
        <w:tc>
          <w:tcPr>
            <w:tcW w:w="1605" w:type="dxa"/>
          </w:tcPr>
          <w:p w14:paraId="6AA19F39" w14:textId="77777777" w:rsidR="00FD1757" w:rsidRPr="003C7C93" w:rsidRDefault="00FD1757" w:rsidP="008A3097">
            <w:pPr>
              <w:rPr>
                <w:rFonts w:cs="Open Sans"/>
                <w:color w:val="000000" w:themeColor="text1"/>
              </w:rPr>
            </w:pPr>
            <w:r w:rsidRPr="003C7C93">
              <w:rPr>
                <w:rFonts w:cs="Open Sans"/>
                <w:color w:val="000000" w:themeColor="text1"/>
              </w:rPr>
              <w:t>Employment</w:t>
            </w:r>
          </w:p>
        </w:tc>
        <w:tc>
          <w:tcPr>
            <w:tcW w:w="3400" w:type="dxa"/>
          </w:tcPr>
          <w:p w14:paraId="55663FAC" w14:textId="77777777" w:rsidR="00FD1757" w:rsidRPr="003C7C93" w:rsidRDefault="00FD1757" w:rsidP="008A3097">
            <w:pPr>
              <w:rPr>
                <w:rFonts w:cs="Open Sans"/>
                <w:color w:val="000000" w:themeColor="text1"/>
              </w:rPr>
            </w:pPr>
            <w:r w:rsidRPr="003C7C93">
              <w:rPr>
                <w:rFonts w:cs="Open Sans"/>
                <w:color w:val="000000" w:themeColor="text1"/>
              </w:rPr>
              <w:t>SDG 8 – Decent Work and Economic Growth</w:t>
            </w:r>
          </w:p>
          <w:p w14:paraId="4EA58DE3" w14:textId="027394E3" w:rsidR="00FD1757" w:rsidRPr="003C7C93" w:rsidRDefault="00CF3B74" w:rsidP="008A3097">
            <w:pPr>
              <w:rPr>
                <w:rFonts w:cs="Open Sans"/>
                <w:color w:val="000000" w:themeColor="text1"/>
              </w:rPr>
            </w:pPr>
            <w:r w:rsidRPr="00982EBE">
              <w:rPr>
                <w:rFonts w:cs="Open Sans"/>
                <w:color w:val="000000" w:themeColor="text1"/>
              </w:rPr>
              <w:t>SD</w:t>
            </w:r>
            <w:r w:rsidR="009403BA" w:rsidRPr="00982EBE">
              <w:rPr>
                <w:rFonts w:cs="Open Sans"/>
                <w:color w:val="000000" w:themeColor="text1"/>
              </w:rPr>
              <w:t>G</w:t>
            </w:r>
            <w:r w:rsidR="00C13EEF" w:rsidRPr="00982EBE">
              <w:rPr>
                <w:rFonts w:cs="Open Sans"/>
                <w:color w:val="000000" w:themeColor="text1"/>
              </w:rPr>
              <w:t xml:space="preserve"> 10- Reduced Inequalities</w:t>
            </w:r>
          </w:p>
        </w:tc>
        <w:tc>
          <w:tcPr>
            <w:tcW w:w="2742" w:type="dxa"/>
          </w:tcPr>
          <w:p w14:paraId="40412697" w14:textId="0046FD7A" w:rsidR="00FD1757" w:rsidRPr="003C7C93" w:rsidRDefault="00FD1757" w:rsidP="008A3097">
            <w:pPr>
              <w:rPr>
                <w:rFonts w:cs="Open Sans"/>
                <w:color w:val="000000" w:themeColor="text1"/>
              </w:rPr>
            </w:pPr>
            <w:r w:rsidRPr="00982EBE">
              <w:t>Maintained a workforce of 8,513 employees across project locations</w:t>
            </w:r>
            <w:r w:rsidR="000800DF" w:rsidRPr="00982EBE">
              <w:t>, with workforce movements reflecting the project-based nature of operations. Continued to strengthen workforce planning, talent allocation, and employee retention to support operational continuity and long-term organisational resilience</w:t>
            </w:r>
          </w:p>
        </w:tc>
      </w:tr>
      <w:tr w:rsidR="00F26350" w:rsidRPr="00982EBE" w14:paraId="17F18836" w14:textId="77777777">
        <w:trPr>
          <w:trHeight w:val="980"/>
        </w:trPr>
        <w:tc>
          <w:tcPr>
            <w:tcW w:w="1721" w:type="dxa"/>
            <w:vMerge/>
          </w:tcPr>
          <w:p w14:paraId="2072D0D0" w14:textId="77777777" w:rsidR="00FD1757" w:rsidRPr="003C7C93" w:rsidRDefault="00FD1757" w:rsidP="008A3097">
            <w:pPr>
              <w:rPr>
                <w:rFonts w:cs="Open Sans"/>
              </w:rPr>
            </w:pPr>
          </w:p>
        </w:tc>
        <w:tc>
          <w:tcPr>
            <w:tcW w:w="1605" w:type="dxa"/>
          </w:tcPr>
          <w:p w14:paraId="6FC1897C" w14:textId="77777777" w:rsidR="00FD1757" w:rsidRPr="003C7C93" w:rsidRDefault="00FD1757" w:rsidP="008A3097">
            <w:pPr>
              <w:rPr>
                <w:rFonts w:cs="Open Sans"/>
                <w:color w:val="000000" w:themeColor="text1"/>
              </w:rPr>
            </w:pPr>
            <w:r w:rsidRPr="003C7C93">
              <w:rPr>
                <w:rFonts w:cs="Open Sans"/>
                <w:color w:val="000000" w:themeColor="text1"/>
              </w:rPr>
              <w:t>Diversity and Inclusion</w:t>
            </w:r>
          </w:p>
        </w:tc>
        <w:tc>
          <w:tcPr>
            <w:tcW w:w="3400" w:type="dxa"/>
          </w:tcPr>
          <w:p w14:paraId="6EC456A6" w14:textId="77777777" w:rsidR="00FD1757" w:rsidRPr="003C7C93" w:rsidRDefault="00FD1757" w:rsidP="008A3097">
            <w:pPr>
              <w:rPr>
                <w:rFonts w:cs="Open Sans"/>
                <w:color w:val="000000" w:themeColor="text1"/>
              </w:rPr>
            </w:pPr>
            <w:r w:rsidRPr="003C7C93">
              <w:rPr>
                <w:rFonts w:cs="Open Sans"/>
                <w:color w:val="000000" w:themeColor="text1"/>
              </w:rPr>
              <w:t>SDG 5 – Gender Equality</w:t>
            </w:r>
          </w:p>
          <w:p w14:paraId="7D3D2133" w14:textId="77777777" w:rsidR="00FD1757" w:rsidRPr="003C7C93" w:rsidRDefault="00FD1757" w:rsidP="008A3097">
            <w:pPr>
              <w:rPr>
                <w:rFonts w:cs="Open Sans"/>
                <w:color w:val="000000" w:themeColor="text1"/>
              </w:rPr>
            </w:pPr>
            <w:r w:rsidRPr="003C7C93">
              <w:rPr>
                <w:rFonts w:cs="Open Sans"/>
                <w:color w:val="000000" w:themeColor="text1"/>
              </w:rPr>
              <w:t xml:space="preserve">SDG 10 – Reduced Inequalities </w:t>
            </w:r>
          </w:p>
          <w:p w14:paraId="2D2FAE52" w14:textId="77777777" w:rsidR="00FD1757" w:rsidRPr="003C7C93" w:rsidRDefault="00FD1757" w:rsidP="008A3097">
            <w:pPr>
              <w:rPr>
                <w:rFonts w:cs="Open Sans"/>
                <w:color w:val="000000" w:themeColor="text1"/>
              </w:rPr>
            </w:pPr>
            <w:r w:rsidRPr="003C7C93">
              <w:rPr>
                <w:rFonts w:cs="Open Sans"/>
                <w:color w:val="000000" w:themeColor="text1"/>
              </w:rPr>
              <w:t>SDG 8 – Decent Work and Economic Growth</w:t>
            </w:r>
          </w:p>
          <w:p w14:paraId="193F3EF5" w14:textId="77777777" w:rsidR="00FD1757" w:rsidRPr="003C7C93" w:rsidRDefault="00FD1757" w:rsidP="008A3097">
            <w:pPr>
              <w:rPr>
                <w:rFonts w:cs="Open Sans"/>
                <w:color w:val="000000" w:themeColor="text1"/>
              </w:rPr>
            </w:pPr>
          </w:p>
        </w:tc>
        <w:tc>
          <w:tcPr>
            <w:tcW w:w="2742" w:type="dxa"/>
          </w:tcPr>
          <w:p w14:paraId="2A5EF534" w14:textId="3067B2FD" w:rsidR="00FD1757" w:rsidRPr="003C7C93" w:rsidRDefault="00102F2A" w:rsidP="008A3097">
            <w:pPr>
              <w:rPr>
                <w:rFonts w:cs="Open Sans"/>
                <w:color w:val="000000" w:themeColor="text1"/>
              </w:rPr>
            </w:pPr>
            <w:r w:rsidRPr="00982EBE">
              <w:t>Continued to promote inclusive workplace practices through monitoring of workforce diversity indicators, including age, gender, and disability representation. Female representation remained at approximately 7%, while the number of employees with physical disabilities increased to 17, reflecting gradual progress in inclusive employment practices.</w:t>
            </w:r>
          </w:p>
        </w:tc>
      </w:tr>
      <w:tr w:rsidR="00F26350" w:rsidRPr="00982EBE" w14:paraId="2D47570B" w14:textId="77777777">
        <w:trPr>
          <w:trHeight w:val="980"/>
        </w:trPr>
        <w:tc>
          <w:tcPr>
            <w:tcW w:w="1721" w:type="dxa"/>
            <w:vMerge/>
          </w:tcPr>
          <w:p w14:paraId="28033B90" w14:textId="77777777" w:rsidR="00FD1757" w:rsidRPr="003C7C93" w:rsidRDefault="00FD1757" w:rsidP="008A3097">
            <w:pPr>
              <w:rPr>
                <w:rFonts w:cs="Open Sans"/>
              </w:rPr>
            </w:pPr>
          </w:p>
        </w:tc>
        <w:tc>
          <w:tcPr>
            <w:tcW w:w="1605" w:type="dxa"/>
          </w:tcPr>
          <w:p w14:paraId="1F10C2C7" w14:textId="77777777" w:rsidR="00FD1757" w:rsidRPr="003C7C93" w:rsidRDefault="00FD1757" w:rsidP="008A3097">
            <w:pPr>
              <w:rPr>
                <w:rFonts w:cs="Open Sans"/>
                <w:color w:val="000000" w:themeColor="text1"/>
              </w:rPr>
            </w:pPr>
            <w:r w:rsidRPr="003C7C93">
              <w:rPr>
                <w:rFonts w:cs="Open Sans"/>
                <w:color w:val="000000" w:themeColor="text1"/>
              </w:rPr>
              <w:t>Training and Education</w:t>
            </w:r>
          </w:p>
        </w:tc>
        <w:tc>
          <w:tcPr>
            <w:tcW w:w="3400" w:type="dxa"/>
          </w:tcPr>
          <w:p w14:paraId="610D205C" w14:textId="77777777" w:rsidR="00FD1757" w:rsidRPr="003C7C93" w:rsidRDefault="00FD1757" w:rsidP="008A3097">
            <w:pPr>
              <w:rPr>
                <w:rFonts w:cs="Open Sans"/>
                <w:color w:val="000000" w:themeColor="text1"/>
              </w:rPr>
            </w:pPr>
            <w:r w:rsidRPr="003C7C93">
              <w:rPr>
                <w:rFonts w:cs="Open Sans"/>
                <w:color w:val="000000" w:themeColor="text1"/>
              </w:rPr>
              <w:t xml:space="preserve">SDG 4 – Quality Education </w:t>
            </w:r>
          </w:p>
          <w:p w14:paraId="4F9F61FB" w14:textId="77777777" w:rsidR="00FD1757" w:rsidRPr="003C7C93" w:rsidRDefault="00FD1757" w:rsidP="008A3097">
            <w:pPr>
              <w:rPr>
                <w:rFonts w:cs="Open Sans"/>
                <w:color w:val="000000" w:themeColor="text1"/>
              </w:rPr>
            </w:pPr>
            <w:r w:rsidRPr="003C7C93">
              <w:rPr>
                <w:rFonts w:cs="Open Sans"/>
                <w:color w:val="000000" w:themeColor="text1"/>
              </w:rPr>
              <w:t>SDG 8 – Decent Work and Economic Growth</w:t>
            </w:r>
          </w:p>
          <w:p w14:paraId="3A199085" w14:textId="01CA03B4" w:rsidR="001C02D1" w:rsidRPr="00982EBE" w:rsidRDefault="001C02D1" w:rsidP="008A3097">
            <w:pPr>
              <w:rPr>
                <w:rFonts w:cs="Open Sans"/>
                <w:color w:val="000000" w:themeColor="text1"/>
              </w:rPr>
            </w:pPr>
            <w:r w:rsidRPr="00982EBE">
              <w:rPr>
                <w:rFonts w:cs="Open Sans"/>
                <w:color w:val="000000" w:themeColor="text1"/>
              </w:rPr>
              <w:t>SDG 10 – Reduced Inequalities</w:t>
            </w:r>
          </w:p>
          <w:p w14:paraId="307EBDFD" w14:textId="77777777" w:rsidR="00FD1757" w:rsidRPr="003C7C93" w:rsidRDefault="00FD1757" w:rsidP="008A3097">
            <w:pPr>
              <w:rPr>
                <w:rFonts w:cs="Open Sans"/>
                <w:color w:val="000000" w:themeColor="text1"/>
              </w:rPr>
            </w:pPr>
          </w:p>
        </w:tc>
        <w:tc>
          <w:tcPr>
            <w:tcW w:w="2742" w:type="dxa"/>
          </w:tcPr>
          <w:p w14:paraId="094B6AA8" w14:textId="3615D126" w:rsidR="00FD1757" w:rsidRPr="003C7C93" w:rsidRDefault="00FD1757" w:rsidP="008A3097">
            <w:pPr>
              <w:rPr>
                <w:rFonts w:cs="Open Sans"/>
                <w:color w:val="000000" w:themeColor="text1"/>
              </w:rPr>
            </w:pPr>
            <w:r w:rsidRPr="003C7C93">
              <w:rPr>
                <w:rFonts w:cs="Open Sans"/>
                <w:color w:val="000000" w:themeColor="text1"/>
              </w:rPr>
              <w:t xml:space="preserve">Delivered 46,550 hours of employee training across technical, </w:t>
            </w:r>
            <w:r w:rsidR="00C123A0" w:rsidRPr="00C123A0">
              <w:rPr>
                <w:rFonts w:cs="Open Sans"/>
                <w:color w:val="000000" w:themeColor="text1"/>
              </w:rPr>
              <w:t>leadership</w:t>
            </w:r>
            <w:r w:rsidRPr="003C7C93">
              <w:rPr>
                <w:rFonts w:cs="Open Sans"/>
                <w:color w:val="000000" w:themeColor="text1"/>
              </w:rPr>
              <w:t>, and professional development programmes.</w:t>
            </w:r>
            <w:r w:rsidR="00C123A0" w:rsidRPr="00C123A0">
              <w:rPr>
                <w:rFonts w:cs="Open Sans"/>
                <w:color w:val="000000" w:themeColor="text1"/>
              </w:rPr>
              <w:t xml:space="preserve"> Training initiatives, including specialised academies and employee effectiveness programmes, supported capability development and strengthened workforce competence across operations.</w:t>
            </w:r>
          </w:p>
        </w:tc>
      </w:tr>
      <w:tr w:rsidR="00F26350" w:rsidRPr="00982EBE" w14:paraId="4DF86F4F" w14:textId="77777777">
        <w:trPr>
          <w:trHeight w:val="980"/>
        </w:trPr>
        <w:tc>
          <w:tcPr>
            <w:tcW w:w="1721" w:type="dxa"/>
            <w:vMerge/>
          </w:tcPr>
          <w:p w14:paraId="24E31AB0" w14:textId="77777777" w:rsidR="00FD1757" w:rsidRPr="003C7C93" w:rsidRDefault="00FD1757" w:rsidP="008A3097">
            <w:pPr>
              <w:rPr>
                <w:rFonts w:cs="Open Sans"/>
              </w:rPr>
            </w:pPr>
          </w:p>
        </w:tc>
        <w:tc>
          <w:tcPr>
            <w:tcW w:w="1605" w:type="dxa"/>
          </w:tcPr>
          <w:p w14:paraId="378395AC" w14:textId="77777777" w:rsidR="00FD1757" w:rsidRPr="003C7C93" w:rsidRDefault="00FD1757" w:rsidP="008A3097">
            <w:pPr>
              <w:rPr>
                <w:rFonts w:cs="Open Sans"/>
                <w:color w:val="000000" w:themeColor="text1"/>
              </w:rPr>
            </w:pPr>
            <w:r w:rsidRPr="003C7C93">
              <w:rPr>
                <w:rFonts w:cs="Open Sans"/>
                <w:color w:val="000000" w:themeColor="text1"/>
              </w:rPr>
              <w:t>Employee Health and Safety</w:t>
            </w:r>
          </w:p>
        </w:tc>
        <w:tc>
          <w:tcPr>
            <w:tcW w:w="3400" w:type="dxa"/>
          </w:tcPr>
          <w:p w14:paraId="4E11C91E" w14:textId="77777777" w:rsidR="00FD1757" w:rsidRPr="003C7C93" w:rsidRDefault="00FD1757" w:rsidP="008A3097">
            <w:pPr>
              <w:rPr>
                <w:rFonts w:cs="Open Sans"/>
                <w:color w:val="000000" w:themeColor="text1"/>
              </w:rPr>
            </w:pPr>
            <w:r w:rsidRPr="003C7C93">
              <w:rPr>
                <w:rFonts w:cs="Open Sans"/>
                <w:color w:val="000000" w:themeColor="text1"/>
              </w:rPr>
              <w:t>SDG 8 – Decent Work and Economic Growth</w:t>
            </w:r>
          </w:p>
          <w:p w14:paraId="1B5D5160" w14:textId="77777777" w:rsidR="00FD1757" w:rsidRPr="003C7C93" w:rsidRDefault="00FD1757" w:rsidP="008A3097">
            <w:pPr>
              <w:rPr>
                <w:rFonts w:cs="Open Sans"/>
                <w:color w:val="000000" w:themeColor="text1"/>
              </w:rPr>
            </w:pPr>
          </w:p>
        </w:tc>
        <w:tc>
          <w:tcPr>
            <w:tcW w:w="2742" w:type="dxa"/>
          </w:tcPr>
          <w:p w14:paraId="6607A2AB" w14:textId="2137B4B4" w:rsidR="00FD1757" w:rsidRPr="003C7C93" w:rsidRDefault="00D17DC5" w:rsidP="008A3097">
            <w:pPr>
              <w:rPr>
                <w:rFonts w:cs="Open Sans"/>
                <w:color w:val="000000" w:themeColor="text1"/>
              </w:rPr>
            </w:pPr>
            <w:r w:rsidRPr="00D17DC5">
              <w:rPr>
                <w:rFonts w:cs="Open Sans"/>
                <w:color w:val="000000" w:themeColor="text1"/>
              </w:rPr>
              <w:t xml:space="preserve">Maintained strong occupational health and safety performance, recording over 27.9 </w:t>
            </w:r>
            <w:r w:rsidRPr="00D17DC5">
              <w:rPr>
                <w:rFonts w:cs="Open Sans"/>
                <w:color w:val="000000" w:themeColor="text1"/>
              </w:rPr>
              <w:lastRenderedPageBreak/>
              <w:t>million work hours with no fatalities during the reporting period. Conducted 75 HSE training programmes, reaching 6,427 employees and delivering 13,902 training hours, reinforcing a proactive safety culture and continuous risk management.</w:t>
            </w:r>
          </w:p>
        </w:tc>
      </w:tr>
      <w:tr w:rsidR="00F26350" w:rsidRPr="00982EBE" w14:paraId="47918785" w14:textId="77777777">
        <w:trPr>
          <w:trHeight w:val="980"/>
        </w:trPr>
        <w:tc>
          <w:tcPr>
            <w:tcW w:w="1721" w:type="dxa"/>
            <w:vMerge w:val="restart"/>
          </w:tcPr>
          <w:p w14:paraId="4ED306D6" w14:textId="737FC7D2" w:rsidR="00FD1757" w:rsidRPr="003C7C93" w:rsidRDefault="00FD1757" w:rsidP="008A3097">
            <w:pPr>
              <w:rPr>
                <w:rFonts w:cs="Open Sans"/>
                <w:color w:val="000000" w:themeColor="text1"/>
              </w:rPr>
            </w:pPr>
          </w:p>
        </w:tc>
        <w:tc>
          <w:tcPr>
            <w:tcW w:w="1605" w:type="dxa"/>
          </w:tcPr>
          <w:p w14:paraId="10BA111E" w14:textId="77777777" w:rsidR="00FD1757" w:rsidRPr="003C7C93" w:rsidRDefault="00FD1757" w:rsidP="008A3097">
            <w:pPr>
              <w:rPr>
                <w:rFonts w:cs="Open Sans"/>
                <w:color w:val="000000" w:themeColor="text1"/>
              </w:rPr>
            </w:pPr>
            <w:r w:rsidRPr="003C7C93">
              <w:rPr>
                <w:rFonts w:cs="Open Sans"/>
                <w:color w:val="000000" w:themeColor="text1"/>
              </w:rPr>
              <w:t>Customer Health and Safety</w:t>
            </w:r>
          </w:p>
        </w:tc>
        <w:tc>
          <w:tcPr>
            <w:tcW w:w="3400" w:type="dxa"/>
          </w:tcPr>
          <w:p w14:paraId="4D2F696A" w14:textId="77777777" w:rsidR="00FD1757" w:rsidRPr="003C7C93" w:rsidRDefault="00FD1757" w:rsidP="008A3097">
            <w:pPr>
              <w:rPr>
                <w:rFonts w:cs="Open Sans"/>
                <w:color w:val="000000" w:themeColor="text1"/>
              </w:rPr>
            </w:pPr>
            <w:r w:rsidRPr="003C7C93">
              <w:rPr>
                <w:rFonts w:cs="Open Sans"/>
                <w:color w:val="000000" w:themeColor="text1"/>
              </w:rPr>
              <w:t xml:space="preserve">SDG 9 – Industry, Innovation and Infrastructure </w:t>
            </w:r>
          </w:p>
          <w:p w14:paraId="2EEBE638" w14:textId="77777777" w:rsidR="00FD1757" w:rsidRPr="003C7C93" w:rsidRDefault="00FD1757" w:rsidP="008A3097">
            <w:pPr>
              <w:rPr>
                <w:rFonts w:cs="Open Sans"/>
                <w:color w:val="000000" w:themeColor="text1"/>
              </w:rPr>
            </w:pPr>
            <w:r w:rsidRPr="003C7C93">
              <w:rPr>
                <w:rFonts w:cs="Open Sans"/>
                <w:color w:val="000000" w:themeColor="text1"/>
              </w:rPr>
              <w:t>SDG 11 – Sustainable Cities and Communities</w:t>
            </w:r>
          </w:p>
          <w:p w14:paraId="2AEBBC99" w14:textId="77777777" w:rsidR="00FD1757" w:rsidRPr="003C7C93" w:rsidRDefault="00FD1757" w:rsidP="008A3097">
            <w:pPr>
              <w:rPr>
                <w:rFonts w:cs="Open Sans"/>
                <w:color w:val="000000" w:themeColor="text1"/>
              </w:rPr>
            </w:pPr>
          </w:p>
        </w:tc>
        <w:tc>
          <w:tcPr>
            <w:tcW w:w="2742" w:type="dxa"/>
          </w:tcPr>
          <w:p w14:paraId="5C032266" w14:textId="77777777" w:rsidR="00E302B8" w:rsidRPr="00E302B8" w:rsidRDefault="00FD1757" w:rsidP="00E302B8">
            <w:pPr>
              <w:rPr>
                <w:rFonts w:cs="Open Sans"/>
                <w:color w:val="000000" w:themeColor="text1"/>
              </w:rPr>
            </w:pPr>
            <w:r w:rsidRPr="003C7C93">
              <w:rPr>
                <w:rFonts w:cs="Open Sans"/>
                <w:color w:val="000000" w:themeColor="text1"/>
              </w:rPr>
              <w:t xml:space="preserve">Infrastructure projects </w:t>
            </w:r>
            <w:r w:rsidR="00E302B8" w:rsidRPr="00E302B8">
              <w:rPr>
                <w:rFonts w:cs="Open Sans"/>
                <w:color w:val="000000" w:themeColor="text1"/>
              </w:rPr>
              <w:t xml:space="preserve">were </w:t>
            </w:r>
            <w:r w:rsidRPr="003C7C93">
              <w:rPr>
                <w:rFonts w:cs="Open Sans"/>
                <w:color w:val="000000" w:themeColor="text1"/>
              </w:rPr>
              <w:t xml:space="preserve">delivered in </w:t>
            </w:r>
            <w:r w:rsidR="00E302B8" w:rsidRPr="00E302B8">
              <w:rPr>
                <w:rFonts w:cs="Open Sans"/>
                <w:color w:val="000000" w:themeColor="text1"/>
              </w:rPr>
              <w:t>line</w:t>
            </w:r>
            <w:r w:rsidRPr="003C7C93">
              <w:rPr>
                <w:rFonts w:cs="Open Sans"/>
                <w:color w:val="000000" w:themeColor="text1"/>
              </w:rPr>
              <w:t xml:space="preserve"> with established </w:t>
            </w:r>
            <w:r w:rsidR="00E302B8" w:rsidRPr="00E302B8">
              <w:rPr>
                <w:rFonts w:cs="Open Sans"/>
                <w:color w:val="000000" w:themeColor="text1"/>
              </w:rPr>
              <w:t xml:space="preserve">engineering, </w:t>
            </w:r>
            <w:r w:rsidRPr="003C7C93">
              <w:rPr>
                <w:rFonts w:cs="Open Sans"/>
                <w:color w:val="000000" w:themeColor="text1"/>
              </w:rPr>
              <w:t xml:space="preserve">quality, </w:t>
            </w:r>
            <w:r w:rsidR="00E302B8" w:rsidRPr="00E302B8">
              <w:rPr>
                <w:rFonts w:cs="Open Sans"/>
                <w:color w:val="000000" w:themeColor="text1"/>
              </w:rPr>
              <w:t xml:space="preserve">and </w:t>
            </w:r>
            <w:r w:rsidRPr="003C7C93">
              <w:rPr>
                <w:rFonts w:cs="Open Sans"/>
                <w:color w:val="000000" w:themeColor="text1"/>
              </w:rPr>
              <w:t xml:space="preserve">safety standards, ensuring safe </w:t>
            </w:r>
            <w:r w:rsidR="00E302B8" w:rsidRPr="00E302B8">
              <w:rPr>
                <w:rFonts w:cs="Open Sans"/>
                <w:color w:val="000000" w:themeColor="text1"/>
              </w:rPr>
              <w:t xml:space="preserve">and reliable </w:t>
            </w:r>
            <w:r w:rsidRPr="003C7C93">
              <w:rPr>
                <w:rFonts w:cs="Open Sans"/>
                <w:color w:val="000000" w:themeColor="text1"/>
              </w:rPr>
              <w:t>use of completed assets</w:t>
            </w:r>
            <w:r w:rsidR="00E302B8" w:rsidRPr="00E302B8">
              <w:rPr>
                <w:rFonts w:cs="Open Sans"/>
                <w:color w:val="000000" w:themeColor="text1"/>
              </w:rPr>
              <w:t>. Key projects, including the Bonny–Bodo Road, improved regional connectivity, enhanced access to essential services, and supported safer transportation.</w:t>
            </w:r>
          </w:p>
          <w:p w14:paraId="30AF13A6" w14:textId="0B4B1F79" w:rsidR="00FD1757" w:rsidRPr="003C7C93" w:rsidRDefault="00FD1757" w:rsidP="008A3097">
            <w:pPr>
              <w:rPr>
                <w:rFonts w:cs="Open Sans"/>
                <w:color w:val="000000" w:themeColor="text1"/>
              </w:rPr>
            </w:pPr>
          </w:p>
        </w:tc>
      </w:tr>
      <w:tr w:rsidR="00F26350" w:rsidRPr="00982EBE" w14:paraId="622BCCBD" w14:textId="77777777">
        <w:trPr>
          <w:trHeight w:val="980"/>
        </w:trPr>
        <w:tc>
          <w:tcPr>
            <w:tcW w:w="1721" w:type="dxa"/>
            <w:vMerge/>
          </w:tcPr>
          <w:p w14:paraId="3508C658" w14:textId="77777777" w:rsidR="00FD1757" w:rsidRPr="003C7C93" w:rsidRDefault="00FD1757" w:rsidP="008A3097">
            <w:pPr>
              <w:rPr>
                <w:rFonts w:cs="Open Sans"/>
              </w:rPr>
            </w:pPr>
          </w:p>
        </w:tc>
        <w:tc>
          <w:tcPr>
            <w:tcW w:w="1605" w:type="dxa"/>
          </w:tcPr>
          <w:p w14:paraId="2CADED52" w14:textId="77777777" w:rsidR="00FD1757" w:rsidRPr="003C7C93" w:rsidRDefault="00FD1757" w:rsidP="008A3097">
            <w:pPr>
              <w:rPr>
                <w:rFonts w:cs="Open Sans"/>
                <w:color w:val="000000" w:themeColor="text1"/>
              </w:rPr>
            </w:pPr>
            <w:r w:rsidRPr="003C7C93">
              <w:rPr>
                <w:rFonts w:cs="Open Sans"/>
                <w:color w:val="000000" w:themeColor="text1"/>
              </w:rPr>
              <w:t>Human Right Assessment</w:t>
            </w:r>
          </w:p>
        </w:tc>
        <w:tc>
          <w:tcPr>
            <w:tcW w:w="3400" w:type="dxa"/>
          </w:tcPr>
          <w:p w14:paraId="277623FA" w14:textId="77777777" w:rsidR="00FD1757" w:rsidRPr="003C7C93" w:rsidRDefault="00FD1757" w:rsidP="008A3097">
            <w:pPr>
              <w:rPr>
                <w:rFonts w:cs="Open Sans"/>
                <w:color w:val="000000" w:themeColor="text1"/>
              </w:rPr>
            </w:pPr>
            <w:r w:rsidRPr="003C7C93">
              <w:rPr>
                <w:rFonts w:cs="Open Sans"/>
                <w:color w:val="000000" w:themeColor="text1"/>
              </w:rPr>
              <w:t xml:space="preserve">SDG 8 – Decent Work and Economic Growth SDG 10 – Reduced Inequalities </w:t>
            </w:r>
          </w:p>
          <w:p w14:paraId="7A4F08B5" w14:textId="77777777" w:rsidR="00FD1757" w:rsidRPr="003C7C93" w:rsidRDefault="00FD1757" w:rsidP="008A3097">
            <w:pPr>
              <w:rPr>
                <w:rFonts w:cs="Open Sans"/>
                <w:color w:val="000000" w:themeColor="text1"/>
              </w:rPr>
            </w:pPr>
            <w:r w:rsidRPr="003C7C93">
              <w:rPr>
                <w:rFonts w:cs="Open Sans"/>
                <w:color w:val="000000" w:themeColor="text1"/>
              </w:rPr>
              <w:t>SDG 16 – Peace, Justice and Strong Institutions</w:t>
            </w:r>
          </w:p>
          <w:p w14:paraId="450DEE41" w14:textId="77777777" w:rsidR="00FD1757" w:rsidRPr="003C7C93" w:rsidRDefault="00FD1757" w:rsidP="008A3097">
            <w:pPr>
              <w:rPr>
                <w:rFonts w:cs="Open Sans"/>
                <w:color w:val="000000" w:themeColor="text1"/>
              </w:rPr>
            </w:pPr>
          </w:p>
        </w:tc>
        <w:tc>
          <w:tcPr>
            <w:tcW w:w="2742" w:type="dxa"/>
          </w:tcPr>
          <w:p w14:paraId="427A2009" w14:textId="31FB4F9F" w:rsidR="00FD1757" w:rsidRPr="003C7C93" w:rsidRDefault="00FD1757" w:rsidP="008A3097">
            <w:pPr>
              <w:rPr>
                <w:rFonts w:cs="Open Sans"/>
                <w:color w:val="000000" w:themeColor="text1"/>
              </w:rPr>
            </w:pPr>
            <w:r w:rsidRPr="003C7C93">
              <w:rPr>
                <w:rFonts w:cs="Open Sans"/>
                <w:color w:val="000000" w:themeColor="text1"/>
              </w:rPr>
              <w:t xml:space="preserve">Human rights principles were embedded within governance and </w:t>
            </w:r>
            <w:r w:rsidR="00110528" w:rsidRPr="00110528">
              <w:rPr>
                <w:rFonts w:cs="Open Sans"/>
                <w:color w:val="000000" w:themeColor="text1"/>
              </w:rPr>
              <w:t>operational frameworks</w:t>
            </w:r>
            <w:r w:rsidRPr="003C7C93">
              <w:rPr>
                <w:rFonts w:cs="Open Sans"/>
                <w:color w:val="000000" w:themeColor="text1"/>
              </w:rPr>
              <w:t xml:space="preserve">, with 100% </w:t>
            </w:r>
            <w:r w:rsidR="00110528" w:rsidRPr="00110528">
              <w:rPr>
                <w:rFonts w:cs="Open Sans"/>
                <w:color w:val="000000" w:themeColor="text1"/>
              </w:rPr>
              <w:t xml:space="preserve">of </w:t>
            </w:r>
            <w:r w:rsidRPr="003C7C93">
              <w:rPr>
                <w:rFonts w:cs="Open Sans"/>
                <w:color w:val="000000" w:themeColor="text1"/>
              </w:rPr>
              <w:t xml:space="preserve">operations </w:t>
            </w:r>
            <w:r w:rsidR="00110528" w:rsidRPr="00110528">
              <w:rPr>
                <w:rFonts w:cs="Open Sans"/>
                <w:color w:val="000000" w:themeColor="text1"/>
              </w:rPr>
              <w:t>covered by</w:t>
            </w:r>
            <w:r w:rsidRPr="003C7C93">
              <w:rPr>
                <w:rFonts w:cs="Open Sans"/>
                <w:color w:val="000000" w:themeColor="text1"/>
              </w:rPr>
              <w:t xml:space="preserve"> policies addressing ethical conduct, labour standards, and workplace rights.</w:t>
            </w:r>
            <w:r w:rsidR="00110528" w:rsidRPr="00110528">
              <w:rPr>
                <w:rFonts w:cs="Open Sans"/>
                <w:color w:val="000000" w:themeColor="text1"/>
              </w:rPr>
              <w:t xml:space="preserve"> Continued efforts to promote fair employment practices and inclusive working conditions across all locations.</w:t>
            </w:r>
          </w:p>
        </w:tc>
      </w:tr>
      <w:tr w:rsidR="00F26350" w:rsidRPr="00982EBE" w14:paraId="0B79B83E" w14:textId="77777777">
        <w:trPr>
          <w:trHeight w:val="980"/>
        </w:trPr>
        <w:tc>
          <w:tcPr>
            <w:tcW w:w="1721" w:type="dxa"/>
            <w:vMerge/>
          </w:tcPr>
          <w:p w14:paraId="455A55D6" w14:textId="77777777" w:rsidR="00FD1757" w:rsidRPr="003C7C93" w:rsidRDefault="00FD1757" w:rsidP="008A3097">
            <w:pPr>
              <w:rPr>
                <w:rFonts w:cs="Open Sans"/>
              </w:rPr>
            </w:pPr>
          </w:p>
        </w:tc>
        <w:tc>
          <w:tcPr>
            <w:tcW w:w="1605" w:type="dxa"/>
          </w:tcPr>
          <w:p w14:paraId="359BD127" w14:textId="77777777" w:rsidR="00FD1757" w:rsidRPr="003C7C93" w:rsidRDefault="00FD1757" w:rsidP="008A3097">
            <w:pPr>
              <w:rPr>
                <w:rFonts w:cs="Open Sans"/>
                <w:color w:val="000000" w:themeColor="text1"/>
              </w:rPr>
            </w:pPr>
            <w:r w:rsidRPr="003C7C93">
              <w:rPr>
                <w:rFonts w:cs="Open Sans"/>
                <w:color w:val="000000" w:themeColor="text1"/>
              </w:rPr>
              <w:t>Community Development</w:t>
            </w:r>
          </w:p>
        </w:tc>
        <w:tc>
          <w:tcPr>
            <w:tcW w:w="3400" w:type="dxa"/>
          </w:tcPr>
          <w:p w14:paraId="35B399EA" w14:textId="77777777" w:rsidR="00FD1757" w:rsidRPr="003C7C93" w:rsidRDefault="00FD1757" w:rsidP="008A3097">
            <w:pPr>
              <w:rPr>
                <w:rFonts w:cs="Open Sans"/>
                <w:color w:val="000000" w:themeColor="text1"/>
              </w:rPr>
            </w:pPr>
            <w:r w:rsidRPr="003C7C93">
              <w:rPr>
                <w:rFonts w:cs="Open Sans"/>
                <w:color w:val="000000" w:themeColor="text1"/>
              </w:rPr>
              <w:t xml:space="preserve">SDG 11 – Sustainable Cities and Communities </w:t>
            </w:r>
          </w:p>
          <w:p w14:paraId="46246A31" w14:textId="77777777" w:rsidR="00FD1757" w:rsidRPr="003C7C93" w:rsidRDefault="00FD1757" w:rsidP="008A3097">
            <w:pPr>
              <w:rPr>
                <w:rFonts w:cs="Open Sans"/>
                <w:color w:val="000000" w:themeColor="text1"/>
              </w:rPr>
            </w:pPr>
            <w:r w:rsidRPr="003C7C93">
              <w:rPr>
                <w:rFonts w:cs="Open Sans"/>
                <w:color w:val="000000" w:themeColor="text1"/>
              </w:rPr>
              <w:t>SDG 8 – Decent Work and Economic Growth</w:t>
            </w:r>
          </w:p>
          <w:p w14:paraId="7E0ABEE0" w14:textId="77777777" w:rsidR="00FD1757" w:rsidRPr="003C7C93" w:rsidRDefault="00FD1757" w:rsidP="008A3097">
            <w:pPr>
              <w:rPr>
                <w:rFonts w:cs="Open Sans"/>
                <w:color w:val="000000" w:themeColor="text1"/>
              </w:rPr>
            </w:pPr>
          </w:p>
        </w:tc>
        <w:tc>
          <w:tcPr>
            <w:tcW w:w="2742" w:type="dxa"/>
          </w:tcPr>
          <w:p w14:paraId="3865CDA2" w14:textId="77777777" w:rsidR="00514D0E" w:rsidRPr="00514D0E" w:rsidRDefault="00FD1757" w:rsidP="00514D0E">
            <w:pPr>
              <w:rPr>
                <w:rFonts w:cs="Open Sans"/>
                <w:color w:val="000000" w:themeColor="text1"/>
              </w:rPr>
            </w:pPr>
            <w:r w:rsidRPr="003C7C93">
              <w:rPr>
                <w:rFonts w:cs="Open Sans"/>
                <w:color w:val="000000" w:themeColor="text1"/>
              </w:rPr>
              <w:t xml:space="preserve">Invested </w:t>
            </w:r>
            <w:r w:rsidR="00514D0E" w:rsidRPr="00514D0E">
              <w:rPr>
                <w:rFonts w:cs="Open Sans"/>
                <w:color w:val="000000" w:themeColor="text1"/>
              </w:rPr>
              <w:t>₦837.9</w:t>
            </w:r>
            <w:r w:rsidRPr="003C7C93">
              <w:rPr>
                <w:rFonts w:cs="Open Sans"/>
                <w:color w:val="000000" w:themeColor="text1"/>
              </w:rPr>
              <w:t xml:space="preserve"> million in corporate social responsibility initiatives </w:t>
            </w:r>
            <w:r w:rsidR="00514D0E" w:rsidRPr="00514D0E">
              <w:rPr>
                <w:rFonts w:cs="Open Sans"/>
                <w:color w:val="000000" w:themeColor="text1"/>
              </w:rPr>
              <w:t>across</w:t>
            </w:r>
            <w:r w:rsidRPr="003C7C93">
              <w:rPr>
                <w:rFonts w:cs="Open Sans"/>
                <w:color w:val="000000" w:themeColor="text1"/>
              </w:rPr>
              <w:t xml:space="preserve"> education, community infrastructure, social </w:t>
            </w:r>
            <w:r w:rsidRPr="003C7C93">
              <w:rPr>
                <w:rFonts w:cs="Open Sans"/>
                <w:color w:val="000000" w:themeColor="text1"/>
              </w:rPr>
              <w:lastRenderedPageBreak/>
              <w:t>welfare</w:t>
            </w:r>
            <w:r w:rsidR="00514D0E" w:rsidRPr="00514D0E">
              <w:rPr>
                <w:rFonts w:cs="Open Sans"/>
                <w:color w:val="000000" w:themeColor="text1"/>
              </w:rPr>
              <w:t>, and emergency response. Initiatives included community partnerships, restoration projects such as the Bonny Consulate Building, and livelihood support</w:t>
            </w:r>
            <w:r w:rsidRPr="003C7C93">
              <w:rPr>
                <w:rFonts w:cs="Open Sans"/>
                <w:color w:val="000000" w:themeColor="text1"/>
              </w:rPr>
              <w:t xml:space="preserve"> programmes</w:t>
            </w:r>
            <w:r w:rsidR="00514D0E" w:rsidRPr="00514D0E">
              <w:rPr>
                <w:rFonts w:cs="Open Sans"/>
                <w:color w:val="000000" w:themeColor="text1"/>
              </w:rPr>
              <w:t xml:space="preserve"> for local communities.</w:t>
            </w:r>
          </w:p>
          <w:p w14:paraId="7D4998D9" w14:textId="779BB27A" w:rsidR="00FD1757" w:rsidRPr="003C7C93" w:rsidRDefault="00A63A54" w:rsidP="008A3097">
            <w:pPr>
              <w:rPr>
                <w:rFonts w:cs="Open Sans"/>
                <w:color w:val="000000" w:themeColor="text1"/>
              </w:rPr>
            </w:pPr>
            <w:r>
              <w:rPr>
                <w:rFonts w:cs="Open Sans"/>
                <w:color w:val="000000" w:themeColor="text1"/>
              </w:rPr>
              <w:t xml:space="preserve">  </w:t>
            </w:r>
          </w:p>
        </w:tc>
      </w:tr>
    </w:tbl>
    <w:p w14:paraId="41752E29" w14:textId="77777777" w:rsidR="00FD1757" w:rsidRPr="00982EBE" w:rsidRDefault="00FD1757" w:rsidP="007402E2">
      <w:pPr>
        <w:pStyle w:val="Heading1"/>
        <w:numPr>
          <w:ilvl w:val="0"/>
          <w:numId w:val="0"/>
        </w:numPr>
      </w:pPr>
      <w:bookmarkStart w:id="109" w:name="_Toc1905117654"/>
      <w:bookmarkStart w:id="110" w:name="_Toc1353935214"/>
      <w:bookmarkStart w:id="111" w:name="_Toc224302683"/>
      <w:bookmarkStart w:id="112" w:name="_Toc224302889"/>
    </w:p>
    <w:bookmarkEnd w:id="109"/>
    <w:bookmarkEnd w:id="110"/>
    <w:bookmarkEnd w:id="111"/>
    <w:bookmarkEnd w:id="112"/>
    <w:p w14:paraId="11F5B078" w14:textId="5CE798E6" w:rsidR="00FD1757" w:rsidRPr="00982EBE" w:rsidRDefault="00FD6B18" w:rsidP="0008027E">
      <w:pPr>
        <w:pStyle w:val="Heading1"/>
      </w:pPr>
      <w:r>
        <w:t>SUSTAINABLE LEADERSHIP</w:t>
      </w:r>
    </w:p>
    <w:p w14:paraId="197FA212" w14:textId="77777777" w:rsidR="00FD1757" w:rsidRPr="003C7C93" w:rsidRDefault="00FD1757" w:rsidP="008A3097">
      <w:pPr>
        <w:spacing w:line="257" w:lineRule="auto"/>
        <w:rPr>
          <w:rFonts w:eastAsia="Calibri Light" w:cs="Open Sans"/>
          <w:color w:val="000000" w:themeColor="text1"/>
        </w:rPr>
      </w:pPr>
      <w:r w:rsidRPr="003C7C93">
        <w:rPr>
          <w:rFonts w:eastAsia="Calibri Light" w:cs="Open Sans"/>
          <w:color w:val="000000" w:themeColor="text1"/>
        </w:rPr>
        <w:t>At Julius Berger Nigeria Plc (JBN), governance provides the structure through which the Company directs its activities, manages risks, and ensures responsible conduct across its operations.</w:t>
      </w:r>
    </w:p>
    <w:p w14:paraId="5079420A" w14:textId="77777777" w:rsidR="00FD1757" w:rsidRPr="003C7C93" w:rsidRDefault="00FD1757" w:rsidP="008A3097">
      <w:pPr>
        <w:spacing w:line="257" w:lineRule="auto"/>
        <w:rPr>
          <w:rFonts w:eastAsia="Calibri Light" w:cs="Open Sans"/>
          <w:color w:val="000000" w:themeColor="text1"/>
        </w:rPr>
      </w:pPr>
      <w:r w:rsidRPr="003C7C93">
        <w:rPr>
          <w:rFonts w:eastAsia="Calibri Light" w:cs="Open Sans"/>
          <w:color w:val="000000" w:themeColor="text1"/>
        </w:rPr>
        <w:t xml:space="preserve"> In 2025, the Company further strengthened its governance structures to support accountability, sound decision-making, and effective oversight of operational and sustainability matters.</w:t>
      </w:r>
    </w:p>
    <w:p w14:paraId="56E747A2" w14:textId="77777777" w:rsidR="00FD1757" w:rsidRPr="003C7C93" w:rsidRDefault="00FD1757" w:rsidP="008A3097">
      <w:pPr>
        <w:spacing w:line="257" w:lineRule="auto"/>
        <w:rPr>
          <w:rFonts w:eastAsia="Calibri Light" w:cs="Open Sans"/>
          <w:color w:val="000000" w:themeColor="text1"/>
        </w:rPr>
      </w:pPr>
      <w:r w:rsidRPr="003C7C93">
        <w:rPr>
          <w:rFonts w:eastAsia="Calibri Light" w:cs="Open Sans"/>
          <w:color w:val="000000" w:themeColor="text1"/>
        </w:rPr>
        <w:t xml:space="preserve">Our Board of Directors provides oversight of the Company’s strategic direction and performance, ensuring that environmental, social, and governance considerations are appropriately reflected in management discussions and operational planning. </w:t>
      </w:r>
    </w:p>
    <w:p w14:paraId="01B3EF11" w14:textId="3A8D04B7" w:rsidR="00FD1757" w:rsidRPr="003C7C93" w:rsidRDefault="00FD1757" w:rsidP="008A3097">
      <w:pPr>
        <w:spacing w:line="257" w:lineRule="auto"/>
        <w:rPr>
          <w:rFonts w:eastAsia="Calibri Light" w:cs="Open Sans"/>
          <w:color w:val="000000" w:themeColor="text1"/>
        </w:rPr>
      </w:pPr>
      <w:r w:rsidRPr="003C7C93">
        <w:rPr>
          <w:rFonts w:eastAsia="Calibri Light" w:cs="Open Sans"/>
          <w:color w:val="000000" w:themeColor="text1"/>
        </w:rPr>
        <w:t>Clearly defined roles, structured reporting lines, and formal oversight mechanisms support consistent governance practices across the organisation.</w:t>
      </w:r>
      <w:r w:rsidR="009E1CC9" w:rsidRPr="003C7C93">
        <w:rPr>
          <w:rFonts w:eastAsia="Calibri Light" w:cs="Open Sans"/>
          <w:color w:val="000000" w:themeColor="text1"/>
        </w:rPr>
        <w:t xml:space="preserve"> </w:t>
      </w:r>
      <w:r w:rsidRPr="003C7C93">
        <w:rPr>
          <w:rFonts w:eastAsia="Calibri Light" w:cs="Open Sans"/>
          <w:color w:val="000000" w:themeColor="text1"/>
        </w:rPr>
        <w:t>Our governance culture is guided by the Company’s Statement of Business Principles, which supports employees in making sound, responsible decisions</w:t>
      </w:r>
      <w:r w:rsidR="0019481D">
        <w:rPr>
          <w:rFonts w:eastAsia="Calibri Light" w:cs="Open Sans"/>
          <w:color w:val="000000" w:themeColor="text1"/>
        </w:rPr>
        <w:t>,</w:t>
      </w:r>
      <w:r w:rsidRPr="003C7C93">
        <w:rPr>
          <w:rFonts w:eastAsia="Calibri Light" w:cs="Open Sans"/>
          <w:color w:val="000000" w:themeColor="text1"/>
        </w:rPr>
        <w:t xml:space="preserve"> daily and ensures our corporate values are consistently applied throughout our value chain</w:t>
      </w:r>
      <w:r w:rsidR="0019481D">
        <w:rPr>
          <w:rFonts w:eastAsia="Calibri Light" w:cs="Open Sans"/>
          <w:color w:val="000000" w:themeColor="text1"/>
        </w:rPr>
        <w:t>,</w:t>
      </w:r>
      <w:r w:rsidR="00F420A4">
        <w:rPr>
          <w:rFonts w:eastAsia="Calibri Light" w:cs="Open Sans"/>
          <w:color w:val="000000" w:themeColor="text1"/>
        </w:rPr>
        <w:t xml:space="preserve"> while</w:t>
      </w:r>
      <w:r w:rsidRPr="003C7C93">
        <w:rPr>
          <w:rFonts w:eastAsia="Calibri Light" w:cs="Open Sans"/>
          <w:color w:val="000000" w:themeColor="text1"/>
        </w:rPr>
        <w:t xml:space="preserve"> set</w:t>
      </w:r>
      <w:r w:rsidR="00F420A4">
        <w:rPr>
          <w:rFonts w:eastAsia="Calibri Light" w:cs="Open Sans"/>
          <w:color w:val="000000" w:themeColor="text1"/>
        </w:rPr>
        <w:t>ting</w:t>
      </w:r>
      <w:r w:rsidRPr="003C7C93">
        <w:rPr>
          <w:rFonts w:eastAsia="Calibri Light" w:cs="Open Sans"/>
          <w:color w:val="000000" w:themeColor="text1"/>
        </w:rPr>
        <w:t xml:space="preserve"> expectations for ethical conduct and responsible behaviour across the organisation and its business relationships.</w:t>
      </w:r>
    </w:p>
    <w:p w14:paraId="6EE71127" w14:textId="77777777" w:rsidR="00FD1757" w:rsidRPr="003C7C93" w:rsidRDefault="00FD1757" w:rsidP="008A3097">
      <w:pPr>
        <w:spacing w:line="257" w:lineRule="auto"/>
        <w:rPr>
          <w:rFonts w:cs="Open Sans"/>
          <w:color w:val="000000" w:themeColor="text1"/>
        </w:rPr>
      </w:pPr>
      <w:r w:rsidRPr="003C7C93">
        <w:rPr>
          <w:rFonts w:eastAsia="Calibri Light" w:cs="Open Sans"/>
          <w:color w:val="000000" w:themeColor="text1"/>
        </w:rPr>
        <w:t>To support these principles, JBN maintains a governance framework consisting of several policies and operational controls.</w:t>
      </w:r>
    </w:p>
    <w:p w14:paraId="1E4B1588" w14:textId="77777777" w:rsidR="003B14C4" w:rsidRPr="003B14C4" w:rsidRDefault="00FD1757" w:rsidP="00D159C9">
      <w:pPr>
        <w:pStyle w:val="ListParagraph"/>
        <w:numPr>
          <w:ilvl w:val="0"/>
          <w:numId w:val="14"/>
        </w:numPr>
        <w:spacing w:line="257" w:lineRule="auto"/>
        <w:rPr>
          <w:rFonts w:eastAsia="Calibri Light" w:cs="Open Sans"/>
          <w:b/>
          <w:color w:val="000000" w:themeColor="text1"/>
        </w:rPr>
      </w:pPr>
      <w:r w:rsidRPr="003B14C4">
        <w:rPr>
          <w:rFonts w:eastAsia="Calibri Light" w:cs="Open Sans"/>
          <w:b/>
          <w:color w:val="000000" w:themeColor="text1"/>
        </w:rPr>
        <w:t>Statement of Business Principles</w:t>
      </w:r>
      <w:r w:rsidR="003B14C4">
        <w:rPr>
          <w:rFonts w:eastAsia="Calibri Light" w:cs="Open Sans"/>
          <w:b/>
          <w:color w:val="000000" w:themeColor="text1"/>
        </w:rPr>
        <w:t xml:space="preserve">: </w:t>
      </w:r>
      <w:r w:rsidRPr="003B14C4">
        <w:rPr>
          <w:rFonts w:eastAsia="Calibri Light" w:cs="Open Sans"/>
          <w:color w:val="000000" w:themeColor="text1"/>
        </w:rPr>
        <w:t>Defines the ethical standards expected of all employees and provides guidance on responsible conduct.</w:t>
      </w:r>
    </w:p>
    <w:p w14:paraId="1F2C4717" w14:textId="77777777" w:rsidR="003B14C4" w:rsidRPr="003B14C4" w:rsidRDefault="00FD1757" w:rsidP="00D159C9">
      <w:pPr>
        <w:pStyle w:val="ListParagraph"/>
        <w:numPr>
          <w:ilvl w:val="0"/>
          <w:numId w:val="14"/>
        </w:numPr>
        <w:spacing w:line="257" w:lineRule="auto"/>
        <w:rPr>
          <w:rFonts w:eastAsia="Calibri Light" w:cs="Open Sans"/>
          <w:b/>
          <w:color w:val="000000" w:themeColor="text1"/>
        </w:rPr>
      </w:pPr>
      <w:r w:rsidRPr="003B14C4">
        <w:rPr>
          <w:rFonts w:eastAsia="Calibri Light" w:cs="Open Sans"/>
          <w:b/>
          <w:color w:val="000000" w:themeColor="text1"/>
        </w:rPr>
        <w:t>Code of Conduct</w:t>
      </w:r>
      <w:r w:rsidR="003B14C4">
        <w:rPr>
          <w:rFonts w:eastAsia="Calibri Light" w:cs="Open Sans"/>
          <w:b/>
          <w:color w:val="000000" w:themeColor="text1"/>
        </w:rPr>
        <w:t>:</w:t>
      </w:r>
      <w:r w:rsidR="003B14C4">
        <w:rPr>
          <w:rFonts w:eastAsia="Calibri Light" w:cs="Open Sans"/>
          <w:color w:val="000000" w:themeColor="text1"/>
        </w:rPr>
        <w:t xml:space="preserve"> </w:t>
      </w:r>
      <w:r w:rsidRPr="003B14C4">
        <w:rPr>
          <w:rFonts w:eastAsia="Calibri Light" w:cs="Open Sans"/>
          <w:color w:val="000000" w:themeColor="text1"/>
        </w:rPr>
        <w:t>Establishes expectations for professional behaviour and responsible engagement with colleagues, clients, and business partners.</w:t>
      </w:r>
    </w:p>
    <w:p w14:paraId="1A2E7AAF" w14:textId="700DB9EE" w:rsidR="003B14C4" w:rsidRPr="003B14C4" w:rsidRDefault="00FD1757" w:rsidP="00D159C9">
      <w:pPr>
        <w:pStyle w:val="ListParagraph"/>
        <w:numPr>
          <w:ilvl w:val="0"/>
          <w:numId w:val="14"/>
        </w:numPr>
        <w:spacing w:line="257" w:lineRule="auto"/>
        <w:rPr>
          <w:rFonts w:eastAsia="Calibri Light" w:cs="Open Sans"/>
          <w:b/>
          <w:color w:val="000000" w:themeColor="text1"/>
        </w:rPr>
      </w:pPr>
      <w:r w:rsidRPr="003B14C4">
        <w:rPr>
          <w:rFonts w:eastAsia="Calibri Light" w:cs="Open Sans"/>
          <w:b/>
          <w:color w:val="000000" w:themeColor="text1"/>
        </w:rPr>
        <w:t xml:space="preserve">Anti-Corruption and Bribery </w:t>
      </w:r>
      <w:commentRangeStart w:id="113"/>
      <w:commentRangeEnd w:id="113"/>
      <w:r w:rsidR="00F420A4" w:rsidRPr="003B14C4">
        <w:rPr>
          <w:rStyle w:val="CommentReference"/>
          <w:rFonts w:eastAsia="Calibri Light" w:cs="Open Sans"/>
          <w:b/>
          <w:color w:val="000000" w:themeColor="text1"/>
          <w:sz w:val="24"/>
          <w:szCs w:val="22"/>
        </w:rPr>
        <w:commentReference w:id="113"/>
      </w:r>
      <w:r w:rsidRPr="003B14C4">
        <w:rPr>
          <w:rFonts w:eastAsia="Calibri Light" w:cs="Open Sans"/>
          <w:b/>
          <w:color w:val="000000" w:themeColor="text1"/>
        </w:rPr>
        <w:t>Policy</w:t>
      </w:r>
      <w:r w:rsidR="003B14C4">
        <w:rPr>
          <w:rFonts w:eastAsia="Calibri Light" w:cs="Open Sans"/>
          <w:b/>
          <w:color w:val="000000" w:themeColor="text1"/>
        </w:rPr>
        <w:t>:</w:t>
      </w:r>
      <w:r w:rsidR="003B14C4">
        <w:rPr>
          <w:rFonts w:eastAsia="Calibri Light" w:cs="Open Sans"/>
          <w:color w:val="000000" w:themeColor="text1"/>
        </w:rPr>
        <w:t xml:space="preserve"> </w:t>
      </w:r>
      <w:r w:rsidRPr="003B14C4">
        <w:rPr>
          <w:rFonts w:eastAsia="Calibri Light" w:cs="Open Sans"/>
          <w:color w:val="000000" w:themeColor="text1"/>
        </w:rPr>
        <w:t xml:space="preserve">Sets out the Company’s prohibition of bribery and corrupt practices. No confirmed cases </w:t>
      </w:r>
      <w:r w:rsidR="0027008F" w:rsidRPr="003B14C4">
        <w:rPr>
          <w:rFonts w:eastAsia="Calibri Light" w:cs="Open Sans"/>
          <w:color w:val="000000" w:themeColor="text1"/>
        </w:rPr>
        <w:t xml:space="preserve">of corruption </w:t>
      </w:r>
      <w:r w:rsidRPr="003B14C4">
        <w:rPr>
          <w:rFonts w:eastAsia="Calibri Light" w:cs="Open Sans"/>
          <w:color w:val="000000" w:themeColor="text1"/>
        </w:rPr>
        <w:t>were recorded during the 2025 reporting period.</w:t>
      </w:r>
    </w:p>
    <w:p w14:paraId="61FFF362" w14:textId="77777777" w:rsidR="003B14C4" w:rsidRPr="003B14C4" w:rsidRDefault="00FD1757" w:rsidP="00D159C9">
      <w:pPr>
        <w:pStyle w:val="ListParagraph"/>
        <w:numPr>
          <w:ilvl w:val="0"/>
          <w:numId w:val="14"/>
        </w:numPr>
        <w:spacing w:line="257" w:lineRule="auto"/>
        <w:rPr>
          <w:rFonts w:eastAsia="Calibri Light" w:cs="Open Sans"/>
          <w:b/>
          <w:color w:val="000000" w:themeColor="text1"/>
        </w:rPr>
      </w:pPr>
      <w:r w:rsidRPr="003B14C4">
        <w:rPr>
          <w:rFonts w:eastAsia="Calibri Light" w:cs="Open Sans"/>
          <w:b/>
          <w:color w:val="000000" w:themeColor="text1"/>
        </w:rPr>
        <w:lastRenderedPageBreak/>
        <w:t>Conflict of Interest Policy</w:t>
      </w:r>
      <w:r w:rsidR="003B14C4">
        <w:rPr>
          <w:rFonts w:eastAsia="Calibri Light" w:cs="Open Sans"/>
          <w:b/>
          <w:color w:val="000000" w:themeColor="text1"/>
        </w:rPr>
        <w:t>:</w:t>
      </w:r>
      <w:r w:rsidR="003B14C4">
        <w:rPr>
          <w:rFonts w:eastAsia="Calibri Light" w:cs="Open Sans"/>
          <w:color w:val="000000" w:themeColor="text1"/>
        </w:rPr>
        <w:t xml:space="preserve"> </w:t>
      </w:r>
      <w:r w:rsidRPr="003B14C4">
        <w:rPr>
          <w:rFonts w:eastAsia="Calibri Light" w:cs="Open Sans"/>
          <w:color w:val="000000" w:themeColor="text1"/>
        </w:rPr>
        <w:t>Provides guidance for identifying, disclosing, and managing situations where personal interests may conflict with professional responsibilities.</w:t>
      </w:r>
    </w:p>
    <w:p w14:paraId="75A7B8A3" w14:textId="77777777" w:rsidR="003B14C4" w:rsidRPr="003B14C4" w:rsidRDefault="00FD1757" w:rsidP="00D159C9">
      <w:pPr>
        <w:pStyle w:val="ListParagraph"/>
        <w:numPr>
          <w:ilvl w:val="0"/>
          <w:numId w:val="14"/>
        </w:numPr>
        <w:spacing w:line="257" w:lineRule="auto"/>
        <w:rPr>
          <w:rFonts w:eastAsia="Calibri Light" w:cs="Open Sans"/>
          <w:b/>
          <w:color w:val="000000" w:themeColor="text1"/>
        </w:rPr>
      </w:pPr>
      <w:r w:rsidRPr="003B14C4">
        <w:rPr>
          <w:rFonts w:eastAsia="Calibri Light" w:cs="Open Sans"/>
          <w:b/>
          <w:color w:val="000000" w:themeColor="text1"/>
        </w:rPr>
        <w:t>Fair Labour Practices</w:t>
      </w:r>
      <w:r w:rsidR="003B14C4">
        <w:rPr>
          <w:rFonts w:eastAsia="Calibri Light" w:cs="Open Sans"/>
          <w:b/>
          <w:color w:val="000000" w:themeColor="text1"/>
        </w:rPr>
        <w:t>:</w:t>
      </w:r>
      <w:r w:rsidR="003B14C4">
        <w:rPr>
          <w:rFonts w:eastAsia="Calibri Light" w:cs="Open Sans"/>
          <w:color w:val="000000" w:themeColor="text1"/>
        </w:rPr>
        <w:t xml:space="preserve"> </w:t>
      </w:r>
      <w:r w:rsidRPr="003B14C4">
        <w:rPr>
          <w:rFonts w:eastAsia="Calibri Light" w:cs="Open Sans"/>
          <w:color w:val="000000" w:themeColor="text1"/>
        </w:rPr>
        <w:t>Supports fair and equitable employment practices, including non-discrimination, safe working conditions, and appropriate remuneration.</w:t>
      </w:r>
    </w:p>
    <w:p w14:paraId="65A64D4C" w14:textId="3601ACEA" w:rsidR="00FD1757" w:rsidRPr="003B14C4" w:rsidRDefault="00FD1757" w:rsidP="00D159C9">
      <w:pPr>
        <w:pStyle w:val="ListParagraph"/>
        <w:numPr>
          <w:ilvl w:val="0"/>
          <w:numId w:val="14"/>
        </w:numPr>
        <w:spacing w:line="257" w:lineRule="auto"/>
        <w:rPr>
          <w:rFonts w:eastAsia="Calibri Light" w:cs="Open Sans"/>
          <w:b/>
          <w:color w:val="000000" w:themeColor="text1"/>
        </w:rPr>
      </w:pPr>
      <w:r w:rsidRPr="003B14C4">
        <w:rPr>
          <w:rFonts w:eastAsia="Calibri Light" w:cs="Open Sans"/>
          <w:b/>
          <w:color w:val="000000" w:themeColor="text1"/>
        </w:rPr>
        <w:t>Environmental Responsibility Policy</w:t>
      </w:r>
      <w:r w:rsidR="003B14C4">
        <w:rPr>
          <w:rFonts w:eastAsia="Calibri Light" w:cs="Open Sans"/>
          <w:b/>
          <w:color w:val="000000" w:themeColor="text1"/>
        </w:rPr>
        <w:t>:</w:t>
      </w:r>
      <w:r w:rsidR="003B14C4">
        <w:rPr>
          <w:rFonts w:eastAsia="Calibri Light" w:cs="Open Sans"/>
          <w:color w:val="000000" w:themeColor="text1"/>
        </w:rPr>
        <w:t xml:space="preserve"> </w:t>
      </w:r>
      <w:r w:rsidRPr="003B14C4">
        <w:rPr>
          <w:rFonts w:eastAsia="Calibri Light" w:cs="Open Sans"/>
          <w:color w:val="000000" w:themeColor="text1"/>
        </w:rPr>
        <w:t>Provides direction on environmental management and compliance with applicable environmental regulations.</w:t>
      </w:r>
    </w:p>
    <w:p w14:paraId="37F04BA7" w14:textId="1E0EFC76" w:rsidR="00FD1757" w:rsidRPr="003C7C93" w:rsidRDefault="00FD1757" w:rsidP="008A3097">
      <w:pPr>
        <w:spacing w:line="257" w:lineRule="auto"/>
        <w:rPr>
          <w:rFonts w:cs="Open Sans"/>
          <w:color w:val="000000" w:themeColor="text1"/>
        </w:rPr>
      </w:pPr>
      <w:r w:rsidRPr="003C7C93">
        <w:rPr>
          <w:rFonts w:eastAsia="Calibri Light" w:cs="Open Sans"/>
          <w:color w:val="000000" w:themeColor="text1"/>
        </w:rPr>
        <w:t>In addition to these policies</w:t>
      </w:r>
      <w:r w:rsidRPr="003C7C93" w:rsidDel="00236988">
        <w:rPr>
          <w:rFonts w:eastAsia="Calibri Light" w:cs="Open Sans"/>
          <w:color w:val="000000" w:themeColor="text1"/>
        </w:rPr>
        <w:t xml:space="preserve">, </w:t>
      </w:r>
      <w:r w:rsidRPr="003C7C93">
        <w:rPr>
          <w:rFonts w:eastAsia="Calibri Light" w:cs="Open Sans"/>
          <w:color w:val="000000" w:themeColor="text1"/>
        </w:rPr>
        <w:t>oversight is supported through the Code for Business Conduct and Ethics for Directors and Management, ensuring that those entrusted with governance responsibilities operate at the highest standards of integrity.</w:t>
      </w:r>
    </w:p>
    <w:p w14:paraId="189326DA" w14:textId="77777777" w:rsidR="00FD1757" w:rsidRPr="003C7C93" w:rsidRDefault="00FD1757" w:rsidP="008A3097">
      <w:pPr>
        <w:spacing w:line="257" w:lineRule="auto"/>
        <w:rPr>
          <w:rFonts w:cs="Open Sans"/>
          <w:color w:val="000000" w:themeColor="text1"/>
        </w:rPr>
      </w:pPr>
      <w:r w:rsidRPr="003C7C93">
        <w:rPr>
          <w:rFonts w:eastAsia="Calibri Light" w:cs="Open Sans"/>
          <w:color w:val="000000" w:themeColor="text1"/>
        </w:rPr>
        <w:t>Our governance expectations extend to external parties. Through the Code of Conduct for Subcontractors and Suppliers and related Third-Party Guidelines, Julius Berger promotes responsible business practices across its supply chain.</w:t>
      </w:r>
    </w:p>
    <w:p w14:paraId="60464339" w14:textId="77777777" w:rsidR="00FD1757" w:rsidRPr="003C7C93" w:rsidRDefault="00FD1757" w:rsidP="008A3097">
      <w:pPr>
        <w:spacing w:line="257" w:lineRule="auto"/>
        <w:rPr>
          <w:rFonts w:eastAsia="Calibri Light" w:cs="Open Sans"/>
          <w:color w:val="000000" w:themeColor="text1"/>
        </w:rPr>
      </w:pPr>
      <w:r w:rsidRPr="003C7C93">
        <w:rPr>
          <w:rFonts w:eastAsia="Calibri Light" w:cs="Open Sans"/>
          <w:color w:val="000000" w:themeColor="text1"/>
        </w:rPr>
        <w:t>To support consistent compliance with these policies, JBN operates structured programs covering corporate governance, whistleblowing, securities trading, gift policies, and complaints management. These systems provide established reporting channels and enable employees and stakeholders to raise concerns where necessary. As part of its governance approach, Julius Berger continues to align its internal practices with recognised external frameworks, including the United Nations Global Compact (UNGC) principles and the Sustainability Disclosure Guidelines of the Nigerian Exchange Group (NGX).</w:t>
      </w:r>
    </w:p>
    <w:p w14:paraId="201DCD0E" w14:textId="77F571F1" w:rsidR="007402E2" w:rsidRDefault="00FD1757" w:rsidP="008A3097">
      <w:pPr>
        <w:rPr>
          <w:rFonts w:eastAsia="Calibri Light" w:cs="Open Sans"/>
          <w:color w:val="000000" w:themeColor="text1"/>
        </w:rPr>
      </w:pPr>
      <w:r w:rsidRPr="003C7C93">
        <w:rPr>
          <w:rFonts w:eastAsia="Calibri Light" w:cs="Open Sans"/>
          <w:color w:val="000000" w:themeColor="text1"/>
        </w:rPr>
        <w:t>Oversight by the Board and operational leadership from management ensure that governance considerations remain integrated within the Company’s broader management and reporting processes.</w:t>
      </w:r>
    </w:p>
    <w:p w14:paraId="4CB791CB" w14:textId="77777777" w:rsidR="00AF30D0" w:rsidRDefault="00AF30D0" w:rsidP="008A3097">
      <w:pPr>
        <w:rPr>
          <w:rFonts w:eastAsia="Calibri Light" w:cs="Open Sans"/>
          <w:color w:val="000000" w:themeColor="text1"/>
        </w:rPr>
      </w:pPr>
    </w:p>
    <w:p w14:paraId="597A9CD1" w14:textId="77777777" w:rsidR="00AF30D0" w:rsidRPr="003C7C93" w:rsidRDefault="00AF30D0" w:rsidP="008A3097">
      <w:pPr>
        <w:rPr>
          <w:rFonts w:eastAsia="Calibri Light" w:cs="Open Sans"/>
          <w:color w:val="000000" w:themeColor="text1"/>
        </w:rPr>
      </w:pPr>
    </w:p>
    <w:p w14:paraId="4C80D75F" w14:textId="77777777" w:rsidR="007402E2" w:rsidRPr="00982EBE" w:rsidRDefault="007402E2" w:rsidP="008A3097">
      <w:pPr>
        <w:rPr>
          <w:rFonts w:cs="Open Sans"/>
          <w:b/>
          <w:color w:val="000000" w:themeColor="text1"/>
        </w:rPr>
      </w:pPr>
    </w:p>
    <w:p w14:paraId="4AEF278B" w14:textId="4D9E1341" w:rsidR="02374D97" w:rsidRDefault="02374D97" w:rsidP="02374D97">
      <w:pPr>
        <w:rPr>
          <w:rFonts w:cs="Open Sans"/>
          <w:b/>
          <w:color w:val="000000" w:themeColor="text1"/>
        </w:rPr>
      </w:pPr>
    </w:p>
    <w:p w14:paraId="1C415B55" w14:textId="47ED55DC" w:rsidR="02374D97" w:rsidRDefault="02374D97" w:rsidP="02374D97">
      <w:pPr>
        <w:rPr>
          <w:rFonts w:cs="Open Sans"/>
          <w:b/>
          <w:color w:val="000000" w:themeColor="text1"/>
        </w:rPr>
      </w:pPr>
    </w:p>
    <w:p w14:paraId="13E226CF" w14:textId="77777777" w:rsidR="007402E2" w:rsidRPr="00982EBE" w:rsidRDefault="007402E2" w:rsidP="008A3097">
      <w:pPr>
        <w:rPr>
          <w:rFonts w:cs="Open Sans"/>
          <w:b/>
          <w:color w:val="000000" w:themeColor="text1"/>
        </w:rPr>
      </w:pPr>
    </w:p>
    <w:p w14:paraId="3DFE33EA" w14:textId="0DEC4232" w:rsidR="00FD1757" w:rsidRPr="003C7C93" w:rsidRDefault="00FD1757" w:rsidP="008A3097">
      <w:pPr>
        <w:rPr>
          <w:rFonts w:cs="Open Sans"/>
          <w:b/>
          <w:color w:val="000000" w:themeColor="text1"/>
        </w:rPr>
      </w:pPr>
      <w:r w:rsidRPr="003C7C93">
        <w:rPr>
          <w:rFonts w:cs="Open Sans"/>
          <w:b/>
          <w:color w:val="000000" w:themeColor="text1"/>
        </w:rPr>
        <w:t xml:space="preserve">Governance Structure – A </w:t>
      </w:r>
      <w:commentRangeStart w:id="114"/>
      <w:commentRangeStart w:id="115"/>
      <w:r w:rsidRPr="003C7C93">
        <w:rPr>
          <w:rFonts w:cs="Open Sans"/>
          <w:b/>
          <w:color w:val="000000" w:themeColor="text1"/>
        </w:rPr>
        <w:t>Foundation for Stability</w:t>
      </w:r>
      <w:commentRangeEnd w:id="114"/>
      <w:r w:rsidR="006177C6" w:rsidRPr="003C7C93">
        <w:rPr>
          <w:rStyle w:val="CommentReference"/>
          <w:rFonts w:cs="Open Sans"/>
          <w:b/>
          <w:color w:val="000000" w:themeColor="text1"/>
          <w:sz w:val="24"/>
          <w:szCs w:val="22"/>
        </w:rPr>
        <w:commentReference w:id="114"/>
      </w:r>
      <w:commentRangeEnd w:id="115"/>
      <w:r w:rsidR="0045505B" w:rsidRPr="003C7C93">
        <w:rPr>
          <w:rStyle w:val="CommentReference"/>
          <w:rFonts w:cs="Open Sans"/>
          <w:b/>
          <w:color w:val="000000" w:themeColor="text1"/>
          <w:sz w:val="24"/>
          <w:szCs w:val="22"/>
        </w:rPr>
        <w:commentReference w:id="115"/>
      </w:r>
    </w:p>
    <w:p w14:paraId="125FBFE0" w14:textId="5F5A2CD4" w:rsidR="007402E2" w:rsidRDefault="00A24196" w:rsidP="1E705F6F">
      <w:pPr>
        <w:rPr>
          <w:rFonts w:cs="Open Sans"/>
          <w:color w:val="000000" w:themeColor="text1"/>
        </w:rPr>
      </w:pPr>
      <w:r w:rsidRPr="00CB201C">
        <w:rPr>
          <w:rFonts w:cs="Open Sans"/>
          <w:noProof/>
          <w:color w:val="000000" w:themeColor="text1"/>
        </w:rPr>
        <w:lastRenderedPageBreak/>
        <w:drawing>
          <wp:inline distT="0" distB="0" distL="0" distR="0" wp14:anchorId="59AC3FA8" wp14:editId="4012F2DD">
            <wp:extent cx="3497580" cy="46455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7">
                      <a:extLst>
                        <a:ext uri="{28A0092B-C50C-407E-A947-70E740481C1C}">
                          <a14:useLocalDpi xmlns:a14="http://schemas.microsoft.com/office/drawing/2010/main" val="0"/>
                        </a:ext>
                      </a:extLst>
                    </a:blip>
                    <a:srcRect l="54366" t="16776" r="13787" b="8022"/>
                    <a:stretch>
                      <a:fillRect/>
                    </a:stretch>
                  </pic:blipFill>
                  <pic:spPr bwMode="auto">
                    <a:xfrm>
                      <a:off x="0" y="0"/>
                      <a:ext cx="3509843" cy="4661863"/>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eGrid"/>
        <w:tblW w:w="0" w:type="auto"/>
        <w:tblInd w:w="135" w:type="dxa"/>
        <w:tblLook w:val="04A0" w:firstRow="1" w:lastRow="0" w:firstColumn="1" w:lastColumn="0" w:noHBand="0" w:noVBand="1"/>
      </w:tblPr>
      <w:tblGrid>
        <w:gridCol w:w="3193"/>
        <w:gridCol w:w="2971"/>
        <w:gridCol w:w="3041"/>
      </w:tblGrid>
      <w:tr w:rsidR="00705D79" w:rsidRPr="00982EBE" w14:paraId="096B1D3D" w14:textId="77777777" w:rsidTr="004A719A">
        <w:trPr>
          <w:trHeight w:val="300"/>
        </w:trPr>
        <w:tc>
          <w:tcPr>
            <w:tcW w:w="3299" w:type="dxa"/>
            <w:tcBorders>
              <w:top w:val="single" w:sz="8" w:space="0" w:color="auto"/>
              <w:left w:val="single" w:sz="8" w:space="0" w:color="auto"/>
              <w:bottom w:val="single" w:sz="8" w:space="0" w:color="auto"/>
              <w:right w:val="single" w:sz="8" w:space="0" w:color="auto"/>
            </w:tcBorders>
            <w:tcMar>
              <w:left w:w="108" w:type="dxa"/>
              <w:right w:w="108" w:type="dxa"/>
            </w:tcMar>
          </w:tcPr>
          <w:p w14:paraId="33B8C360" w14:textId="77777777" w:rsidR="00FD1757" w:rsidRPr="003C7C93" w:rsidRDefault="00FD1757" w:rsidP="008A3097">
            <w:pPr>
              <w:rPr>
                <w:rFonts w:eastAsia="Calibri Light" w:cs="Open Sans"/>
                <w:color w:val="000000" w:themeColor="text1"/>
              </w:rPr>
            </w:pPr>
          </w:p>
          <w:p w14:paraId="522C0FF8" w14:textId="77777777" w:rsidR="00FD1757" w:rsidRPr="003C7C93" w:rsidRDefault="00FD1757" w:rsidP="008A3097">
            <w:pPr>
              <w:rPr>
                <w:rFonts w:cs="Open Sans"/>
                <w:color w:val="000000" w:themeColor="text1"/>
              </w:rPr>
            </w:pPr>
            <w:r w:rsidRPr="003C7C93">
              <w:rPr>
                <w:rFonts w:eastAsia="Calibri Light" w:cs="Open Sans"/>
                <w:color w:val="000000" w:themeColor="text1"/>
              </w:rPr>
              <w:t xml:space="preserve"> </w:t>
            </w:r>
          </w:p>
          <w:p w14:paraId="7F6D6B9D" w14:textId="77777777" w:rsidR="00FD1757" w:rsidRPr="003C7C93" w:rsidRDefault="00FD1757" w:rsidP="008A3097">
            <w:pPr>
              <w:rPr>
                <w:rFonts w:cs="Open Sans"/>
                <w:color w:val="000000" w:themeColor="text1"/>
              </w:rPr>
            </w:pPr>
            <w:r w:rsidRPr="003C7C93">
              <w:rPr>
                <w:rFonts w:eastAsia="Calibri Light" w:cs="Open Sans"/>
                <w:color w:val="000000" w:themeColor="text1"/>
              </w:rPr>
              <w:t xml:space="preserve"> </w:t>
            </w:r>
          </w:p>
          <w:p w14:paraId="23C67407" w14:textId="77777777" w:rsidR="00FD1757" w:rsidRPr="003C7C93" w:rsidRDefault="00FD1757" w:rsidP="008A3097">
            <w:pPr>
              <w:rPr>
                <w:rFonts w:cs="Open Sans"/>
                <w:color w:val="000000" w:themeColor="text1"/>
              </w:rPr>
            </w:pPr>
            <w:r w:rsidRPr="003C7C93">
              <w:rPr>
                <w:rFonts w:eastAsia="Calibri Light" w:cs="Open Sans"/>
                <w:color w:val="000000" w:themeColor="text1"/>
              </w:rPr>
              <w:t xml:space="preserve"> </w:t>
            </w:r>
          </w:p>
          <w:p w14:paraId="0F5DEC1D" w14:textId="77777777" w:rsidR="00FD1757" w:rsidRPr="003C7C93" w:rsidRDefault="00FD1757" w:rsidP="008A3097">
            <w:pPr>
              <w:rPr>
                <w:rFonts w:cs="Open Sans"/>
                <w:color w:val="000000" w:themeColor="text1"/>
              </w:rPr>
            </w:pPr>
            <w:r w:rsidRPr="003C7C93">
              <w:rPr>
                <w:rFonts w:eastAsia="Calibri Light" w:cs="Open Sans"/>
                <w:color w:val="000000" w:themeColor="text1"/>
              </w:rPr>
              <w:t xml:space="preserve"> </w:t>
            </w:r>
          </w:p>
          <w:p w14:paraId="2137D786" w14:textId="77777777" w:rsidR="00FD1757" w:rsidRPr="003C7C93" w:rsidRDefault="00FD1757" w:rsidP="008A3097">
            <w:pPr>
              <w:rPr>
                <w:rFonts w:cs="Open Sans"/>
                <w:color w:val="000000" w:themeColor="text1"/>
              </w:rPr>
            </w:pPr>
            <w:r w:rsidRPr="003C7C93">
              <w:rPr>
                <w:rFonts w:eastAsia="Calibri Light" w:cs="Open Sans"/>
                <w:color w:val="000000" w:themeColor="text1"/>
              </w:rPr>
              <w:t xml:space="preserve"> </w:t>
            </w:r>
          </w:p>
          <w:p w14:paraId="7653F1FD" w14:textId="77777777" w:rsidR="00FD1757" w:rsidRPr="003C7C93" w:rsidRDefault="00FD1757" w:rsidP="008A3097">
            <w:pPr>
              <w:rPr>
                <w:rFonts w:cs="Open Sans"/>
                <w:color w:val="000000" w:themeColor="text1"/>
              </w:rPr>
            </w:pPr>
            <w:r w:rsidRPr="003C7C93">
              <w:rPr>
                <w:rFonts w:eastAsia="Calibri Light" w:cs="Open Sans"/>
                <w:color w:val="000000" w:themeColor="text1"/>
              </w:rPr>
              <w:t xml:space="preserve">Engr. Dr. </w:t>
            </w:r>
            <w:r w:rsidRPr="003C7C93">
              <w:rPr>
                <w:rFonts w:eastAsia="Calibri Light" w:cs="Open Sans"/>
                <w:color w:val="000000" w:themeColor="text1"/>
                <w:lang w:val="en-GB"/>
              </w:rPr>
              <w:t>Peer Lubasch</w:t>
            </w:r>
          </w:p>
          <w:p w14:paraId="0D776D9A" w14:textId="77777777" w:rsidR="00FD1757" w:rsidRPr="003C7C93" w:rsidRDefault="00FD1757" w:rsidP="008A3097">
            <w:pPr>
              <w:rPr>
                <w:rFonts w:cs="Open Sans"/>
                <w:color w:val="000000" w:themeColor="text1"/>
              </w:rPr>
            </w:pPr>
            <w:r w:rsidRPr="003C7C93">
              <w:rPr>
                <w:rFonts w:eastAsia="Calibri Light" w:cs="Open Sans"/>
                <w:color w:val="000000" w:themeColor="text1"/>
                <w:lang w:val="en-GB"/>
              </w:rPr>
              <w:t>Managing Director</w:t>
            </w:r>
          </w:p>
          <w:p w14:paraId="39B455A2" w14:textId="77777777" w:rsidR="00FD1757" w:rsidRPr="003C7C93" w:rsidRDefault="00FD1757" w:rsidP="008A3097">
            <w:pPr>
              <w:rPr>
                <w:rFonts w:cs="Open Sans"/>
                <w:color w:val="000000" w:themeColor="text1"/>
              </w:rPr>
            </w:pPr>
            <w:r w:rsidRPr="003C7C93">
              <w:rPr>
                <w:rFonts w:eastAsia="Calibri Light" w:cs="Open Sans"/>
                <w:color w:val="000000" w:themeColor="text1"/>
              </w:rPr>
              <w:t>Became the Managing Director/CEO of Julius Berger International GmbH in 2022 and was appointed Managing Director of Julius Berger Nigeria Plc in October 2024. Member of COREN and a Fellow of the Nigerian Society of Engineers.</w:t>
            </w:r>
          </w:p>
          <w:p w14:paraId="5645F387" w14:textId="77777777" w:rsidR="00FD1757" w:rsidRPr="003C7C93" w:rsidRDefault="00FD1757" w:rsidP="008A3097">
            <w:pPr>
              <w:rPr>
                <w:rFonts w:cs="Open Sans"/>
                <w:color w:val="000000" w:themeColor="text1"/>
              </w:rPr>
            </w:pPr>
            <w:r w:rsidRPr="003C7C93">
              <w:rPr>
                <w:rFonts w:eastAsia="Calibri Light" w:cs="Open Sans"/>
                <w:color w:val="000000" w:themeColor="text1"/>
              </w:rPr>
              <w:t xml:space="preserve">Also, currently </w:t>
            </w:r>
          </w:p>
          <w:p w14:paraId="549C6D6A" w14:textId="77777777" w:rsidR="00FD1757" w:rsidRPr="003C7C93" w:rsidRDefault="00FD1757" w:rsidP="008A3097">
            <w:pPr>
              <w:rPr>
                <w:rFonts w:cs="Open Sans"/>
                <w:color w:val="000000" w:themeColor="text1"/>
              </w:rPr>
            </w:pPr>
            <w:r w:rsidRPr="003C7C93">
              <w:rPr>
                <w:rFonts w:eastAsia="Calibri Light" w:cs="Open Sans"/>
                <w:color w:val="000000" w:themeColor="text1"/>
              </w:rPr>
              <w:t>Member of the Risk and Assets Management Committee, JBI-SACO</w:t>
            </w:r>
          </w:p>
        </w:tc>
        <w:tc>
          <w:tcPr>
            <w:tcW w:w="3058" w:type="dxa"/>
            <w:tcBorders>
              <w:top w:val="single" w:sz="8" w:space="0" w:color="auto"/>
              <w:left w:val="single" w:sz="8" w:space="0" w:color="auto"/>
              <w:bottom w:val="single" w:sz="8" w:space="0" w:color="auto"/>
              <w:right w:val="single" w:sz="8" w:space="0" w:color="auto"/>
            </w:tcBorders>
            <w:tcMar>
              <w:left w:w="108" w:type="dxa"/>
              <w:right w:w="108" w:type="dxa"/>
            </w:tcMar>
          </w:tcPr>
          <w:p w14:paraId="101E6084" w14:textId="5CB811C1" w:rsidR="00FD1757" w:rsidRPr="003C7C93" w:rsidRDefault="00FD1757" w:rsidP="008A3097">
            <w:pPr>
              <w:rPr>
                <w:rFonts w:cs="Open Sans"/>
                <w:color w:val="000000" w:themeColor="text1"/>
              </w:rPr>
            </w:pPr>
          </w:p>
          <w:p w14:paraId="7761A561" w14:textId="77777777" w:rsidR="00E72B52" w:rsidRPr="00E72B52" w:rsidRDefault="00E72B52" w:rsidP="00E72B52">
            <w:pPr>
              <w:rPr>
                <w:rFonts w:eastAsia="Calibri Light" w:cs="Open Sans"/>
                <w:color w:val="000000" w:themeColor="text1"/>
              </w:rPr>
            </w:pPr>
            <w:r w:rsidRPr="00E72B52">
              <w:rPr>
                <w:rFonts w:eastAsia="Calibri Light" w:cs="Open Sans"/>
                <w:color w:val="000000" w:themeColor="text1"/>
              </w:rPr>
              <w:t>Mr. Christian Hausemann was appointed Director and Financial Director effective January 1, 2022. He joined Julius Berger Nigeria Plc on September 1, 1994. An Industrial Business Manager (CCI), he is a Member of the Association of National Accountants of Nigeria, the Institute of Directors Nigeria, and the Association of Chief Financial Officers, Germany.</w:t>
            </w:r>
          </w:p>
          <w:p w14:paraId="2BB0F91D" w14:textId="78126276" w:rsidR="00FD1757" w:rsidRPr="003C7C93" w:rsidRDefault="00E72B52" w:rsidP="00E72B52">
            <w:pPr>
              <w:rPr>
                <w:rFonts w:cs="Open Sans"/>
                <w:color w:val="000000" w:themeColor="text1"/>
              </w:rPr>
            </w:pPr>
            <w:r w:rsidRPr="00E72B52">
              <w:rPr>
                <w:rFonts w:eastAsia="Calibri Light" w:cs="Open Sans"/>
                <w:color w:val="000000" w:themeColor="text1"/>
              </w:rPr>
              <w:t>He serves as Chairman of</w:t>
            </w:r>
            <w:r w:rsidRPr="003C7C93">
              <w:rPr>
                <w:rFonts w:eastAsia="Calibri Light" w:cs="Open Sans"/>
                <w:color w:val="000000" w:themeColor="text1"/>
              </w:rPr>
              <w:t xml:space="preserve"> Julius Berger Medical Services Ltd. and is a </w:t>
            </w:r>
            <w:r w:rsidRPr="00E72B52">
              <w:rPr>
                <w:rFonts w:eastAsia="Calibri Light" w:cs="Open Sans"/>
                <w:color w:val="000000" w:themeColor="text1"/>
              </w:rPr>
              <w:t>Director</w:t>
            </w:r>
            <w:r w:rsidRPr="003C7C93">
              <w:rPr>
                <w:rFonts w:eastAsia="Calibri Light" w:cs="Open Sans"/>
                <w:color w:val="000000" w:themeColor="text1"/>
              </w:rPr>
              <w:t xml:space="preserve"> of Julius Berger </w:t>
            </w:r>
            <w:r w:rsidRPr="00E72B52">
              <w:rPr>
                <w:rFonts w:eastAsia="Calibri Light" w:cs="Open Sans"/>
                <w:color w:val="000000" w:themeColor="text1"/>
              </w:rPr>
              <w:t>FZE.</w:t>
            </w:r>
            <w:r w:rsidR="00FD1757" w:rsidRPr="003C7C93">
              <w:rPr>
                <w:rFonts w:eastAsia="Calibri Light" w:cs="Open Sans"/>
                <w:color w:val="000000" w:themeColor="text1"/>
              </w:rPr>
              <w:t xml:space="preserve"> </w:t>
            </w:r>
          </w:p>
          <w:p w14:paraId="3F518F3F" w14:textId="77777777" w:rsidR="00FD1757" w:rsidRPr="003C7C93" w:rsidRDefault="00FD1757" w:rsidP="008A3097">
            <w:pPr>
              <w:rPr>
                <w:rFonts w:cs="Open Sans"/>
                <w:color w:val="000000" w:themeColor="text1"/>
              </w:rPr>
            </w:pPr>
            <w:r w:rsidRPr="003C7C93">
              <w:rPr>
                <w:rFonts w:eastAsia="Calibri Light" w:cs="Open Sans"/>
                <w:color w:val="000000" w:themeColor="text1"/>
              </w:rPr>
              <w:t xml:space="preserve"> </w:t>
            </w:r>
          </w:p>
        </w:tc>
        <w:tc>
          <w:tcPr>
            <w:tcW w:w="3084" w:type="dxa"/>
            <w:tcBorders>
              <w:top w:val="single" w:sz="8" w:space="0" w:color="auto"/>
              <w:left w:val="single" w:sz="8" w:space="0" w:color="auto"/>
              <w:bottom w:val="single" w:sz="8" w:space="0" w:color="auto"/>
              <w:right w:val="single" w:sz="8" w:space="0" w:color="auto"/>
            </w:tcBorders>
            <w:tcMar>
              <w:left w:w="108" w:type="dxa"/>
              <w:right w:w="108" w:type="dxa"/>
            </w:tcMar>
          </w:tcPr>
          <w:p w14:paraId="36F14931" w14:textId="77777777" w:rsidR="00FD1757" w:rsidRPr="003C7C93" w:rsidRDefault="00FD1757" w:rsidP="008A3097">
            <w:pPr>
              <w:rPr>
                <w:rFonts w:cs="Open Sans"/>
                <w:color w:val="000000" w:themeColor="text1"/>
              </w:rPr>
            </w:pPr>
            <w:r w:rsidRPr="003C7C93">
              <w:rPr>
                <w:rFonts w:eastAsia="Calibri Light" w:cs="Open Sans"/>
                <w:color w:val="000000" w:themeColor="text1"/>
              </w:rPr>
              <w:t xml:space="preserve"> </w:t>
            </w:r>
          </w:p>
          <w:p w14:paraId="6191A674" w14:textId="77777777" w:rsidR="00FD1757" w:rsidRPr="003C7C93" w:rsidRDefault="00FD1757" w:rsidP="008A3097">
            <w:pPr>
              <w:rPr>
                <w:rFonts w:cs="Open Sans"/>
                <w:color w:val="000000" w:themeColor="text1"/>
              </w:rPr>
            </w:pPr>
            <w:r w:rsidRPr="003C7C93">
              <w:rPr>
                <w:rFonts w:eastAsia="Calibri Light" w:cs="Open Sans"/>
                <w:color w:val="000000" w:themeColor="text1"/>
              </w:rPr>
              <w:t xml:space="preserve"> </w:t>
            </w:r>
          </w:p>
          <w:p w14:paraId="2BAB9F30" w14:textId="77777777" w:rsidR="00FD1757" w:rsidRPr="003C7C93" w:rsidRDefault="00FD1757" w:rsidP="008A3097">
            <w:pPr>
              <w:rPr>
                <w:rFonts w:cs="Open Sans"/>
                <w:color w:val="000000" w:themeColor="text1"/>
              </w:rPr>
            </w:pPr>
            <w:r w:rsidRPr="003C7C93">
              <w:rPr>
                <w:rFonts w:eastAsia="Calibri Light" w:cs="Open Sans"/>
                <w:color w:val="000000" w:themeColor="text1"/>
              </w:rPr>
              <w:t xml:space="preserve"> </w:t>
            </w:r>
          </w:p>
          <w:p w14:paraId="7206AF41" w14:textId="77777777" w:rsidR="00FD1757" w:rsidRPr="003C7C93" w:rsidRDefault="00FD1757" w:rsidP="008A3097">
            <w:pPr>
              <w:rPr>
                <w:rFonts w:cs="Open Sans"/>
                <w:color w:val="000000" w:themeColor="text1"/>
              </w:rPr>
            </w:pPr>
            <w:r w:rsidRPr="003C7C93">
              <w:rPr>
                <w:rFonts w:eastAsia="Calibri Light" w:cs="Open Sans"/>
                <w:color w:val="000000" w:themeColor="text1"/>
              </w:rPr>
              <w:t xml:space="preserve"> </w:t>
            </w:r>
          </w:p>
          <w:p w14:paraId="057E4102" w14:textId="77777777" w:rsidR="00FD1757" w:rsidRPr="003C7C93" w:rsidRDefault="00FD1757" w:rsidP="008A3097">
            <w:pPr>
              <w:rPr>
                <w:rFonts w:cs="Open Sans"/>
                <w:color w:val="000000" w:themeColor="text1"/>
              </w:rPr>
            </w:pPr>
            <w:r w:rsidRPr="003C7C93">
              <w:rPr>
                <w:rFonts w:eastAsia="Calibri Light" w:cs="Open Sans"/>
                <w:color w:val="000000" w:themeColor="text1"/>
              </w:rPr>
              <w:t xml:space="preserve"> </w:t>
            </w:r>
          </w:p>
          <w:p w14:paraId="5790AEE2" w14:textId="77777777" w:rsidR="00FD1757" w:rsidRPr="003C7C93" w:rsidRDefault="00FD1757" w:rsidP="008A3097">
            <w:pPr>
              <w:rPr>
                <w:rFonts w:cs="Open Sans"/>
                <w:color w:val="000000" w:themeColor="text1"/>
              </w:rPr>
            </w:pPr>
            <w:r w:rsidRPr="003C7C93">
              <w:rPr>
                <w:rFonts w:eastAsia="Calibri Light" w:cs="Open Sans"/>
                <w:color w:val="000000" w:themeColor="text1"/>
              </w:rPr>
              <w:t xml:space="preserve"> </w:t>
            </w:r>
          </w:p>
          <w:p w14:paraId="1306DD79" w14:textId="0484CC48" w:rsidR="00FD1757" w:rsidRPr="003C7C93" w:rsidRDefault="00BE2840" w:rsidP="008A3097">
            <w:pPr>
              <w:rPr>
                <w:rFonts w:cs="Open Sans"/>
                <w:color w:val="000000" w:themeColor="text1"/>
              </w:rPr>
            </w:pPr>
            <w:r w:rsidRPr="00BE2840">
              <w:rPr>
                <w:rFonts w:eastAsia="Calibri Light" w:cs="Open Sans"/>
                <w:color w:val="000000" w:themeColor="text1"/>
              </w:rPr>
              <w:t xml:space="preserve">Engr. Goni Musa Sheikh was appointed Chairman of the Board effective April 1, 2025, having first joined the Board as a Director on July 1, 2019. A seasoned minerals and engineering professional, he holds a BSc in Minerals Engineering and an MSc in Mineral Process Design Engineering. He is a Fellow of the Nigerian Society of Mining Engineers, a Member of the Nigerian Society of Engineers, </w:t>
            </w:r>
            <w:r w:rsidRPr="00BE2840">
              <w:rPr>
                <w:rFonts w:eastAsia="Calibri Light" w:cs="Open Sans"/>
                <w:color w:val="000000" w:themeColor="text1"/>
              </w:rPr>
              <w:lastRenderedPageBreak/>
              <w:t>COREN, the Council of Mining Engineers and Geoscientists, and the Nigerian Mining and Geosciences Society. He is also an Associate of the Camborne School of Mines.</w:t>
            </w:r>
          </w:p>
        </w:tc>
      </w:tr>
      <w:tr w:rsidR="00705D79" w:rsidRPr="00982EBE" w14:paraId="6AA81042" w14:textId="77777777" w:rsidTr="004A719A">
        <w:trPr>
          <w:trHeight w:val="300"/>
        </w:trPr>
        <w:tc>
          <w:tcPr>
            <w:tcW w:w="3299" w:type="dxa"/>
            <w:tcBorders>
              <w:top w:val="single" w:sz="8" w:space="0" w:color="auto"/>
              <w:left w:val="single" w:sz="8" w:space="0" w:color="auto"/>
              <w:bottom w:val="single" w:sz="8" w:space="0" w:color="auto"/>
              <w:right w:val="single" w:sz="8" w:space="0" w:color="auto"/>
            </w:tcBorders>
            <w:tcMar>
              <w:left w:w="108" w:type="dxa"/>
              <w:right w:w="108" w:type="dxa"/>
            </w:tcMar>
          </w:tcPr>
          <w:p w14:paraId="6D4D5C10" w14:textId="77777777" w:rsidR="00FD1757" w:rsidRPr="003C7C93" w:rsidRDefault="00FD1757" w:rsidP="008A3097">
            <w:pPr>
              <w:rPr>
                <w:rFonts w:cs="Open Sans"/>
                <w:color w:val="000000" w:themeColor="text1"/>
              </w:rPr>
            </w:pPr>
            <w:r w:rsidRPr="003C7C93">
              <w:rPr>
                <w:rFonts w:eastAsia="Calibri Light" w:cs="Open Sans"/>
                <w:color w:val="000000" w:themeColor="text1"/>
              </w:rPr>
              <w:lastRenderedPageBreak/>
              <w:t xml:space="preserve"> </w:t>
            </w:r>
          </w:p>
          <w:p w14:paraId="4BD1C6C6" w14:textId="77777777" w:rsidR="00FD1757" w:rsidRPr="003C7C93" w:rsidRDefault="00FD1757" w:rsidP="008A3097">
            <w:pPr>
              <w:rPr>
                <w:rFonts w:cs="Open Sans"/>
                <w:color w:val="000000" w:themeColor="text1"/>
              </w:rPr>
            </w:pPr>
            <w:r w:rsidRPr="003C7C93">
              <w:rPr>
                <w:rFonts w:eastAsia="Calibri Light" w:cs="Open Sans"/>
                <w:color w:val="000000" w:themeColor="text1"/>
              </w:rPr>
              <w:t xml:space="preserve"> </w:t>
            </w:r>
          </w:p>
          <w:p w14:paraId="49C38899" w14:textId="77777777" w:rsidR="00FD1757" w:rsidRPr="003C7C93" w:rsidRDefault="00FD1757" w:rsidP="008A3097">
            <w:pPr>
              <w:rPr>
                <w:rFonts w:cs="Open Sans"/>
                <w:color w:val="000000" w:themeColor="text1"/>
              </w:rPr>
            </w:pPr>
            <w:r w:rsidRPr="003C7C93">
              <w:rPr>
                <w:rFonts w:eastAsia="Calibri Light" w:cs="Open Sans"/>
                <w:color w:val="000000" w:themeColor="text1"/>
              </w:rPr>
              <w:t xml:space="preserve"> </w:t>
            </w:r>
          </w:p>
          <w:p w14:paraId="6D5C3A49" w14:textId="77777777" w:rsidR="00FD1757" w:rsidRPr="003C7C93" w:rsidRDefault="00FD1757" w:rsidP="008A3097">
            <w:pPr>
              <w:rPr>
                <w:rFonts w:cs="Open Sans"/>
                <w:color w:val="000000" w:themeColor="text1"/>
              </w:rPr>
            </w:pPr>
            <w:r w:rsidRPr="003C7C93">
              <w:rPr>
                <w:rFonts w:eastAsia="Calibri Light" w:cs="Open Sans"/>
                <w:color w:val="000000" w:themeColor="text1"/>
              </w:rPr>
              <w:t xml:space="preserve"> </w:t>
            </w:r>
          </w:p>
          <w:p w14:paraId="0634E128" w14:textId="77777777" w:rsidR="00FD1757" w:rsidRPr="003C7C93" w:rsidRDefault="00FD1757" w:rsidP="008A3097">
            <w:pPr>
              <w:rPr>
                <w:rFonts w:cs="Open Sans"/>
                <w:color w:val="000000" w:themeColor="text1"/>
              </w:rPr>
            </w:pPr>
            <w:r w:rsidRPr="003C7C93">
              <w:rPr>
                <w:rFonts w:eastAsia="Calibri Light" w:cs="Open Sans"/>
                <w:color w:val="000000" w:themeColor="text1"/>
              </w:rPr>
              <w:t xml:space="preserve"> </w:t>
            </w:r>
          </w:p>
          <w:p w14:paraId="35AE7EE5" w14:textId="77777777" w:rsidR="00FD1757" w:rsidRPr="003C7C93" w:rsidRDefault="00FD1757" w:rsidP="008A3097">
            <w:pPr>
              <w:rPr>
                <w:rFonts w:cs="Open Sans"/>
                <w:color w:val="000000" w:themeColor="text1"/>
              </w:rPr>
            </w:pPr>
            <w:r w:rsidRPr="003C7C93">
              <w:rPr>
                <w:rFonts w:eastAsia="Calibri Light" w:cs="Open Sans"/>
                <w:color w:val="000000" w:themeColor="text1"/>
              </w:rPr>
              <w:t xml:space="preserve"> </w:t>
            </w:r>
          </w:p>
          <w:p w14:paraId="7D8E1D80" w14:textId="77777777" w:rsidR="009C5CA3" w:rsidRPr="009C5CA3" w:rsidRDefault="009C5CA3" w:rsidP="009C5CA3">
            <w:pPr>
              <w:rPr>
                <w:rFonts w:eastAsia="Calibri Light" w:cs="Open Sans"/>
                <w:color w:val="000000" w:themeColor="text1"/>
              </w:rPr>
            </w:pPr>
            <w:r w:rsidRPr="009C5CA3">
              <w:rPr>
                <w:rFonts w:eastAsia="Calibri Light" w:cs="Open Sans"/>
                <w:color w:val="000000" w:themeColor="text1"/>
              </w:rPr>
              <w:t>Mr. George Marks was appointed Vice Chairman on December 6, 2018, and has served as a Director since January 1, 2013. He holds a BBA and an honorary DSc and is a Fellow of the Lagos State Polytechnic as well as a Member of the Association of National Accountants of Nigeria.</w:t>
            </w:r>
          </w:p>
          <w:p w14:paraId="7B2761A0" w14:textId="500EB5FA" w:rsidR="00FD1757" w:rsidRPr="003C7C93" w:rsidRDefault="009C5CA3" w:rsidP="009C5CA3">
            <w:pPr>
              <w:rPr>
                <w:rFonts w:cs="Open Sans"/>
                <w:color w:val="000000" w:themeColor="text1"/>
              </w:rPr>
            </w:pPr>
            <w:r w:rsidRPr="009C5CA3">
              <w:rPr>
                <w:rFonts w:eastAsia="Calibri Light" w:cs="Open Sans"/>
                <w:color w:val="000000" w:themeColor="text1"/>
              </w:rPr>
              <w:t>He is a Director of Centenary City Plc and a Member of the Shareholder</w:t>
            </w:r>
            <w:r w:rsidRPr="003C7C93">
              <w:rPr>
                <w:rFonts w:eastAsia="Calibri Light" w:cs="Open Sans"/>
                <w:color w:val="000000" w:themeColor="text1"/>
              </w:rPr>
              <w:t xml:space="preserve"> Advisory Council of Julius Berger International GmbH.</w:t>
            </w:r>
          </w:p>
        </w:tc>
        <w:tc>
          <w:tcPr>
            <w:tcW w:w="3058" w:type="dxa"/>
            <w:tcBorders>
              <w:top w:val="single" w:sz="8" w:space="0" w:color="auto"/>
              <w:left w:val="single" w:sz="8" w:space="0" w:color="auto"/>
              <w:bottom w:val="single" w:sz="8" w:space="0" w:color="auto"/>
              <w:right w:val="single" w:sz="8" w:space="0" w:color="auto"/>
            </w:tcBorders>
            <w:tcMar>
              <w:left w:w="108" w:type="dxa"/>
              <w:right w:w="108" w:type="dxa"/>
            </w:tcMar>
          </w:tcPr>
          <w:p w14:paraId="30D92EA3" w14:textId="77777777" w:rsidR="00FD1757" w:rsidRPr="003C7C93" w:rsidRDefault="00FD1757" w:rsidP="008A3097">
            <w:pPr>
              <w:rPr>
                <w:rFonts w:cs="Open Sans"/>
                <w:color w:val="000000" w:themeColor="text1"/>
              </w:rPr>
            </w:pPr>
            <w:r w:rsidRPr="003C7C93">
              <w:rPr>
                <w:rFonts w:eastAsia="Calibri Light" w:cs="Open Sans"/>
                <w:color w:val="000000" w:themeColor="text1"/>
              </w:rPr>
              <w:t xml:space="preserve"> </w:t>
            </w:r>
          </w:p>
          <w:p w14:paraId="16DEF244" w14:textId="77777777" w:rsidR="00FD1757" w:rsidRPr="003C7C93" w:rsidRDefault="00FD1757" w:rsidP="008A3097">
            <w:pPr>
              <w:rPr>
                <w:rFonts w:cs="Open Sans"/>
                <w:color w:val="000000" w:themeColor="text1"/>
              </w:rPr>
            </w:pPr>
            <w:r w:rsidRPr="003C7C93">
              <w:rPr>
                <w:rFonts w:eastAsia="Calibri Light" w:cs="Open Sans"/>
                <w:color w:val="000000" w:themeColor="text1"/>
              </w:rPr>
              <w:t xml:space="preserve"> </w:t>
            </w:r>
          </w:p>
          <w:p w14:paraId="0200E663" w14:textId="77777777" w:rsidR="00FD1757" w:rsidRPr="003C7C93" w:rsidRDefault="00FD1757" w:rsidP="008A3097">
            <w:pPr>
              <w:rPr>
                <w:rFonts w:cs="Open Sans"/>
                <w:color w:val="000000" w:themeColor="text1"/>
              </w:rPr>
            </w:pPr>
            <w:r w:rsidRPr="003C7C93">
              <w:rPr>
                <w:rFonts w:eastAsia="Calibri Light" w:cs="Open Sans"/>
                <w:color w:val="000000" w:themeColor="text1"/>
              </w:rPr>
              <w:t xml:space="preserve"> </w:t>
            </w:r>
          </w:p>
          <w:p w14:paraId="7793029C" w14:textId="77777777" w:rsidR="00FD1757" w:rsidRPr="003C7C93" w:rsidRDefault="00FD1757" w:rsidP="008A3097">
            <w:pPr>
              <w:rPr>
                <w:rFonts w:cs="Open Sans"/>
                <w:color w:val="000000" w:themeColor="text1"/>
              </w:rPr>
            </w:pPr>
            <w:r w:rsidRPr="003C7C93">
              <w:rPr>
                <w:rFonts w:eastAsia="Calibri Light" w:cs="Open Sans"/>
                <w:color w:val="000000" w:themeColor="text1"/>
              </w:rPr>
              <w:t xml:space="preserve"> </w:t>
            </w:r>
          </w:p>
          <w:p w14:paraId="5DD7FFAD" w14:textId="77777777" w:rsidR="00FD1757" w:rsidRPr="003C7C93" w:rsidRDefault="00FD1757" w:rsidP="008A3097">
            <w:pPr>
              <w:rPr>
                <w:rFonts w:cs="Open Sans"/>
                <w:color w:val="000000" w:themeColor="text1"/>
              </w:rPr>
            </w:pPr>
            <w:r w:rsidRPr="003C7C93">
              <w:rPr>
                <w:rFonts w:eastAsia="Calibri Light" w:cs="Open Sans"/>
                <w:color w:val="000000" w:themeColor="text1"/>
              </w:rPr>
              <w:t xml:space="preserve"> </w:t>
            </w:r>
          </w:p>
          <w:p w14:paraId="42787B12" w14:textId="77777777" w:rsidR="00FD1757" w:rsidRPr="003C7C93" w:rsidRDefault="00FD1757" w:rsidP="008A3097">
            <w:pPr>
              <w:rPr>
                <w:rFonts w:cs="Open Sans"/>
                <w:color w:val="000000" w:themeColor="text1"/>
              </w:rPr>
            </w:pPr>
            <w:r w:rsidRPr="003C7C93">
              <w:rPr>
                <w:rFonts w:eastAsia="Calibri Light" w:cs="Open Sans"/>
                <w:color w:val="000000" w:themeColor="text1"/>
              </w:rPr>
              <w:t xml:space="preserve"> </w:t>
            </w:r>
          </w:p>
          <w:p w14:paraId="2316389C" w14:textId="77777777" w:rsidR="00FD1757" w:rsidRPr="003C7C93" w:rsidRDefault="00FD1757" w:rsidP="008A3097">
            <w:pPr>
              <w:rPr>
                <w:rFonts w:cs="Open Sans"/>
                <w:color w:val="000000" w:themeColor="text1"/>
              </w:rPr>
            </w:pPr>
            <w:r w:rsidRPr="003C7C93">
              <w:rPr>
                <w:rFonts w:eastAsia="Calibri Light" w:cs="Open Sans"/>
                <w:color w:val="000000" w:themeColor="text1"/>
              </w:rPr>
              <w:t>Muhammadu Indimi</w:t>
            </w:r>
          </w:p>
          <w:p w14:paraId="26866EB2" w14:textId="77777777" w:rsidR="00FD1757" w:rsidRPr="003C7C93" w:rsidRDefault="00FD1757" w:rsidP="008A3097">
            <w:pPr>
              <w:rPr>
                <w:rFonts w:cs="Open Sans"/>
                <w:color w:val="000000" w:themeColor="text1"/>
              </w:rPr>
            </w:pPr>
            <w:r w:rsidRPr="003C7C93">
              <w:rPr>
                <w:rFonts w:eastAsia="Calibri Light" w:cs="Open Sans"/>
                <w:color w:val="000000" w:themeColor="text1"/>
              </w:rPr>
              <w:t>Non-executive director</w:t>
            </w:r>
          </w:p>
          <w:p w14:paraId="0E517B15" w14:textId="77777777" w:rsidR="00FD1757" w:rsidRPr="003C7C93" w:rsidRDefault="00FD1757" w:rsidP="008A3097">
            <w:pPr>
              <w:rPr>
                <w:rFonts w:cs="Open Sans"/>
                <w:color w:val="000000" w:themeColor="text1"/>
              </w:rPr>
            </w:pPr>
            <w:r w:rsidRPr="003C7C93">
              <w:rPr>
                <w:rFonts w:eastAsia="Calibri Light" w:cs="Open Sans"/>
                <w:color w:val="000000" w:themeColor="text1"/>
              </w:rPr>
              <w:t>An entrepreneur and philanthropist with business interests in oil, gas, and financial services. Chairs Oriental Energy Resources Ltd. and M &amp; W Pump Nigeria Ltd. and is a board member of Jaiz Bank Plc. Joined the Board in November 2024.</w:t>
            </w:r>
          </w:p>
        </w:tc>
        <w:tc>
          <w:tcPr>
            <w:tcW w:w="3084" w:type="dxa"/>
            <w:tcBorders>
              <w:top w:val="single" w:sz="8" w:space="0" w:color="auto"/>
              <w:left w:val="single" w:sz="8" w:space="0" w:color="auto"/>
              <w:bottom w:val="single" w:sz="8" w:space="0" w:color="auto"/>
              <w:right w:val="single" w:sz="8" w:space="0" w:color="auto"/>
            </w:tcBorders>
            <w:tcMar>
              <w:left w:w="108" w:type="dxa"/>
              <w:right w:w="108" w:type="dxa"/>
            </w:tcMar>
          </w:tcPr>
          <w:p w14:paraId="616203EA" w14:textId="77777777" w:rsidR="00775893" w:rsidRPr="00FF3A3C" w:rsidRDefault="00775893" w:rsidP="00775893">
            <w:pPr>
              <w:rPr>
                <w:rFonts w:eastAsia="Calibri Light" w:cs="Open Sans"/>
                <w:color w:val="000000" w:themeColor="text1"/>
              </w:rPr>
            </w:pPr>
            <w:r w:rsidRPr="00FF3A3C">
              <w:rPr>
                <w:rFonts w:eastAsia="Calibri Light" w:cs="Open Sans"/>
                <w:color w:val="000000" w:themeColor="text1"/>
              </w:rPr>
              <w:t>Dr. Ernest Azudialu</w:t>
            </w:r>
            <w:r w:rsidRPr="00FF3A3C">
              <w:rPr>
                <w:rFonts w:ascii="Cambria Math" w:eastAsia="Calibri Light" w:hAnsi="Cambria Math" w:cs="Cambria Math"/>
                <w:color w:val="000000" w:themeColor="text1"/>
              </w:rPr>
              <w:t>‑</w:t>
            </w:r>
            <w:r w:rsidRPr="00FF3A3C">
              <w:rPr>
                <w:rFonts w:eastAsia="Calibri Light" w:cs="Open Sans"/>
                <w:color w:val="000000" w:themeColor="text1"/>
              </w:rPr>
              <w:t>Obiejesi was appointed to the Board on March 22, 2012. He holds a BSc, MBA and an honorary DBA and is a Fellow of both the Nigerian Society of Engineers and the Nigerian Institute of Sales Management.</w:t>
            </w:r>
          </w:p>
          <w:p w14:paraId="4E6743FD" w14:textId="083D1B07" w:rsidR="00FD1757" w:rsidRPr="003C7C93" w:rsidRDefault="00775893" w:rsidP="00775893">
            <w:pPr>
              <w:rPr>
                <w:rFonts w:cs="Open Sans"/>
                <w:color w:val="000000" w:themeColor="text1"/>
              </w:rPr>
            </w:pPr>
            <w:r w:rsidRPr="00FF3A3C">
              <w:rPr>
                <w:rFonts w:eastAsia="Calibri Light" w:cs="Open Sans"/>
                <w:color w:val="000000" w:themeColor="text1"/>
              </w:rPr>
              <w:t>He serves as Chairman of the Boards of Neconde Energy Ltd., Nestoil Ltd., WaterTown Energy Ltd., Smile Telecommunications Ltd., B&amp;Q Dredging Ltd., Energy Works Technology Ltd., and Royaloak Hydrocarbon Ltd. He is also Chairman of the Shareholder Advisory Council of Julius Berger International GmbH</w:t>
            </w:r>
          </w:p>
        </w:tc>
      </w:tr>
      <w:tr w:rsidR="00705D79" w:rsidRPr="00982EBE" w14:paraId="69949DB0" w14:textId="77777777" w:rsidTr="004A719A">
        <w:trPr>
          <w:trHeight w:val="300"/>
        </w:trPr>
        <w:tc>
          <w:tcPr>
            <w:tcW w:w="3299" w:type="dxa"/>
            <w:tcBorders>
              <w:top w:val="single" w:sz="8" w:space="0" w:color="auto"/>
              <w:left w:val="single" w:sz="8" w:space="0" w:color="auto"/>
              <w:bottom w:val="single" w:sz="8" w:space="0" w:color="auto"/>
              <w:right w:val="single" w:sz="8" w:space="0" w:color="auto"/>
            </w:tcBorders>
            <w:tcMar>
              <w:left w:w="108" w:type="dxa"/>
              <w:right w:w="108" w:type="dxa"/>
            </w:tcMar>
          </w:tcPr>
          <w:p w14:paraId="4C849B87" w14:textId="77777777" w:rsidR="00FD1757" w:rsidRPr="003C7C93" w:rsidRDefault="00FD1757" w:rsidP="008A3097">
            <w:pPr>
              <w:rPr>
                <w:rFonts w:cs="Open Sans"/>
                <w:color w:val="000000" w:themeColor="text1"/>
              </w:rPr>
            </w:pPr>
            <w:r w:rsidRPr="003C7C93">
              <w:rPr>
                <w:rFonts w:eastAsia="Calibri Light" w:cs="Open Sans"/>
                <w:color w:val="000000" w:themeColor="text1"/>
              </w:rPr>
              <w:t xml:space="preserve"> </w:t>
            </w:r>
          </w:p>
          <w:p w14:paraId="164F64EF" w14:textId="77777777" w:rsidR="00FD1757" w:rsidRPr="003C7C93" w:rsidRDefault="00FD1757" w:rsidP="008A3097">
            <w:pPr>
              <w:rPr>
                <w:rFonts w:cs="Open Sans"/>
                <w:color w:val="000000" w:themeColor="text1"/>
              </w:rPr>
            </w:pPr>
            <w:r w:rsidRPr="003C7C93">
              <w:rPr>
                <w:rFonts w:eastAsia="Calibri Light" w:cs="Open Sans"/>
                <w:color w:val="000000" w:themeColor="text1"/>
              </w:rPr>
              <w:t xml:space="preserve"> </w:t>
            </w:r>
          </w:p>
          <w:p w14:paraId="7EDFE4F6" w14:textId="77777777" w:rsidR="00FD1757" w:rsidRPr="003C7C93" w:rsidRDefault="00FD1757" w:rsidP="008A3097">
            <w:pPr>
              <w:rPr>
                <w:rFonts w:cs="Open Sans"/>
                <w:color w:val="000000" w:themeColor="text1"/>
              </w:rPr>
            </w:pPr>
            <w:r w:rsidRPr="003C7C93">
              <w:rPr>
                <w:rFonts w:eastAsia="Calibri Light" w:cs="Open Sans"/>
                <w:color w:val="000000" w:themeColor="text1"/>
              </w:rPr>
              <w:t xml:space="preserve"> </w:t>
            </w:r>
          </w:p>
          <w:p w14:paraId="30E081E9" w14:textId="77777777" w:rsidR="00847678" w:rsidRPr="00847678" w:rsidRDefault="00847678" w:rsidP="00847678">
            <w:pPr>
              <w:rPr>
                <w:rFonts w:eastAsia="Calibri Light" w:cs="Open Sans"/>
                <w:color w:val="000000" w:themeColor="text1"/>
              </w:rPr>
            </w:pPr>
            <w:r w:rsidRPr="00847678">
              <w:rPr>
                <w:rFonts w:eastAsia="Calibri Light" w:cs="Open Sans"/>
                <w:color w:val="000000" w:themeColor="text1"/>
              </w:rPr>
              <w:t>Mrs. Belinda Ajoke Disu was appointed to the Board as a Director on June 30, 2017. She holds a BA, MSc and MBA, and is a Fellow of the Chartered Institute of Directors Nigeria as well as a Member of the Nigerian Institute of Management and the Society of Corporate Governance Nigeria.</w:t>
            </w:r>
          </w:p>
          <w:p w14:paraId="7BB257AE" w14:textId="2FE48FCD" w:rsidR="00FD1757" w:rsidRPr="003C7C93" w:rsidRDefault="00847678" w:rsidP="00847678">
            <w:pPr>
              <w:rPr>
                <w:rFonts w:cs="Open Sans"/>
                <w:color w:val="000000" w:themeColor="text1"/>
              </w:rPr>
            </w:pPr>
            <w:r w:rsidRPr="00847678">
              <w:rPr>
                <w:rFonts w:eastAsia="Calibri Light" w:cs="Open Sans"/>
                <w:color w:val="000000" w:themeColor="text1"/>
              </w:rPr>
              <w:t>She is Chairman of the Board of</w:t>
            </w:r>
            <w:r w:rsidRPr="003C7C93">
              <w:rPr>
                <w:rFonts w:eastAsia="Calibri Light" w:cs="Open Sans"/>
                <w:color w:val="000000" w:themeColor="text1"/>
              </w:rPr>
              <w:t xml:space="preserve"> Abumet Nigeria Ltd., Executive Vice</w:t>
            </w:r>
            <w:r w:rsidRPr="00847678">
              <w:rPr>
                <w:rFonts w:eastAsia="Calibri Light" w:cs="Open Sans"/>
                <w:color w:val="000000" w:themeColor="text1"/>
              </w:rPr>
              <w:t xml:space="preserve"> </w:t>
            </w:r>
            <w:r w:rsidRPr="003C7C93">
              <w:rPr>
                <w:rFonts w:eastAsia="Calibri Light" w:cs="Open Sans"/>
                <w:color w:val="000000" w:themeColor="text1"/>
              </w:rPr>
              <w:t xml:space="preserve">Chairman of Globacom Ltd., </w:t>
            </w:r>
            <w:r w:rsidRPr="00847678">
              <w:rPr>
                <w:rFonts w:eastAsia="Calibri Light" w:cs="Open Sans"/>
                <w:color w:val="000000" w:themeColor="text1"/>
              </w:rPr>
              <w:t>Chief Executive Officer</w:t>
            </w:r>
            <w:r w:rsidRPr="003C7C93">
              <w:rPr>
                <w:rFonts w:eastAsia="Calibri Light" w:cs="Open Sans"/>
                <w:color w:val="000000" w:themeColor="text1"/>
              </w:rPr>
              <w:t xml:space="preserve"> of Cobblestone Properties &amp; Estates Ltd</w:t>
            </w:r>
            <w:r w:rsidRPr="00847678">
              <w:rPr>
                <w:rFonts w:eastAsia="Calibri Light" w:cs="Open Sans"/>
                <w:color w:val="000000" w:themeColor="text1"/>
              </w:rPr>
              <w:t xml:space="preserve">., Director of Mike </w:t>
            </w:r>
            <w:r w:rsidRPr="00847678">
              <w:rPr>
                <w:rFonts w:eastAsia="Calibri Light" w:cs="Open Sans"/>
                <w:color w:val="000000" w:themeColor="text1"/>
              </w:rPr>
              <w:lastRenderedPageBreak/>
              <w:t>Adenuga Center, and a Member of the Shareholder Advisory Council of Julius Berger International GmbH.</w:t>
            </w:r>
            <w:r w:rsidR="00FD1757" w:rsidRPr="00982EBE">
              <w:rPr>
                <w:rFonts w:eastAsia="Calibri Light" w:cs="Open Sans"/>
                <w:color w:val="000000" w:themeColor="text1"/>
              </w:rPr>
              <w:t>.</w:t>
            </w:r>
          </w:p>
        </w:tc>
        <w:tc>
          <w:tcPr>
            <w:tcW w:w="3058" w:type="dxa"/>
            <w:tcBorders>
              <w:top w:val="single" w:sz="8" w:space="0" w:color="auto"/>
              <w:left w:val="single" w:sz="8" w:space="0" w:color="auto"/>
              <w:bottom w:val="single" w:sz="8" w:space="0" w:color="auto"/>
              <w:right w:val="single" w:sz="8" w:space="0" w:color="auto"/>
            </w:tcBorders>
            <w:tcMar>
              <w:left w:w="108" w:type="dxa"/>
              <w:right w:w="108" w:type="dxa"/>
            </w:tcMar>
          </w:tcPr>
          <w:p w14:paraId="03DAA593" w14:textId="77777777" w:rsidR="00FD1757" w:rsidRPr="003C7C93" w:rsidRDefault="00FD1757" w:rsidP="008A3097">
            <w:pPr>
              <w:rPr>
                <w:rFonts w:cs="Open Sans"/>
                <w:color w:val="000000" w:themeColor="text1"/>
              </w:rPr>
            </w:pPr>
            <w:r w:rsidRPr="003C7C93">
              <w:rPr>
                <w:rFonts w:eastAsia="Calibri Light" w:cs="Open Sans"/>
                <w:color w:val="000000" w:themeColor="text1"/>
              </w:rPr>
              <w:lastRenderedPageBreak/>
              <w:t xml:space="preserve"> </w:t>
            </w:r>
          </w:p>
          <w:p w14:paraId="760EB983" w14:textId="77777777" w:rsidR="00FD1757" w:rsidRPr="003C7C93" w:rsidRDefault="00FD1757" w:rsidP="008A3097">
            <w:pPr>
              <w:rPr>
                <w:rFonts w:cs="Open Sans"/>
                <w:color w:val="000000" w:themeColor="text1"/>
              </w:rPr>
            </w:pPr>
            <w:r w:rsidRPr="003C7C93">
              <w:rPr>
                <w:rFonts w:eastAsia="Calibri Light" w:cs="Open Sans"/>
                <w:color w:val="000000" w:themeColor="text1"/>
              </w:rPr>
              <w:t xml:space="preserve"> </w:t>
            </w:r>
          </w:p>
          <w:p w14:paraId="2DEFD0E0" w14:textId="77777777" w:rsidR="00FD1757" w:rsidRPr="003C7C93" w:rsidRDefault="00FD1757" w:rsidP="008A3097">
            <w:pPr>
              <w:rPr>
                <w:rFonts w:cs="Open Sans"/>
                <w:color w:val="000000" w:themeColor="text1"/>
              </w:rPr>
            </w:pPr>
            <w:r w:rsidRPr="003C7C93">
              <w:rPr>
                <w:rFonts w:eastAsia="Calibri Light" w:cs="Open Sans"/>
                <w:color w:val="000000" w:themeColor="text1"/>
              </w:rPr>
              <w:t xml:space="preserve"> </w:t>
            </w:r>
          </w:p>
          <w:p w14:paraId="642CE5A2" w14:textId="77777777" w:rsidR="00FD1757" w:rsidRPr="003C7C93" w:rsidRDefault="00FD1757" w:rsidP="008A3097">
            <w:pPr>
              <w:rPr>
                <w:rFonts w:cs="Open Sans"/>
                <w:color w:val="000000" w:themeColor="text1"/>
              </w:rPr>
            </w:pPr>
            <w:r w:rsidRPr="003C7C93">
              <w:rPr>
                <w:rFonts w:eastAsia="Calibri Light" w:cs="Open Sans"/>
                <w:color w:val="000000" w:themeColor="text1"/>
              </w:rPr>
              <w:t xml:space="preserve">Engr. Jafaru Damulak. </w:t>
            </w:r>
          </w:p>
          <w:p w14:paraId="297263E6" w14:textId="77777777" w:rsidR="00FD1757" w:rsidRPr="003C7C93" w:rsidRDefault="00FD1757" w:rsidP="008A3097">
            <w:pPr>
              <w:rPr>
                <w:rFonts w:cs="Open Sans"/>
                <w:color w:val="000000" w:themeColor="text1"/>
              </w:rPr>
            </w:pPr>
            <w:r w:rsidRPr="003C7C93">
              <w:rPr>
                <w:rFonts w:eastAsia="Calibri Light" w:cs="Open Sans"/>
                <w:color w:val="000000" w:themeColor="text1"/>
              </w:rPr>
              <w:t>Member of the Board</w:t>
            </w:r>
          </w:p>
          <w:p w14:paraId="246F458C" w14:textId="77777777" w:rsidR="00FD1757" w:rsidRPr="003C7C93" w:rsidRDefault="00FD1757" w:rsidP="008A3097">
            <w:pPr>
              <w:rPr>
                <w:rFonts w:cs="Open Sans"/>
                <w:color w:val="000000" w:themeColor="text1"/>
              </w:rPr>
            </w:pPr>
            <w:r w:rsidRPr="003C7C93">
              <w:rPr>
                <w:rFonts w:eastAsia="Calibri Light" w:cs="Open Sans"/>
                <w:color w:val="000000" w:themeColor="text1"/>
              </w:rPr>
              <w:t>Appointed member of the Remuneration Committee, Board Audit Committee, Risks and Assets Management Committee, and Strategy Committee. Chairs PrimeTech Design and Engineering Nigeria Ltd. and Julius Berger Free Zone Enterprise, and is Managing Director of Elm Properties and Estate Development Company Ltd. He joined the Board in October 2007.</w:t>
            </w:r>
          </w:p>
        </w:tc>
        <w:tc>
          <w:tcPr>
            <w:tcW w:w="3084" w:type="dxa"/>
            <w:tcBorders>
              <w:top w:val="single" w:sz="8" w:space="0" w:color="auto"/>
              <w:left w:val="single" w:sz="8" w:space="0" w:color="auto"/>
              <w:bottom w:val="single" w:sz="8" w:space="0" w:color="auto"/>
              <w:right w:val="single" w:sz="8" w:space="0" w:color="auto"/>
            </w:tcBorders>
            <w:tcMar>
              <w:left w:w="108" w:type="dxa"/>
              <w:right w:w="108" w:type="dxa"/>
            </w:tcMar>
          </w:tcPr>
          <w:p w14:paraId="5BCBE147" w14:textId="77777777" w:rsidR="00FD1757" w:rsidRPr="003C7C93" w:rsidRDefault="00FD1757" w:rsidP="008A3097">
            <w:pPr>
              <w:rPr>
                <w:rFonts w:cs="Open Sans"/>
                <w:color w:val="000000" w:themeColor="text1"/>
              </w:rPr>
            </w:pPr>
            <w:r w:rsidRPr="003C7C93">
              <w:rPr>
                <w:rFonts w:eastAsia="Calibri Light" w:cs="Open Sans"/>
                <w:color w:val="000000" w:themeColor="text1"/>
              </w:rPr>
              <w:t xml:space="preserve"> </w:t>
            </w:r>
          </w:p>
          <w:p w14:paraId="378E3D55" w14:textId="77777777" w:rsidR="00FD1757" w:rsidRPr="003C7C93" w:rsidRDefault="00FD1757" w:rsidP="008A3097">
            <w:pPr>
              <w:rPr>
                <w:rFonts w:cs="Open Sans"/>
                <w:color w:val="000000" w:themeColor="text1"/>
              </w:rPr>
            </w:pPr>
            <w:r w:rsidRPr="003C7C93">
              <w:rPr>
                <w:rFonts w:eastAsia="Calibri Light" w:cs="Open Sans"/>
                <w:color w:val="000000" w:themeColor="text1"/>
              </w:rPr>
              <w:t xml:space="preserve"> </w:t>
            </w:r>
          </w:p>
          <w:p w14:paraId="66D3A5DE" w14:textId="77777777" w:rsidR="00FD1757" w:rsidRPr="003C7C93" w:rsidRDefault="00FD1757" w:rsidP="008A3097">
            <w:pPr>
              <w:rPr>
                <w:rFonts w:cs="Open Sans"/>
                <w:color w:val="000000" w:themeColor="text1"/>
              </w:rPr>
            </w:pPr>
            <w:r w:rsidRPr="003C7C93">
              <w:rPr>
                <w:rFonts w:eastAsia="Calibri Light" w:cs="Open Sans"/>
                <w:color w:val="000000" w:themeColor="text1"/>
              </w:rPr>
              <w:t xml:space="preserve"> </w:t>
            </w:r>
          </w:p>
          <w:p w14:paraId="49B13D5B" w14:textId="77777777" w:rsidR="005D7D6F" w:rsidRPr="005D7D6F" w:rsidRDefault="005D7D6F" w:rsidP="005D7D6F">
            <w:pPr>
              <w:rPr>
                <w:rFonts w:eastAsia="Calibri Light" w:cs="Open Sans"/>
                <w:color w:val="000000" w:themeColor="text1"/>
              </w:rPr>
            </w:pPr>
            <w:r w:rsidRPr="005D7D6F">
              <w:rPr>
                <w:rFonts w:eastAsia="Calibri Light" w:cs="Open Sans"/>
                <w:color w:val="000000" w:themeColor="text1"/>
              </w:rPr>
              <w:t>Mrs. Gladys Talabi was appointed Director on June 30, 2017. She holds an LLB, BL and LLM and brings extensive expertise in corporate governance and legal strategy.</w:t>
            </w:r>
          </w:p>
          <w:p w14:paraId="78E7A43D" w14:textId="2F8B9869" w:rsidR="00FD1757" w:rsidRPr="003C7C93" w:rsidRDefault="005D7D6F" w:rsidP="005D7D6F">
            <w:pPr>
              <w:rPr>
                <w:rFonts w:cs="Open Sans"/>
                <w:color w:val="000000" w:themeColor="text1"/>
              </w:rPr>
            </w:pPr>
            <w:r w:rsidRPr="005D7D6F">
              <w:rPr>
                <w:rFonts w:eastAsia="Calibri Light" w:cs="Open Sans"/>
                <w:color w:val="000000" w:themeColor="text1"/>
              </w:rPr>
              <w:t>She is a Director of Julius Berger Investments Ltd. and Globacom Ltd., and a Member of the Shareholder Advisory Council of Julius Berger International GmbH.</w:t>
            </w:r>
          </w:p>
        </w:tc>
      </w:tr>
      <w:tr w:rsidR="00705D79" w:rsidRPr="00982EBE" w14:paraId="555B7446" w14:textId="77777777" w:rsidTr="004A719A">
        <w:trPr>
          <w:trHeight w:val="300"/>
        </w:trPr>
        <w:tc>
          <w:tcPr>
            <w:tcW w:w="3299" w:type="dxa"/>
            <w:tcBorders>
              <w:top w:val="single" w:sz="8" w:space="0" w:color="auto"/>
              <w:left w:val="single" w:sz="8" w:space="0" w:color="auto"/>
              <w:bottom w:val="single" w:sz="8" w:space="0" w:color="auto"/>
              <w:right w:val="single" w:sz="8" w:space="0" w:color="auto"/>
            </w:tcBorders>
            <w:tcMar>
              <w:left w:w="108" w:type="dxa"/>
              <w:right w:w="108" w:type="dxa"/>
            </w:tcMar>
          </w:tcPr>
          <w:p w14:paraId="05724793" w14:textId="77777777" w:rsidR="00FD1757" w:rsidRPr="003C7C93" w:rsidRDefault="00FD1757" w:rsidP="008A3097">
            <w:pPr>
              <w:rPr>
                <w:rFonts w:cs="Open Sans"/>
                <w:color w:val="000000" w:themeColor="text1"/>
              </w:rPr>
            </w:pPr>
            <w:r w:rsidRPr="003C7C93">
              <w:rPr>
                <w:rFonts w:eastAsia="Calibri Light" w:cs="Open Sans"/>
                <w:color w:val="000000" w:themeColor="text1"/>
              </w:rPr>
              <w:t xml:space="preserve"> </w:t>
            </w:r>
          </w:p>
          <w:p w14:paraId="0C3095B1" w14:textId="77777777" w:rsidR="00FD1757" w:rsidRPr="003C7C93" w:rsidRDefault="00FD1757" w:rsidP="008A3097">
            <w:pPr>
              <w:rPr>
                <w:rFonts w:cs="Open Sans"/>
                <w:color w:val="000000" w:themeColor="text1"/>
              </w:rPr>
            </w:pPr>
            <w:r w:rsidRPr="003C7C93">
              <w:rPr>
                <w:rFonts w:eastAsia="Calibri Light" w:cs="Open Sans"/>
                <w:color w:val="000000" w:themeColor="text1"/>
              </w:rPr>
              <w:t xml:space="preserve"> </w:t>
            </w:r>
          </w:p>
          <w:p w14:paraId="3EEB5F1F" w14:textId="77777777" w:rsidR="00FD1757" w:rsidRPr="003C7C93" w:rsidRDefault="00FD1757" w:rsidP="008A3097">
            <w:pPr>
              <w:rPr>
                <w:rFonts w:cs="Open Sans"/>
                <w:color w:val="000000" w:themeColor="text1"/>
              </w:rPr>
            </w:pPr>
            <w:r w:rsidRPr="003C7C93">
              <w:rPr>
                <w:rFonts w:eastAsia="Calibri Light" w:cs="Open Sans"/>
                <w:color w:val="000000" w:themeColor="text1"/>
              </w:rPr>
              <w:t xml:space="preserve"> </w:t>
            </w:r>
          </w:p>
          <w:p w14:paraId="66AD0E76" w14:textId="77777777" w:rsidR="00FD1757" w:rsidRPr="003C7C93" w:rsidRDefault="00FD1757" w:rsidP="008A3097">
            <w:pPr>
              <w:rPr>
                <w:rFonts w:cs="Open Sans"/>
                <w:color w:val="000000" w:themeColor="text1"/>
              </w:rPr>
            </w:pPr>
            <w:r w:rsidRPr="003C7C93">
              <w:rPr>
                <w:rFonts w:eastAsia="Calibri Light" w:cs="Open Sans"/>
                <w:color w:val="000000" w:themeColor="text1"/>
              </w:rPr>
              <w:t xml:space="preserve"> </w:t>
            </w:r>
          </w:p>
          <w:p w14:paraId="1810BBC8" w14:textId="77777777" w:rsidR="00FD1757" w:rsidRPr="003C7C93" w:rsidRDefault="00FD1757" w:rsidP="008A3097">
            <w:pPr>
              <w:rPr>
                <w:rFonts w:cs="Open Sans"/>
                <w:color w:val="000000" w:themeColor="text1"/>
              </w:rPr>
            </w:pPr>
            <w:r w:rsidRPr="003C7C93">
              <w:rPr>
                <w:rFonts w:eastAsia="Calibri Light" w:cs="Open Sans"/>
                <w:color w:val="000000" w:themeColor="text1"/>
              </w:rPr>
              <w:t xml:space="preserve"> </w:t>
            </w:r>
          </w:p>
          <w:p w14:paraId="5500A53F" w14:textId="77777777" w:rsidR="00FD1757" w:rsidRPr="003C7C93" w:rsidRDefault="00FD1757" w:rsidP="008A3097">
            <w:pPr>
              <w:rPr>
                <w:rFonts w:cs="Open Sans"/>
                <w:color w:val="000000" w:themeColor="text1"/>
              </w:rPr>
            </w:pPr>
            <w:r w:rsidRPr="003C7C93">
              <w:rPr>
                <w:rFonts w:eastAsia="Calibri Light" w:cs="Open Sans"/>
                <w:color w:val="000000" w:themeColor="text1"/>
              </w:rPr>
              <w:t>Ambassador Adamu Saidu Daura, MFR</w:t>
            </w:r>
          </w:p>
          <w:p w14:paraId="14D04791" w14:textId="77777777" w:rsidR="00FD1757" w:rsidRPr="003C7C93" w:rsidRDefault="00FD1757" w:rsidP="008A3097">
            <w:pPr>
              <w:rPr>
                <w:rFonts w:cs="Open Sans"/>
                <w:color w:val="000000" w:themeColor="text1"/>
              </w:rPr>
            </w:pPr>
            <w:r w:rsidRPr="003C7C93">
              <w:rPr>
                <w:rFonts w:eastAsia="Calibri Light" w:cs="Open Sans"/>
                <w:color w:val="000000" w:themeColor="text1"/>
              </w:rPr>
              <w:t>Independent Non-Executive Director</w:t>
            </w:r>
          </w:p>
          <w:p w14:paraId="15564BD0" w14:textId="77777777" w:rsidR="00FD1757" w:rsidRPr="003C7C93" w:rsidRDefault="00FD1757" w:rsidP="008A3097">
            <w:pPr>
              <w:rPr>
                <w:rFonts w:cs="Open Sans"/>
                <w:color w:val="000000" w:themeColor="text1"/>
              </w:rPr>
            </w:pPr>
            <w:r w:rsidRPr="003C7C93">
              <w:rPr>
                <w:rFonts w:eastAsia="Calibri Light" w:cs="Open Sans"/>
                <w:color w:val="000000" w:themeColor="text1"/>
              </w:rPr>
              <w:t>He has had a distinguished diplomatic career, serving as Ambassador to several countries. He chairs Ripen Marine Contractors Ltd. and is a board member of several companies. He joined the Board in July 2022.</w:t>
            </w:r>
          </w:p>
          <w:p w14:paraId="2AA71EA4" w14:textId="77777777" w:rsidR="00FD1757" w:rsidRPr="003C7C93" w:rsidRDefault="00FD1757" w:rsidP="008A3097">
            <w:pPr>
              <w:rPr>
                <w:rFonts w:cs="Open Sans"/>
                <w:color w:val="000000" w:themeColor="text1"/>
              </w:rPr>
            </w:pPr>
            <w:r w:rsidRPr="003C7C93">
              <w:rPr>
                <w:rFonts w:eastAsia="Calibri Light" w:cs="Open Sans"/>
                <w:color w:val="000000" w:themeColor="text1"/>
              </w:rPr>
              <w:t xml:space="preserve"> </w:t>
            </w:r>
          </w:p>
        </w:tc>
        <w:tc>
          <w:tcPr>
            <w:tcW w:w="3058" w:type="dxa"/>
            <w:tcBorders>
              <w:top w:val="single" w:sz="8" w:space="0" w:color="auto"/>
              <w:left w:val="single" w:sz="8" w:space="0" w:color="auto"/>
              <w:bottom w:val="single" w:sz="8" w:space="0" w:color="auto"/>
              <w:right w:val="single" w:sz="8" w:space="0" w:color="auto"/>
            </w:tcBorders>
            <w:tcMar>
              <w:left w:w="108" w:type="dxa"/>
              <w:right w:w="108" w:type="dxa"/>
            </w:tcMar>
          </w:tcPr>
          <w:p w14:paraId="684F3645" w14:textId="77777777" w:rsidR="00FD1757" w:rsidRPr="003C7C93" w:rsidRDefault="00FD1757" w:rsidP="008A3097">
            <w:pPr>
              <w:rPr>
                <w:rFonts w:cs="Open Sans"/>
                <w:color w:val="000000" w:themeColor="text1"/>
              </w:rPr>
            </w:pPr>
            <w:r w:rsidRPr="003C7C93">
              <w:rPr>
                <w:rFonts w:eastAsia="Calibri Light" w:cs="Open Sans"/>
                <w:color w:val="000000" w:themeColor="text1"/>
              </w:rPr>
              <w:t xml:space="preserve"> </w:t>
            </w:r>
          </w:p>
          <w:p w14:paraId="41E1D3DA" w14:textId="77777777" w:rsidR="00FD1757" w:rsidRPr="003C7C93" w:rsidRDefault="00FD1757" w:rsidP="008A3097">
            <w:pPr>
              <w:rPr>
                <w:rFonts w:cs="Open Sans"/>
                <w:color w:val="000000" w:themeColor="text1"/>
              </w:rPr>
            </w:pPr>
            <w:r w:rsidRPr="003C7C93">
              <w:rPr>
                <w:rFonts w:eastAsia="Calibri Light" w:cs="Open Sans"/>
                <w:color w:val="000000" w:themeColor="text1"/>
              </w:rPr>
              <w:t xml:space="preserve"> </w:t>
            </w:r>
          </w:p>
          <w:p w14:paraId="0F89236C" w14:textId="77777777" w:rsidR="00FD1757" w:rsidRPr="003C7C93" w:rsidRDefault="00FD1757" w:rsidP="008A3097">
            <w:pPr>
              <w:rPr>
                <w:rFonts w:cs="Open Sans"/>
                <w:color w:val="000000" w:themeColor="text1"/>
              </w:rPr>
            </w:pPr>
            <w:r w:rsidRPr="003C7C93">
              <w:rPr>
                <w:rFonts w:eastAsia="Calibri Light" w:cs="Open Sans"/>
                <w:color w:val="000000" w:themeColor="text1"/>
              </w:rPr>
              <w:t xml:space="preserve"> </w:t>
            </w:r>
          </w:p>
          <w:p w14:paraId="1B2095D1" w14:textId="77777777" w:rsidR="00FD1757" w:rsidRPr="003C7C93" w:rsidRDefault="00FD1757" w:rsidP="008A3097">
            <w:pPr>
              <w:rPr>
                <w:rFonts w:cs="Open Sans"/>
                <w:color w:val="000000" w:themeColor="text1"/>
              </w:rPr>
            </w:pPr>
            <w:r w:rsidRPr="003C7C93">
              <w:rPr>
                <w:rFonts w:eastAsia="Calibri Light" w:cs="Open Sans"/>
                <w:color w:val="000000" w:themeColor="text1"/>
              </w:rPr>
              <w:t xml:space="preserve"> </w:t>
            </w:r>
          </w:p>
          <w:p w14:paraId="4C203383" w14:textId="77777777" w:rsidR="00FD1757" w:rsidRPr="003C7C93" w:rsidRDefault="00FD1757" w:rsidP="008A3097">
            <w:pPr>
              <w:rPr>
                <w:rFonts w:cs="Open Sans"/>
                <w:color w:val="000000" w:themeColor="text1"/>
              </w:rPr>
            </w:pPr>
            <w:r w:rsidRPr="003C7C93">
              <w:rPr>
                <w:rFonts w:eastAsia="Calibri Light" w:cs="Open Sans"/>
                <w:color w:val="000000" w:themeColor="text1"/>
              </w:rPr>
              <w:t xml:space="preserve"> </w:t>
            </w:r>
          </w:p>
          <w:p w14:paraId="0A651876" w14:textId="77777777" w:rsidR="00FD1757" w:rsidRPr="003C7C93" w:rsidRDefault="00FD1757" w:rsidP="008A3097">
            <w:pPr>
              <w:rPr>
                <w:rFonts w:cs="Open Sans"/>
                <w:color w:val="000000" w:themeColor="text1"/>
              </w:rPr>
            </w:pPr>
            <w:r w:rsidRPr="003C7C93">
              <w:rPr>
                <w:rFonts w:eastAsia="Calibri Light" w:cs="Open Sans"/>
                <w:color w:val="000000" w:themeColor="text1"/>
              </w:rPr>
              <w:t>Mr. Ernest Chukwudi Ebi, MFR, FCIB, FIOD</w:t>
            </w:r>
          </w:p>
          <w:p w14:paraId="6368219C" w14:textId="77777777" w:rsidR="00FD1757" w:rsidRPr="003C7C93" w:rsidRDefault="00FD1757" w:rsidP="008A3097">
            <w:pPr>
              <w:rPr>
                <w:rFonts w:cs="Open Sans"/>
                <w:color w:val="000000" w:themeColor="text1"/>
              </w:rPr>
            </w:pPr>
            <w:r w:rsidRPr="003C7C93">
              <w:rPr>
                <w:rFonts w:eastAsia="Calibri Light" w:cs="Open Sans"/>
                <w:color w:val="000000" w:themeColor="text1"/>
              </w:rPr>
              <w:t>Independent Non-Executive Director</w:t>
            </w:r>
          </w:p>
          <w:p w14:paraId="2CDE4719" w14:textId="77777777" w:rsidR="00FD1757" w:rsidRPr="003C7C93" w:rsidRDefault="00FD1757" w:rsidP="008A3097">
            <w:pPr>
              <w:rPr>
                <w:rFonts w:cs="Open Sans"/>
                <w:color w:val="000000" w:themeColor="text1"/>
              </w:rPr>
            </w:pPr>
            <w:r w:rsidRPr="003C7C93">
              <w:rPr>
                <w:rFonts w:eastAsia="Calibri Light" w:cs="Open Sans"/>
                <w:color w:val="000000" w:themeColor="text1"/>
              </w:rPr>
              <w:t>Chairs the Obijackson Foundation and several companies in the oil and gas sector. Chairman of the Shareholder's Advisory Council of Julius Berger International GmbH and joined the Board in March 2012.</w:t>
            </w:r>
          </w:p>
          <w:p w14:paraId="665A535C" w14:textId="77777777" w:rsidR="00FD1757" w:rsidRPr="003C7C93" w:rsidRDefault="00FD1757" w:rsidP="008A3097">
            <w:pPr>
              <w:rPr>
                <w:rFonts w:cs="Open Sans"/>
                <w:color w:val="000000" w:themeColor="text1"/>
              </w:rPr>
            </w:pPr>
            <w:r w:rsidRPr="003C7C93">
              <w:rPr>
                <w:rFonts w:eastAsia="Calibri Light" w:cs="Open Sans"/>
                <w:color w:val="000000" w:themeColor="text1"/>
              </w:rPr>
              <w:t>Appointed as a member of the Board in 2019 as the Chair of the Board Audit Committee. Also a member of the Strategy Audit Committee and Strategy Committee.</w:t>
            </w:r>
          </w:p>
        </w:tc>
        <w:tc>
          <w:tcPr>
            <w:tcW w:w="3084" w:type="dxa"/>
            <w:tcBorders>
              <w:top w:val="single" w:sz="8" w:space="0" w:color="auto"/>
              <w:left w:val="single" w:sz="8" w:space="0" w:color="auto"/>
              <w:bottom w:val="single" w:sz="8" w:space="0" w:color="auto"/>
              <w:right w:val="single" w:sz="8" w:space="0" w:color="auto"/>
            </w:tcBorders>
            <w:tcMar>
              <w:left w:w="108" w:type="dxa"/>
              <w:right w:w="108" w:type="dxa"/>
            </w:tcMar>
          </w:tcPr>
          <w:p w14:paraId="323CE2FD" w14:textId="77777777" w:rsidR="00FD1757" w:rsidRPr="003C7C93" w:rsidRDefault="00FD1757" w:rsidP="008A3097">
            <w:pPr>
              <w:rPr>
                <w:rFonts w:cs="Open Sans"/>
                <w:color w:val="000000" w:themeColor="text1"/>
              </w:rPr>
            </w:pPr>
            <w:r w:rsidRPr="003C7C93">
              <w:rPr>
                <w:rFonts w:eastAsia="Calibri Light" w:cs="Open Sans"/>
                <w:color w:val="000000" w:themeColor="text1"/>
              </w:rPr>
              <w:t xml:space="preserve"> </w:t>
            </w:r>
          </w:p>
          <w:p w14:paraId="64DCD355" w14:textId="77777777" w:rsidR="00FD1757" w:rsidRPr="003C7C93" w:rsidRDefault="00FD1757" w:rsidP="008A3097">
            <w:pPr>
              <w:rPr>
                <w:rFonts w:cs="Open Sans"/>
                <w:color w:val="000000" w:themeColor="text1"/>
              </w:rPr>
            </w:pPr>
            <w:r w:rsidRPr="003C7C93">
              <w:rPr>
                <w:rFonts w:eastAsia="Calibri Light" w:cs="Open Sans"/>
                <w:color w:val="000000" w:themeColor="text1"/>
              </w:rPr>
              <w:t xml:space="preserve"> </w:t>
            </w:r>
          </w:p>
          <w:p w14:paraId="06A45267" w14:textId="77777777" w:rsidR="00FD1757" w:rsidRPr="003C7C93" w:rsidRDefault="00FD1757" w:rsidP="008A3097">
            <w:pPr>
              <w:rPr>
                <w:rFonts w:cs="Open Sans"/>
                <w:color w:val="000000" w:themeColor="text1"/>
              </w:rPr>
            </w:pPr>
            <w:r w:rsidRPr="003C7C93">
              <w:rPr>
                <w:rFonts w:eastAsia="Calibri Light" w:cs="Open Sans"/>
                <w:color w:val="000000" w:themeColor="text1"/>
              </w:rPr>
              <w:t xml:space="preserve"> </w:t>
            </w:r>
          </w:p>
          <w:p w14:paraId="68F9E9D2" w14:textId="77777777" w:rsidR="00FD1757" w:rsidRPr="003C7C93" w:rsidRDefault="00FD1757" w:rsidP="008A3097">
            <w:pPr>
              <w:rPr>
                <w:rFonts w:cs="Open Sans"/>
                <w:color w:val="000000" w:themeColor="text1"/>
              </w:rPr>
            </w:pPr>
            <w:r w:rsidRPr="003C7C93">
              <w:rPr>
                <w:rFonts w:eastAsia="Calibri Light" w:cs="Open Sans"/>
                <w:color w:val="000000" w:themeColor="text1"/>
              </w:rPr>
              <w:t xml:space="preserve"> </w:t>
            </w:r>
          </w:p>
          <w:p w14:paraId="568C042A" w14:textId="77777777" w:rsidR="00FD1757" w:rsidRPr="003C7C93" w:rsidRDefault="00FD1757" w:rsidP="008A3097">
            <w:pPr>
              <w:rPr>
                <w:rFonts w:cs="Open Sans"/>
                <w:color w:val="000000" w:themeColor="text1"/>
              </w:rPr>
            </w:pPr>
            <w:r w:rsidRPr="003C7C93">
              <w:rPr>
                <w:rFonts w:eastAsia="Calibri Light" w:cs="Open Sans"/>
                <w:color w:val="000000" w:themeColor="text1"/>
              </w:rPr>
              <w:t xml:space="preserve"> </w:t>
            </w:r>
          </w:p>
          <w:p w14:paraId="5488A828" w14:textId="77777777" w:rsidR="00FD1757" w:rsidRPr="003C7C93" w:rsidRDefault="00FD1757" w:rsidP="008A3097">
            <w:pPr>
              <w:rPr>
                <w:rFonts w:cs="Open Sans"/>
                <w:color w:val="000000" w:themeColor="text1"/>
              </w:rPr>
            </w:pPr>
            <w:r w:rsidRPr="003C7C93">
              <w:rPr>
                <w:rFonts w:eastAsia="Calibri Light" w:cs="Open Sans"/>
                <w:color w:val="000000" w:themeColor="text1"/>
              </w:rPr>
              <w:t>Mr. Chidi Anya, Esq.</w:t>
            </w:r>
          </w:p>
          <w:p w14:paraId="19A7EBC3" w14:textId="77777777" w:rsidR="00FD1757" w:rsidRPr="003C7C93" w:rsidRDefault="00FD1757" w:rsidP="008A3097">
            <w:pPr>
              <w:rPr>
                <w:rFonts w:cs="Open Sans"/>
                <w:color w:val="000000" w:themeColor="text1"/>
              </w:rPr>
            </w:pPr>
            <w:r w:rsidRPr="003C7C93">
              <w:rPr>
                <w:rFonts w:eastAsia="Calibri Light" w:cs="Open Sans"/>
                <w:color w:val="000000" w:themeColor="text1"/>
              </w:rPr>
              <w:t>Independent Non-Executive Director</w:t>
            </w:r>
          </w:p>
          <w:p w14:paraId="5A0C5A86" w14:textId="77777777" w:rsidR="00FD1757" w:rsidRPr="003C7C93" w:rsidRDefault="00FD1757" w:rsidP="008A3097">
            <w:pPr>
              <w:rPr>
                <w:rFonts w:cs="Open Sans"/>
                <w:color w:val="000000" w:themeColor="text1"/>
              </w:rPr>
            </w:pPr>
            <w:r w:rsidRPr="003C7C93">
              <w:rPr>
                <w:rFonts w:eastAsia="Calibri Light" w:cs="Open Sans"/>
                <w:color w:val="000000" w:themeColor="text1"/>
              </w:rPr>
              <w:t>Mr. Anya is a legal practitioner and founding partner of The Channings Law Firm. He is a Notary Public and has served on the Board of FBN Holdings Plc. He joined the Board in July 2022.</w:t>
            </w:r>
          </w:p>
          <w:p w14:paraId="26F9B9D9" w14:textId="77777777" w:rsidR="00FD1757" w:rsidRPr="003C7C93" w:rsidRDefault="00FD1757" w:rsidP="008A3097">
            <w:pPr>
              <w:rPr>
                <w:rFonts w:cs="Open Sans"/>
                <w:color w:val="000000" w:themeColor="text1"/>
              </w:rPr>
            </w:pPr>
            <w:r w:rsidRPr="003C7C93">
              <w:rPr>
                <w:rFonts w:eastAsia="Calibri Light" w:cs="Open Sans"/>
                <w:color w:val="000000" w:themeColor="text1"/>
              </w:rPr>
              <w:t xml:space="preserve"> </w:t>
            </w:r>
          </w:p>
        </w:tc>
      </w:tr>
    </w:tbl>
    <w:p w14:paraId="0AC3A7AD" w14:textId="786D0B95" w:rsidR="00FD1757" w:rsidRPr="003C7C93" w:rsidRDefault="00FD1757" w:rsidP="008A3097">
      <w:pPr>
        <w:rPr>
          <w:rFonts w:eastAsia="Calibri Light" w:cs="Open Sans"/>
          <w:color w:val="000000" w:themeColor="text1"/>
        </w:rPr>
      </w:pPr>
    </w:p>
    <w:p w14:paraId="50A57DE2" w14:textId="225827D4" w:rsidR="00FD1757" w:rsidRPr="003C7C93" w:rsidRDefault="006A69F2" w:rsidP="008A3097">
      <w:pPr>
        <w:spacing w:line="257" w:lineRule="auto"/>
        <w:rPr>
          <w:rFonts w:cs="Open Sans"/>
          <w:color w:val="000000" w:themeColor="text1"/>
        </w:rPr>
      </w:pPr>
      <w:r w:rsidRPr="003C7C93">
        <w:rPr>
          <w:rFonts w:eastAsia="Calibri Light" w:cs="Open Sans"/>
          <w:color w:val="000000" w:themeColor="text1"/>
        </w:rPr>
        <w:t xml:space="preserve">In 2025, the Board of Julius Berger Nigeria Plc continued to demonstrate stability, diversity of expertise, and </w:t>
      </w:r>
      <w:r w:rsidRPr="006A69F2">
        <w:rPr>
          <w:rFonts w:eastAsia="Calibri Light" w:cs="Open Sans"/>
          <w:color w:val="000000" w:themeColor="text1"/>
        </w:rPr>
        <w:t xml:space="preserve">strong </w:t>
      </w:r>
      <w:r w:rsidRPr="003C7C93">
        <w:rPr>
          <w:rFonts w:eastAsia="Calibri Light" w:cs="Open Sans"/>
          <w:color w:val="000000" w:themeColor="text1"/>
        </w:rPr>
        <w:t xml:space="preserve">independent oversight. </w:t>
      </w:r>
      <w:r w:rsidR="002E1CBC" w:rsidRPr="003C7C93">
        <w:rPr>
          <w:rFonts w:eastAsia="Calibri Light" w:cs="Open Sans"/>
          <w:color w:val="000000" w:themeColor="text1"/>
        </w:rPr>
        <w:t>T</w:t>
      </w:r>
      <w:r w:rsidRPr="003C7C93">
        <w:rPr>
          <w:rFonts w:eastAsia="Calibri Light" w:cs="Open Sans"/>
          <w:color w:val="000000" w:themeColor="text1"/>
        </w:rPr>
        <w:t xml:space="preserve">he Board </w:t>
      </w:r>
      <w:r w:rsidRPr="006A69F2">
        <w:rPr>
          <w:rFonts w:eastAsia="Calibri Light" w:cs="Open Sans"/>
          <w:color w:val="000000" w:themeColor="text1"/>
        </w:rPr>
        <w:t xml:space="preserve">comprised twelve members, including </w:t>
      </w:r>
      <w:r w:rsidRPr="003C7C93">
        <w:rPr>
          <w:rFonts w:eastAsia="Calibri Light" w:cs="Open Sans"/>
          <w:color w:val="000000" w:themeColor="text1"/>
        </w:rPr>
        <w:t>two Executive Directors and ten Non</w:t>
      </w:r>
      <w:r w:rsidRPr="006A69F2">
        <w:rPr>
          <w:rFonts w:ascii="Cambria Math" w:eastAsia="Calibri Light" w:hAnsi="Cambria Math" w:cs="Cambria Math"/>
          <w:color w:val="000000" w:themeColor="text1"/>
        </w:rPr>
        <w:t>‑</w:t>
      </w:r>
      <w:r w:rsidRPr="003C7C93">
        <w:rPr>
          <w:rFonts w:eastAsia="Calibri Light" w:cs="Open Sans"/>
          <w:color w:val="000000" w:themeColor="text1"/>
        </w:rPr>
        <w:t xml:space="preserve">Executive Directors, three </w:t>
      </w:r>
      <w:r w:rsidRPr="006A69F2">
        <w:rPr>
          <w:rFonts w:eastAsia="Calibri Light" w:cs="Open Sans"/>
          <w:color w:val="000000" w:themeColor="text1"/>
        </w:rPr>
        <w:t xml:space="preserve">of whom served as </w:t>
      </w:r>
      <w:r w:rsidRPr="003C7C93">
        <w:rPr>
          <w:rFonts w:eastAsia="Calibri Light" w:cs="Open Sans"/>
          <w:color w:val="000000" w:themeColor="text1"/>
        </w:rPr>
        <w:t>Independent Non</w:t>
      </w:r>
      <w:r w:rsidRPr="006A69F2">
        <w:rPr>
          <w:rFonts w:ascii="Cambria Math" w:eastAsia="Calibri Light" w:hAnsi="Cambria Math" w:cs="Cambria Math"/>
          <w:color w:val="000000" w:themeColor="text1"/>
        </w:rPr>
        <w:t>‑</w:t>
      </w:r>
      <w:r w:rsidRPr="003C7C93">
        <w:rPr>
          <w:rFonts w:eastAsia="Calibri Light" w:cs="Open Sans"/>
          <w:color w:val="000000" w:themeColor="text1"/>
        </w:rPr>
        <w:t xml:space="preserve">Executive Directors </w:t>
      </w:r>
      <w:r w:rsidRPr="006A69F2">
        <w:rPr>
          <w:rFonts w:eastAsia="Calibri Light" w:cs="Open Sans"/>
          <w:color w:val="000000" w:themeColor="text1"/>
        </w:rPr>
        <w:t xml:space="preserve">(INEDs) representing the interests of </w:t>
      </w:r>
      <w:r w:rsidRPr="003C7C93">
        <w:rPr>
          <w:rFonts w:eastAsia="Calibri Light" w:cs="Open Sans"/>
          <w:color w:val="000000" w:themeColor="text1"/>
        </w:rPr>
        <w:t xml:space="preserve">minority </w:t>
      </w:r>
      <w:r w:rsidRPr="006A69F2">
        <w:rPr>
          <w:rFonts w:eastAsia="Calibri Light" w:cs="Open Sans"/>
          <w:color w:val="000000" w:themeColor="text1"/>
        </w:rPr>
        <w:t>shareholders.</w:t>
      </w:r>
      <w:r w:rsidR="00FD1757" w:rsidRPr="003C7C93">
        <w:rPr>
          <w:rFonts w:eastAsia="Calibri Light" w:cs="Open Sans"/>
          <w:color w:val="000000" w:themeColor="text1"/>
        </w:rPr>
        <w:t xml:space="preserve"> The directors bring a broad range of professional backgrounds in engineering, law, finance, business, and public service, ensuring robust governance and effective decision-making. The Board operates in full compliance with the Companies and Allied Matters Act 2020, the Financial Reporting Council Corporate Governance Code, and the Company’s Memorandum and Articles of Association. </w:t>
      </w:r>
    </w:p>
    <w:p w14:paraId="4BEAA50D" w14:textId="07C6C071" w:rsidR="00FD1757" w:rsidRPr="003C7C93" w:rsidRDefault="00FD1757" w:rsidP="008A3097">
      <w:pPr>
        <w:spacing w:line="257" w:lineRule="auto"/>
        <w:rPr>
          <w:rFonts w:cs="Open Sans"/>
          <w:color w:val="000000" w:themeColor="text1"/>
        </w:rPr>
      </w:pPr>
      <w:r w:rsidRPr="003C7C93">
        <w:rPr>
          <w:rFonts w:eastAsia="Calibri Light" w:cs="Open Sans"/>
          <w:color w:val="000000" w:themeColor="text1"/>
        </w:rPr>
        <w:t xml:space="preserve">The board nomination and succession processes remain transparent and structured, as reflected in the directors’ varied appointments, committee memberships, and adherence to established </w:t>
      </w:r>
      <w:r w:rsidR="00E7782F" w:rsidRPr="003C7C93">
        <w:rPr>
          <w:rFonts w:eastAsia="Calibri Light" w:cs="Open Sans"/>
          <w:color w:val="000000" w:themeColor="text1"/>
        </w:rPr>
        <w:t>qualifications</w:t>
      </w:r>
      <w:r w:rsidRPr="003C7C93">
        <w:rPr>
          <w:rFonts w:eastAsia="Calibri Light" w:cs="Open Sans"/>
          <w:color w:val="000000" w:themeColor="text1"/>
        </w:rPr>
        <w:t xml:space="preserve"> and selection policies. The Board is supported by a qualified Company Secretary, who ensures sound governance practices and compliance with statutory and regulatory requirements. </w:t>
      </w:r>
    </w:p>
    <w:p w14:paraId="19F604BB" w14:textId="55D77FF0" w:rsidR="00FD1757" w:rsidRPr="003C7C93" w:rsidRDefault="00FD1757" w:rsidP="008A3097">
      <w:pPr>
        <w:spacing w:line="257" w:lineRule="auto"/>
        <w:rPr>
          <w:rFonts w:cs="Open Sans"/>
          <w:color w:val="000000" w:themeColor="text1"/>
        </w:rPr>
      </w:pPr>
      <w:r w:rsidRPr="003C7C93">
        <w:rPr>
          <w:rFonts w:eastAsia="Calibri Light" w:cs="Open Sans"/>
          <w:color w:val="000000" w:themeColor="text1"/>
        </w:rPr>
        <w:lastRenderedPageBreak/>
        <w:t xml:space="preserve">Detailed information regarding our Board of Directors can be found in our </w:t>
      </w:r>
      <w:r w:rsidR="00C41F64">
        <w:rPr>
          <w:rFonts w:eastAsia="Calibri Light" w:cs="Open Sans"/>
          <w:color w:val="000000" w:themeColor="text1"/>
        </w:rPr>
        <w:t>2025</w:t>
      </w:r>
      <w:r w:rsidR="00C41F64" w:rsidRPr="003C7C93">
        <w:rPr>
          <w:rFonts w:eastAsia="Calibri Light" w:cs="Open Sans"/>
          <w:color w:val="000000" w:themeColor="text1"/>
        </w:rPr>
        <w:t xml:space="preserve"> </w:t>
      </w:r>
      <w:r w:rsidRPr="003C7C93">
        <w:rPr>
          <w:rFonts w:eastAsia="Calibri Light" w:cs="Open Sans"/>
          <w:color w:val="000000" w:themeColor="text1"/>
        </w:rPr>
        <w:t xml:space="preserve">Annual Reports and Consolidated Audited Financial Statements. </w:t>
      </w:r>
    </w:p>
    <w:p w14:paraId="0D597697" w14:textId="65613864" w:rsidR="00FD1757" w:rsidRPr="003C7C93" w:rsidRDefault="00FD1757" w:rsidP="008A3097">
      <w:pPr>
        <w:spacing w:line="257" w:lineRule="auto"/>
        <w:rPr>
          <w:rFonts w:cs="Open Sans"/>
          <w:color w:val="000000" w:themeColor="text1"/>
        </w:rPr>
      </w:pPr>
      <w:r w:rsidRPr="003C7C93">
        <w:rPr>
          <w:rFonts w:eastAsia="Calibri Light" w:cs="Open Sans"/>
          <w:b/>
          <w:color w:val="000000" w:themeColor="text1"/>
        </w:rPr>
        <w:t>JBN Board Composition by Gender</w:t>
      </w:r>
    </w:p>
    <w:tbl>
      <w:tblPr>
        <w:tblStyle w:val="TableGrid"/>
        <w:tblW w:w="0" w:type="auto"/>
        <w:tblLook w:val="04A0" w:firstRow="1" w:lastRow="0" w:firstColumn="1" w:lastColumn="0" w:noHBand="0" w:noVBand="1"/>
      </w:tblPr>
      <w:tblGrid>
        <w:gridCol w:w="2490"/>
        <w:gridCol w:w="2190"/>
        <w:gridCol w:w="2250"/>
      </w:tblGrid>
      <w:tr w:rsidR="00B32861" w:rsidRPr="00982EBE" w14:paraId="3776FCFD" w14:textId="77777777" w:rsidTr="00A24196">
        <w:trPr>
          <w:trHeight w:val="300"/>
        </w:trPr>
        <w:tc>
          <w:tcPr>
            <w:tcW w:w="2490" w:type="dxa"/>
            <w:tcBorders>
              <w:top w:val="single" w:sz="8" w:space="0" w:color="auto"/>
              <w:left w:val="single" w:sz="8" w:space="0" w:color="auto"/>
              <w:bottom w:val="single" w:sz="8" w:space="0" w:color="auto"/>
              <w:right w:val="single" w:sz="8" w:space="0" w:color="auto"/>
            </w:tcBorders>
            <w:shd w:val="clear" w:color="auto" w:fill="92D050"/>
            <w:tcMar>
              <w:left w:w="108" w:type="dxa"/>
              <w:right w:w="108" w:type="dxa"/>
            </w:tcMar>
          </w:tcPr>
          <w:p w14:paraId="346BE392" w14:textId="21B4748A" w:rsidR="00FD1757" w:rsidRPr="003C7C93" w:rsidRDefault="00FD1757" w:rsidP="008A3097">
            <w:pPr>
              <w:rPr>
                <w:rFonts w:cs="Open Sans"/>
                <w:color w:val="000000" w:themeColor="text1"/>
              </w:rPr>
            </w:pPr>
            <w:r w:rsidRPr="003C7C93">
              <w:rPr>
                <w:rFonts w:eastAsia="Calibri Light" w:cs="Open Sans"/>
                <w:color w:val="000000" w:themeColor="text1"/>
              </w:rPr>
              <w:t xml:space="preserve">Board Composition by Gender </w:t>
            </w:r>
          </w:p>
        </w:tc>
        <w:tc>
          <w:tcPr>
            <w:tcW w:w="2190" w:type="dxa"/>
            <w:tcBorders>
              <w:top w:val="single" w:sz="8" w:space="0" w:color="auto"/>
              <w:left w:val="single" w:sz="8" w:space="0" w:color="auto"/>
              <w:bottom w:val="single" w:sz="8" w:space="0" w:color="auto"/>
              <w:right w:val="single" w:sz="8" w:space="0" w:color="auto"/>
            </w:tcBorders>
            <w:shd w:val="clear" w:color="auto" w:fill="92D050"/>
            <w:tcMar>
              <w:left w:w="108" w:type="dxa"/>
              <w:right w:w="108" w:type="dxa"/>
            </w:tcMar>
          </w:tcPr>
          <w:p w14:paraId="10DFAB4E" w14:textId="07346FF6" w:rsidR="00FD1757" w:rsidRPr="003C7C93" w:rsidRDefault="00FD1757" w:rsidP="008A3097">
            <w:pPr>
              <w:rPr>
                <w:rFonts w:cs="Open Sans"/>
                <w:color w:val="000000" w:themeColor="text1"/>
              </w:rPr>
            </w:pPr>
            <w:r w:rsidRPr="003C7C93">
              <w:rPr>
                <w:rFonts w:eastAsia="Calibri Light" w:cs="Open Sans"/>
                <w:color w:val="000000" w:themeColor="text1"/>
              </w:rPr>
              <w:t xml:space="preserve">2025(Number) </w:t>
            </w:r>
          </w:p>
        </w:tc>
        <w:tc>
          <w:tcPr>
            <w:tcW w:w="2250" w:type="dxa"/>
            <w:tcBorders>
              <w:top w:val="single" w:sz="8" w:space="0" w:color="auto"/>
              <w:left w:val="single" w:sz="8" w:space="0" w:color="auto"/>
              <w:bottom w:val="single" w:sz="8" w:space="0" w:color="auto"/>
              <w:right w:val="single" w:sz="8" w:space="0" w:color="auto"/>
            </w:tcBorders>
            <w:shd w:val="clear" w:color="auto" w:fill="92D050"/>
            <w:tcMar>
              <w:left w:w="108" w:type="dxa"/>
              <w:right w:w="108" w:type="dxa"/>
            </w:tcMar>
          </w:tcPr>
          <w:p w14:paraId="0F0C83F7" w14:textId="574C4BEC" w:rsidR="00FD1757" w:rsidRPr="003C7C93" w:rsidRDefault="00FD1757" w:rsidP="008A3097">
            <w:pPr>
              <w:rPr>
                <w:rFonts w:cs="Open Sans"/>
                <w:color w:val="000000" w:themeColor="text1"/>
              </w:rPr>
            </w:pPr>
            <w:r w:rsidRPr="003C7C93">
              <w:rPr>
                <w:rFonts w:eastAsia="Calibri Light" w:cs="Open Sans"/>
                <w:color w:val="000000" w:themeColor="text1"/>
              </w:rPr>
              <w:t>2025(Percentage)</w:t>
            </w:r>
          </w:p>
        </w:tc>
      </w:tr>
      <w:tr w:rsidR="000C1690" w:rsidRPr="00982EBE" w14:paraId="56E4E529" w14:textId="77777777">
        <w:trPr>
          <w:trHeight w:val="300"/>
        </w:trPr>
        <w:tc>
          <w:tcPr>
            <w:tcW w:w="2490" w:type="dxa"/>
            <w:tcBorders>
              <w:top w:val="single" w:sz="8" w:space="0" w:color="auto"/>
              <w:left w:val="single" w:sz="8" w:space="0" w:color="auto"/>
              <w:bottom w:val="single" w:sz="8" w:space="0" w:color="auto"/>
              <w:right w:val="single" w:sz="8" w:space="0" w:color="auto"/>
            </w:tcBorders>
            <w:tcMar>
              <w:left w:w="108" w:type="dxa"/>
              <w:right w:w="108" w:type="dxa"/>
            </w:tcMar>
          </w:tcPr>
          <w:p w14:paraId="1E6C8B58" w14:textId="0F101320" w:rsidR="000C1690" w:rsidRPr="003C7C93" w:rsidRDefault="000C1690" w:rsidP="000C1690">
            <w:pPr>
              <w:rPr>
                <w:rFonts w:cs="Open Sans"/>
                <w:color w:val="000000" w:themeColor="text1"/>
              </w:rPr>
            </w:pPr>
            <w:r w:rsidRPr="003C7C93">
              <w:rPr>
                <w:rFonts w:eastAsia="Calibri Light" w:cs="Open Sans"/>
                <w:color w:val="000000" w:themeColor="text1"/>
              </w:rPr>
              <w:t>Male</w:t>
            </w:r>
          </w:p>
        </w:tc>
        <w:tc>
          <w:tcPr>
            <w:tcW w:w="2190" w:type="dxa"/>
            <w:tcBorders>
              <w:top w:val="single" w:sz="8" w:space="0" w:color="auto"/>
              <w:left w:val="single" w:sz="8" w:space="0" w:color="auto"/>
              <w:bottom w:val="single" w:sz="8" w:space="0" w:color="auto"/>
              <w:right w:val="single" w:sz="8" w:space="0" w:color="auto"/>
            </w:tcBorders>
            <w:tcMar>
              <w:left w:w="108" w:type="dxa"/>
              <w:right w:w="108" w:type="dxa"/>
            </w:tcMar>
          </w:tcPr>
          <w:p w14:paraId="335F67B5" w14:textId="1852649D" w:rsidR="000C1690" w:rsidRPr="003C7C93" w:rsidRDefault="000C1690" w:rsidP="000C1690">
            <w:pPr>
              <w:rPr>
                <w:rFonts w:cs="Open Sans"/>
                <w:color w:val="000000" w:themeColor="text1"/>
              </w:rPr>
            </w:pPr>
            <w:r w:rsidRPr="00982EBE">
              <w:t>1</w:t>
            </w:r>
            <w:r>
              <w:t>0</w:t>
            </w:r>
          </w:p>
        </w:tc>
        <w:tc>
          <w:tcPr>
            <w:tcW w:w="2250" w:type="dxa"/>
            <w:tcBorders>
              <w:top w:val="single" w:sz="8" w:space="0" w:color="auto"/>
              <w:left w:val="single" w:sz="8" w:space="0" w:color="auto"/>
              <w:bottom w:val="single" w:sz="8" w:space="0" w:color="auto"/>
              <w:right w:val="single" w:sz="8" w:space="0" w:color="auto"/>
            </w:tcBorders>
            <w:tcMar>
              <w:left w:w="108" w:type="dxa"/>
              <w:right w:w="108" w:type="dxa"/>
            </w:tcMar>
          </w:tcPr>
          <w:p w14:paraId="5F3A04E4" w14:textId="395CC837" w:rsidR="000C1690" w:rsidRPr="003C7C93" w:rsidRDefault="000C1690" w:rsidP="000C1690">
            <w:pPr>
              <w:rPr>
                <w:rFonts w:cs="Open Sans"/>
                <w:color w:val="000000" w:themeColor="text1"/>
              </w:rPr>
            </w:pPr>
            <w:r w:rsidRPr="009958E6">
              <w:t>83.33%</w:t>
            </w:r>
          </w:p>
        </w:tc>
      </w:tr>
      <w:tr w:rsidR="000C1690" w:rsidRPr="00982EBE" w14:paraId="12F75C79" w14:textId="77777777">
        <w:trPr>
          <w:trHeight w:val="300"/>
        </w:trPr>
        <w:tc>
          <w:tcPr>
            <w:tcW w:w="2490" w:type="dxa"/>
            <w:tcBorders>
              <w:top w:val="single" w:sz="8" w:space="0" w:color="auto"/>
              <w:left w:val="single" w:sz="8" w:space="0" w:color="auto"/>
              <w:bottom w:val="single" w:sz="8" w:space="0" w:color="auto"/>
              <w:right w:val="single" w:sz="8" w:space="0" w:color="auto"/>
            </w:tcBorders>
            <w:tcMar>
              <w:left w:w="108" w:type="dxa"/>
              <w:right w:w="108" w:type="dxa"/>
            </w:tcMar>
          </w:tcPr>
          <w:p w14:paraId="1659E09D" w14:textId="398573ED" w:rsidR="000C1690" w:rsidRPr="003C7C93" w:rsidRDefault="000C1690" w:rsidP="000C1690">
            <w:pPr>
              <w:rPr>
                <w:rFonts w:cs="Open Sans"/>
                <w:color w:val="000000" w:themeColor="text1"/>
              </w:rPr>
            </w:pPr>
            <w:r w:rsidRPr="003C7C93">
              <w:rPr>
                <w:rFonts w:eastAsia="Calibri Light" w:cs="Open Sans"/>
                <w:color w:val="000000" w:themeColor="text1"/>
              </w:rPr>
              <w:t xml:space="preserve">Female </w:t>
            </w:r>
          </w:p>
        </w:tc>
        <w:tc>
          <w:tcPr>
            <w:tcW w:w="2190" w:type="dxa"/>
            <w:tcBorders>
              <w:top w:val="single" w:sz="8" w:space="0" w:color="auto"/>
              <w:left w:val="single" w:sz="8" w:space="0" w:color="auto"/>
              <w:bottom w:val="single" w:sz="8" w:space="0" w:color="auto"/>
              <w:right w:val="single" w:sz="8" w:space="0" w:color="auto"/>
            </w:tcBorders>
            <w:tcMar>
              <w:left w:w="108" w:type="dxa"/>
              <w:right w:w="108" w:type="dxa"/>
            </w:tcMar>
          </w:tcPr>
          <w:p w14:paraId="5EB6717B" w14:textId="08466FA7" w:rsidR="000C1690" w:rsidRPr="003C7C93" w:rsidRDefault="000C1690" w:rsidP="000C1690">
            <w:pPr>
              <w:rPr>
                <w:rFonts w:cs="Open Sans"/>
                <w:color w:val="000000" w:themeColor="text1"/>
              </w:rPr>
            </w:pPr>
            <w:r w:rsidRPr="00982EBE" w:rsidDel="0069622B">
              <w:t>2</w:t>
            </w:r>
          </w:p>
        </w:tc>
        <w:tc>
          <w:tcPr>
            <w:tcW w:w="2250" w:type="dxa"/>
            <w:tcBorders>
              <w:top w:val="single" w:sz="8" w:space="0" w:color="auto"/>
              <w:left w:val="single" w:sz="8" w:space="0" w:color="auto"/>
              <w:bottom w:val="single" w:sz="8" w:space="0" w:color="auto"/>
              <w:right w:val="single" w:sz="8" w:space="0" w:color="auto"/>
            </w:tcBorders>
            <w:tcMar>
              <w:left w:w="108" w:type="dxa"/>
              <w:right w:w="108" w:type="dxa"/>
            </w:tcMar>
          </w:tcPr>
          <w:p w14:paraId="5AFE5865" w14:textId="5478D031" w:rsidR="000C1690" w:rsidRPr="003C7C93" w:rsidRDefault="000C1690" w:rsidP="000C1690">
            <w:pPr>
              <w:rPr>
                <w:rFonts w:cs="Open Sans"/>
                <w:color w:val="000000" w:themeColor="text1"/>
              </w:rPr>
            </w:pPr>
            <w:r w:rsidRPr="009958E6">
              <w:t>16.67%</w:t>
            </w:r>
          </w:p>
        </w:tc>
      </w:tr>
      <w:tr w:rsidR="00394CA0" w:rsidRPr="00982EBE" w14:paraId="00A2038B" w14:textId="77777777">
        <w:trPr>
          <w:trHeight w:val="300"/>
        </w:trPr>
        <w:tc>
          <w:tcPr>
            <w:tcW w:w="2490" w:type="dxa"/>
            <w:tcBorders>
              <w:top w:val="single" w:sz="8" w:space="0" w:color="auto"/>
              <w:left w:val="single" w:sz="8" w:space="0" w:color="auto"/>
              <w:bottom w:val="single" w:sz="8" w:space="0" w:color="auto"/>
              <w:right w:val="single" w:sz="8" w:space="0" w:color="auto"/>
            </w:tcBorders>
            <w:tcMar>
              <w:left w:w="108" w:type="dxa"/>
              <w:right w:w="108" w:type="dxa"/>
            </w:tcMar>
          </w:tcPr>
          <w:p w14:paraId="50ED0758" w14:textId="7BA729EC" w:rsidR="00394CA0" w:rsidRPr="003C7C93" w:rsidRDefault="00394CA0" w:rsidP="00394CA0">
            <w:pPr>
              <w:rPr>
                <w:rFonts w:cs="Open Sans"/>
                <w:color w:val="000000" w:themeColor="text1"/>
              </w:rPr>
            </w:pPr>
            <w:r w:rsidRPr="003C7C93">
              <w:rPr>
                <w:rFonts w:eastAsia="Calibri Light" w:cs="Open Sans"/>
                <w:color w:val="000000" w:themeColor="text1"/>
              </w:rPr>
              <w:t>Total</w:t>
            </w:r>
          </w:p>
        </w:tc>
        <w:tc>
          <w:tcPr>
            <w:tcW w:w="2190" w:type="dxa"/>
            <w:tcBorders>
              <w:top w:val="single" w:sz="8" w:space="0" w:color="auto"/>
              <w:left w:val="single" w:sz="8" w:space="0" w:color="auto"/>
              <w:bottom w:val="single" w:sz="8" w:space="0" w:color="auto"/>
              <w:right w:val="single" w:sz="8" w:space="0" w:color="auto"/>
            </w:tcBorders>
            <w:tcMar>
              <w:left w:w="108" w:type="dxa"/>
              <w:right w:w="108" w:type="dxa"/>
            </w:tcMar>
          </w:tcPr>
          <w:p w14:paraId="43A79549" w14:textId="62559325" w:rsidR="00394CA0" w:rsidRPr="003C7C93" w:rsidRDefault="00394CA0" w:rsidP="00394CA0">
            <w:pPr>
              <w:rPr>
                <w:rFonts w:cs="Open Sans"/>
                <w:color w:val="000000" w:themeColor="text1"/>
              </w:rPr>
            </w:pPr>
            <w:r w:rsidRPr="00982EBE">
              <w:t>1</w:t>
            </w:r>
            <w:r w:rsidR="00907F0D">
              <w:t>2</w:t>
            </w:r>
          </w:p>
        </w:tc>
        <w:tc>
          <w:tcPr>
            <w:tcW w:w="2250" w:type="dxa"/>
            <w:tcBorders>
              <w:top w:val="single" w:sz="8" w:space="0" w:color="auto"/>
              <w:left w:val="single" w:sz="8" w:space="0" w:color="auto"/>
              <w:bottom w:val="single" w:sz="8" w:space="0" w:color="auto"/>
              <w:right w:val="single" w:sz="8" w:space="0" w:color="auto"/>
            </w:tcBorders>
            <w:tcMar>
              <w:left w:w="108" w:type="dxa"/>
              <w:right w:w="108" w:type="dxa"/>
            </w:tcMar>
          </w:tcPr>
          <w:p w14:paraId="4718CB1C" w14:textId="09C5DC2D" w:rsidR="00394CA0" w:rsidRPr="003C7C93" w:rsidRDefault="00394CA0" w:rsidP="00394CA0">
            <w:pPr>
              <w:rPr>
                <w:rFonts w:cs="Open Sans"/>
                <w:color w:val="000000" w:themeColor="text1"/>
              </w:rPr>
            </w:pPr>
            <w:r w:rsidRPr="00982EBE" w:rsidDel="0069622B">
              <w:t>100.0%</w:t>
            </w:r>
          </w:p>
        </w:tc>
      </w:tr>
    </w:tbl>
    <w:p w14:paraId="020E0AD8" w14:textId="784ED4B8" w:rsidR="00FD1757" w:rsidRPr="003C7C93" w:rsidRDefault="00FD1757" w:rsidP="008A3097">
      <w:pPr>
        <w:spacing w:line="257" w:lineRule="auto"/>
        <w:rPr>
          <w:rFonts w:cs="Open Sans"/>
          <w:color w:val="000000" w:themeColor="text1"/>
        </w:rPr>
      </w:pPr>
      <w:r w:rsidRPr="003C7C93">
        <w:rPr>
          <w:rFonts w:eastAsia="Calibri Light" w:cs="Open Sans"/>
          <w:color w:val="000000" w:themeColor="text1"/>
        </w:rPr>
        <w:t xml:space="preserve"> </w:t>
      </w:r>
    </w:p>
    <w:p w14:paraId="26A54CEB" w14:textId="116348E0" w:rsidR="00FD1757" w:rsidRPr="003C7C93" w:rsidRDefault="00FD1757" w:rsidP="008A3097">
      <w:pPr>
        <w:spacing w:line="257" w:lineRule="auto"/>
        <w:rPr>
          <w:rFonts w:cs="Open Sans"/>
          <w:color w:val="000000" w:themeColor="text1"/>
        </w:rPr>
      </w:pPr>
      <w:commentRangeStart w:id="116"/>
      <w:commentRangeStart w:id="117"/>
      <w:commentRangeStart w:id="118"/>
      <w:r w:rsidRPr="003C7C93">
        <w:rPr>
          <w:rFonts w:eastAsia="Calibri Light" w:cs="Open Sans"/>
          <w:b/>
          <w:color w:val="000000" w:themeColor="text1"/>
        </w:rPr>
        <w:t>JBN Board Composition by Age</w:t>
      </w:r>
    </w:p>
    <w:tbl>
      <w:tblPr>
        <w:tblStyle w:val="TableGrid"/>
        <w:tblW w:w="0" w:type="auto"/>
        <w:tblLook w:val="04A0" w:firstRow="1" w:lastRow="0" w:firstColumn="1" w:lastColumn="0" w:noHBand="0" w:noVBand="1"/>
      </w:tblPr>
      <w:tblGrid>
        <w:gridCol w:w="2490"/>
        <w:gridCol w:w="2190"/>
        <w:gridCol w:w="2100"/>
      </w:tblGrid>
      <w:tr w:rsidR="0020373B" w:rsidRPr="00982EBE" w14:paraId="5738D0EA" w14:textId="77777777" w:rsidTr="00A24196">
        <w:trPr>
          <w:trHeight w:val="300"/>
        </w:trPr>
        <w:tc>
          <w:tcPr>
            <w:tcW w:w="2490" w:type="dxa"/>
            <w:tcBorders>
              <w:top w:val="single" w:sz="8" w:space="0" w:color="auto"/>
              <w:left w:val="single" w:sz="8" w:space="0" w:color="auto"/>
              <w:bottom w:val="single" w:sz="8" w:space="0" w:color="auto"/>
              <w:right w:val="single" w:sz="8" w:space="0" w:color="auto"/>
            </w:tcBorders>
            <w:shd w:val="clear" w:color="auto" w:fill="92D050"/>
            <w:tcMar>
              <w:left w:w="108" w:type="dxa"/>
              <w:right w:w="108" w:type="dxa"/>
            </w:tcMar>
          </w:tcPr>
          <w:p w14:paraId="243FD605" w14:textId="29CF7C1B" w:rsidR="00FD1757" w:rsidRPr="003C7C93" w:rsidRDefault="00FD1757" w:rsidP="008A3097">
            <w:pPr>
              <w:rPr>
                <w:rFonts w:cs="Open Sans"/>
                <w:color w:val="000000" w:themeColor="text1"/>
              </w:rPr>
            </w:pPr>
            <w:r w:rsidRPr="003C7C93">
              <w:rPr>
                <w:rFonts w:eastAsia="Calibri Light" w:cs="Open Sans"/>
                <w:color w:val="000000" w:themeColor="text1"/>
              </w:rPr>
              <w:t>Board Composition by Age</w:t>
            </w:r>
          </w:p>
        </w:tc>
        <w:tc>
          <w:tcPr>
            <w:tcW w:w="2190" w:type="dxa"/>
            <w:tcBorders>
              <w:top w:val="single" w:sz="8" w:space="0" w:color="auto"/>
              <w:left w:val="single" w:sz="8" w:space="0" w:color="auto"/>
              <w:bottom w:val="single" w:sz="8" w:space="0" w:color="auto"/>
              <w:right w:val="single" w:sz="8" w:space="0" w:color="auto"/>
            </w:tcBorders>
            <w:shd w:val="clear" w:color="auto" w:fill="92D050"/>
            <w:tcMar>
              <w:left w:w="108" w:type="dxa"/>
              <w:right w:w="108" w:type="dxa"/>
            </w:tcMar>
          </w:tcPr>
          <w:p w14:paraId="47369811" w14:textId="282F377E" w:rsidR="00FD1757" w:rsidRPr="003C7C93" w:rsidRDefault="00FD1757" w:rsidP="008A3097">
            <w:pPr>
              <w:rPr>
                <w:rFonts w:cs="Open Sans"/>
                <w:color w:val="000000" w:themeColor="text1"/>
              </w:rPr>
            </w:pPr>
            <w:r w:rsidRPr="003C7C93">
              <w:rPr>
                <w:rFonts w:eastAsia="Calibri Light" w:cs="Open Sans"/>
                <w:color w:val="000000" w:themeColor="text1"/>
              </w:rPr>
              <w:t xml:space="preserve">2025(Number) </w:t>
            </w:r>
          </w:p>
        </w:tc>
        <w:tc>
          <w:tcPr>
            <w:tcW w:w="2100" w:type="dxa"/>
            <w:tcBorders>
              <w:top w:val="single" w:sz="8" w:space="0" w:color="auto"/>
              <w:left w:val="single" w:sz="8" w:space="0" w:color="auto"/>
              <w:bottom w:val="single" w:sz="8" w:space="0" w:color="auto"/>
              <w:right w:val="single" w:sz="8" w:space="0" w:color="auto"/>
            </w:tcBorders>
            <w:shd w:val="clear" w:color="auto" w:fill="92D050"/>
            <w:tcMar>
              <w:left w:w="108" w:type="dxa"/>
              <w:right w:w="108" w:type="dxa"/>
            </w:tcMar>
          </w:tcPr>
          <w:p w14:paraId="51A2FD1B" w14:textId="0478E3D0" w:rsidR="00FD1757" w:rsidRPr="003C7C93" w:rsidRDefault="00FD1757" w:rsidP="008A3097">
            <w:pPr>
              <w:rPr>
                <w:rFonts w:cs="Open Sans"/>
                <w:color w:val="000000" w:themeColor="text1"/>
              </w:rPr>
            </w:pPr>
            <w:r w:rsidRPr="003C7C93">
              <w:rPr>
                <w:rFonts w:eastAsia="Calibri Light" w:cs="Open Sans"/>
                <w:color w:val="000000" w:themeColor="text1"/>
              </w:rPr>
              <w:t>2025(Percentage)</w:t>
            </w:r>
          </w:p>
        </w:tc>
      </w:tr>
      <w:tr w:rsidR="000C1690" w:rsidRPr="00982EBE" w14:paraId="5B45A16D" w14:textId="77777777" w:rsidTr="71337C31">
        <w:trPr>
          <w:trHeight w:val="300"/>
        </w:trPr>
        <w:tc>
          <w:tcPr>
            <w:tcW w:w="2490" w:type="dxa"/>
            <w:tcBorders>
              <w:top w:val="single" w:sz="8" w:space="0" w:color="auto"/>
              <w:left w:val="single" w:sz="8" w:space="0" w:color="auto"/>
              <w:bottom w:val="single" w:sz="8" w:space="0" w:color="auto"/>
              <w:right w:val="single" w:sz="8" w:space="0" w:color="auto"/>
            </w:tcBorders>
            <w:tcMar>
              <w:left w:w="108" w:type="dxa"/>
              <w:right w:w="108" w:type="dxa"/>
            </w:tcMar>
          </w:tcPr>
          <w:p w14:paraId="07A4EBE8" w14:textId="410A1D63" w:rsidR="000C1690" w:rsidRPr="003C7C93" w:rsidRDefault="000C1690" w:rsidP="000C1690">
            <w:pPr>
              <w:rPr>
                <w:rFonts w:cs="Open Sans"/>
                <w:color w:val="000000" w:themeColor="text1"/>
              </w:rPr>
            </w:pPr>
            <w:r w:rsidRPr="003C7C93">
              <w:rPr>
                <w:rFonts w:eastAsia="Calibri Light" w:cs="Open Sans"/>
                <w:color w:val="000000" w:themeColor="text1"/>
              </w:rPr>
              <w:t>30- 50 years</w:t>
            </w:r>
          </w:p>
        </w:tc>
        <w:tc>
          <w:tcPr>
            <w:tcW w:w="2190" w:type="dxa"/>
            <w:tcBorders>
              <w:top w:val="single" w:sz="8" w:space="0" w:color="auto"/>
              <w:left w:val="single" w:sz="8" w:space="0" w:color="auto"/>
              <w:bottom w:val="single" w:sz="8" w:space="0" w:color="auto"/>
              <w:right w:val="single" w:sz="8" w:space="0" w:color="auto"/>
            </w:tcBorders>
            <w:tcMar>
              <w:left w:w="108" w:type="dxa"/>
              <w:right w:w="108" w:type="dxa"/>
            </w:tcMar>
          </w:tcPr>
          <w:p w14:paraId="6C47700E" w14:textId="08303AE0" w:rsidR="000C1690" w:rsidRPr="00982EBE" w:rsidRDefault="000C1690" w:rsidP="000C1690">
            <w:pPr>
              <w:rPr>
                <w:rFonts w:eastAsia="Calibri Light" w:cs="Calibri Light"/>
                <w:color w:val="000000" w:themeColor="text1"/>
              </w:rPr>
            </w:pPr>
            <w:r>
              <w:rPr>
                <w:rFonts w:eastAsia="Calibri Light" w:cs="Calibri Light"/>
                <w:color w:val="000000" w:themeColor="text1"/>
              </w:rPr>
              <w:t>2</w:t>
            </w:r>
          </w:p>
        </w:tc>
        <w:tc>
          <w:tcPr>
            <w:tcW w:w="2100" w:type="dxa"/>
            <w:tcBorders>
              <w:top w:val="single" w:sz="8" w:space="0" w:color="auto"/>
              <w:left w:val="single" w:sz="8" w:space="0" w:color="auto"/>
              <w:bottom w:val="single" w:sz="8" w:space="0" w:color="auto"/>
              <w:right w:val="single" w:sz="8" w:space="0" w:color="auto"/>
            </w:tcBorders>
            <w:tcMar>
              <w:left w:w="108" w:type="dxa"/>
              <w:right w:w="108" w:type="dxa"/>
            </w:tcMar>
          </w:tcPr>
          <w:p w14:paraId="7E110426" w14:textId="7BD84123" w:rsidR="000C1690" w:rsidRPr="00982EBE" w:rsidRDefault="00E71B28" w:rsidP="000C1690">
            <w:pPr>
              <w:rPr>
                <w:rFonts w:eastAsia="Calibri Light" w:cs="Calibri Light"/>
                <w:color w:val="000000" w:themeColor="text1"/>
              </w:rPr>
            </w:pPr>
            <w:r w:rsidRPr="00E71B28">
              <w:t>16.67%</w:t>
            </w:r>
          </w:p>
        </w:tc>
      </w:tr>
      <w:tr w:rsidR="000C1690" w:rsidRPr="00982EBE" w14:paraId="7F825509" w14:textId="77777777" w:rsidTr="71337C31">
        <w:trPr>
          <w:trHeight w:val="300"/>
        </w:trPr>
        <w:tc>
          <w:tcPr>
            <w:tcW w:w="2490" w:type="dxa"/>
            <w:tcBorders>
              <w:top w:val="single" w:sz="8" w:space="0" w:color="auto"/>
              <w:left w:val="single" w:sz="8" w:space="0" w:color="auto"/>
              <w:bottom w:val="single" w:sz="8" w:space="0" w:color="auto"/>
              <w:right w:val="single" w:sz="8" w:space="0" w:color="auto"/>
            </w:tcBorders>
            <w:tcMar>
              <w:left w:w="108" w:type="dxa"/>
              <w:right w:w="108" w:type="dxa"/>
            </w:tcMar>
          </w:tcPr>
          <w:p w14:paraId="4BA170A9" w14:textId="6F4D041A" w:rsidR="000C1690" w:rsidRPr="003C7C93" w:rsidRDefault="000C1690" w:rsidP="000C1690">
            <w:pPr>
              <w:rPr>
                <w:rFonts w:cs="Open Sans"/>
                <w:color w:val="000000" w:themeColor="text1"/>
              </w:rPr>
            </w:pPr>
            <w:r w:rsidRPr="003C7C93">
              <w:rPr>
                <w:rFonts w:eastAsia="Calibri Light" w:cs="Open Sans"/>
                <w:color w:val="000000" w:themeColor="text1"/>
              </w:rPr>
              <w:t>Over 50 years</w:t>
            </w:r>
          </w:p>
        </w:tc>
        <w:tc>
          <w:tcPr>
            <w:tcW w:w="2190" w:type="dxa"/>
            <w:tcBorders>
              <w:top w:val="single" w:sz="8" w:space="0" w:color="auto"/>
              <w:left w:val="single" w:sz="8" w:space="0" w:color="auto"/>
              <w:bottom w:val="single" w:sz="8" w:space="0" w:color="auto"/>
              <w:right w:val="single" w:sz="8" w:space="0" w:color="auto"/>
            </w:tcBorders>
            <w:tcMar>
              <w:left w:w="108" w:type="dxa"/>
              <w:right w:w="108" w:type="dxa"/>
            </w:tcMar>
          </w:tcPr>
          <w:p w14:paraId="5BD7020A" w14:textId="729D40B3" w:rsidR="000C1690" w:rsidRPr="00982EBE" w:rsidRDefault="000C1690" w:rsidP="000C1690">
            <w:pPr>
              <w:rPr>
                <w:rFonts w:eastAsia="Calibri Light" w:cs="Calibri Light"/>
                <w:color w:val="000000" w:themeColor="text1"/>
              </w:rPr>
            </w:pPr>
            <w:r w:rsidRPr="00982EBE">
              <w:rPr>
                <w:rFonts w:eastAsia="Calibri Light" w:cs="Calibri Light"/>
                <w:color w:val="000000" w:themeColor="text1"/>
              </w:rPr>
              <w:t>10</w:t>
            </w:r>
          </w:p>
        </w:tc>
        <w:tc>
          <w:tcPr>
            <w:tcW w:w="2100" w:type="dxa"/>
            <w:tcBorders>
              <w:top w:val="single" w:sz="8" w:space="0" w:color="auto"/>
              <w:left w:val="single" w:sz="8" w:space="0" w:color="auto"/>
              <w:bottom w:val="single" w:sz="8" w:space="0" w:color="auto"/>
              <w:right w:val="single" w:sz="8" w:space="0" w:color="auto"/>
            </w:tcBorders>
            <w:tcMar>
              <w:left w:w="108" w:type="dxa"/>
              <w:right w:w="108" w:type="dxa"/>
            </w:tcMar>
          </w:tcPr>
          <w:p w14:paraId="3A04EE13" w14:textId="495CD49A" w:rsidR="000C1690" w:rsidRPr="00982EBE" w:rsidRDefault="00E71B28" w:rsidP="000C1690">
            <w:pPr>
              <w:rPr>
                <w:rFonts w:eastAsia="Calibri Light" w:cs="Calibri Light"/>
                <w:color w:val="000000" w:themeColor="text1"/>
              </w:rPr>
            </w:pPr>
            <w:r w:rsidRPr="009958E6">
              <w:t>83.33%</w:t>
            </w:r>
          </w:p>
        </w:tc>
      </w:tr>
      <w:tr w:rsidR="0020373B" w:rsidRPr="00982EBE" w14:paraId="43EB6DBF" w14:textId="77777777" w:rsidTr="71337C31">
        <w:trPr>
          <w:trHeight w:val="300"/>
        </w:trPr>
        <w:tc>
          <w:tcPr>
            <w:tcW w:w="2490" w:type="dxa"/>
            <w:tcBorders>
              <w:top w:val="single" w:sz="8" w:space="0" w:color="auto"/>
              <w:left w:val="single" w:sz="8" w:space="0" w:color="auto"/>
              <w:bottom w:val="single" w:sz="8" w:space="0" w:color="auto"/>
              <w:right w:val="single" w:sz="8" w:space="0" w:color="auto"/>
            </w:tcBorders>
            <w:tcMar>
              <w:left w:w="108" w:type="dxa"/>
              <w:right w:w="108" w:type="dxa"/>
            </w:tcMar>
          </w:tcPr>
          <w:p w14:paraId="103769B7" w14:textId="3602D8F0" w:rsidR="00FD1757" w:rsidRPr="003C7C93" w:rsidRDefault="00FD1757" w:rsidP="008A3097">
            <w:pPr>
              <w:rPr>
                <w:rFonts w:cs="Open Sans"/>
                <w:color w:val="000000" w:themeColor="text1"/>
              </w:rPr>
            </w:pPr>
            <w:r w:rsidRPr="003C7C93">
              <w:rPr>
                <w:rFonts w:eastAsia="Calibri Light" w:cs="Open Sans"/>
                <w:color w:val="000000" w:themeColor="text1"/>
              </w:rPr>
              <w:t>Total</w:t>
            </w:r>
          </w:p>
        </w:tc>
        <w:tc>
          <w:tcPr>
            <w:tcW w:w="2190" w:type="dxa"/>
            <w:tcBorders>
              <w:top w:val="single" w:sz="8" w:space="0" w:color="auto"/>
              <w:left w:val="single" w:sz="8" w:space="0" w:color="auto"/>
              <w:bottom w:val="single" w:sz="8" w:space="0" w:color="auto"/>
              <w:right w:val="single" w:sz="8" w:space="0" w:color="auto"/>
            </w:tcBorders>
            <w:tcMar>
              <w:left w:w="108" w:type="dxa"/>
              <w:right w:w="108" w:type="dxa"/>
            </w:tcMar>
          </w:tcPr>
          <w:p w14:paraId="7B0F38EA" w14:textId="0BC959EB" w:rsidR="71337C31" w:rsidRPr="00982EBE" w:rsidRDefault="71337C31" w:rsidP="71337C31">
            <w:pPr>
              <w:rPr>
                <w:rFonts w:eastAsia="Calibri Light" w:cs="Calibri Light"/>
                <w:color w:val="000000" w:themeColor="text1"/>
              </w:rPr>
            </w:pPr>
            <w:commentRangeStart w:id="119"/>
            <w:r w:rsidRPr="00982EBE">
              <w:rPr>
                <w:rFonts w:eastAsia="Calibri Light" w:cs="Calibri Light"/>
                <w:color w:val="000000" w:themeColor="text1"/>
              </w:rPr>
              <w:t>14</w:t>
            </w:r>
            <w:commentRangeEnd w:id="119"/>
            <w:r w:rsidR="00E8088F" w:rsidRPr="00982EBE">
              <w:rPr>
                <w:rStyle w:val="CommentReference"/>
                <w:rFonts w:eastAsia="Calibri Light" w:cs="Calibri Light"/>
                <w:color w:val="000000" w:themeColor="text1"/>
                <w:sz w:val="22"/>
                <w:szCs w:val="22"/>
              </w:rPr>
              <w:commentReference w:id="119"/>
            </w:r>
          </w:p>
        </w:tc>
        <w:tc>
          <w:tcPr>
            <w:tcW w:w="2100" w:type="dxa"/>
            <w:tcBorders>
              <w:top w:val="single" w:sz="8" w:space="0" w:color="auto"/>
              <w:left w:val="single" w:sz="8" w:space="0" w:color="auto"/>
              <w:bottom w:val="single" w:sz="8" w:space="0" w:color="auto"/>
              <w:right w:val="single" w:sz="8" w:space="0" w:color="auto"/>
            </w:tcBorders>
            <w:tcMar>
              <w:left w:w="108" w:type="dxa"/>
              <w:right w:w="108" w:type="dxa"/>
            </w:tcMar>
          </w:tcPr>
          <w:p w14:paraId="0F8D89D7" w14:textId="5C21A02C" w:rsidR="71337C31" w:rsidRPr="00982EBE" w:rsidRDefault="71337C31" w:rsidP="71337C31">
            <w:pPr>
              <w:rPr>
                <w:rFonts w:eastAsia="Calibri Light" w:cs="Calibri Light"/>
                <w:color w:val="000000" w:themeColor="text1"/>
              </w:rPr>
            </w:pPr>
            <w:r w:rsidRPr="00982EBE">
              <w:rPr>
                <w:rFonts w:eastAsia="Calibri Light" w:cs="Calibri Light"/>
                <w:color w:val="000000" w:themeColor="text1"/>
              </w:rPr>
              <w:t>100.0%</w:t>
            </w:r>
          </w:p>
        </w:tc>
      </w:tr>
    </w:tbl>
    <w:commentRangeEnd w:id="116"/>
    <w:p w14:paraId="6CCD3D72" w14:textId="56E3C8B3" w:rsidR="00453F5F" w:rsidRPr="003C7C93" w:rsidRDefault="00491646" w:rsidP="008A3097">
      <w:pPr>
        <w:rPr>
          <w:rFonts w:cs="Open Sans"/>
          <w:b/>
          <w:color w:val="000000" w:themeColor="text1"/>
        </w:rPr>
      </w:pPr>
      <w:r w:rsidRPr="003C7C93">
        <w:rPr>
          <w:rStyle w:val="CommentReference"/>
          <w:rFonts w:cs="Open Sans"/>
          <w:b/>
          <w:color w:val="000000" w:themeColor="text1"/>
          <w:sz w:val="24"/>
          <w:szCs w:val="22"/>
        </w:rPr>
        <w:commentReference w:id="116"/>
      </w:r>
      <w:commentRangeEnd w:id="117"/>
      <w:r w:rsidR="0045505B" w:rsidRPr="003C7C93">
        <w:rPr>
          <w:rStyle w:val="CommentReference"/>
          <w:rFonts w:cs="Open Sans"/>
          <w:b/>
          <w:color w:val="000000" w:themeColor="text1"/>
          <w:sz w:val="24"/>
          <w:szCs w:val="22"/>
        </w:rPr>
        <w:commentReference w:id="117"/>
      </w:r>
      <w:commentRangeEnd w:id="118"/>
      <w:r w:rsidR="00053FC1" w:rsidRPr="003C7C93">
        <w:rPr>
          <w:rStyle w:val="CommentReference"/>
          <w:rFonts w:cs="Open Sans"/>
          <w:b/>
          <w:color w:val="000000" w:themeColor="text1"/>
          <w:sz w:val="24"/>
          <w:szCs w:val="22"/>
        </w:rPr>
        <w:commentReference w:id="118"/>
      </w:r>
    </w:p>
    <w:p w14:paraId="39070186" w14:textId="77777777" w:rsidR="009A5941" w:rsidRPr="00982EBE" w:rsidRDefault="009A5941" w:rsidP="008A3097">
      <w:pPr>
        <w:rPr>
          <w:rFonts w:cs="Open Sans"/>
          <w:b/>
          <w:color w:val="000000" w:themeColor="text1"/>
        </w:rPr>
      </w:pPr>
    </w:p>
    <w:p w14:paraId="0BD21E97" w14:textId="1CAE93F2" w:rsidR="00B7095E" w:rsidRDefault="003C162E" w:rsidP="003C162E">
      <w:pPr>
        <w:pStyle w:val="Heading1"/>
      </w:pPr>
      <w:r w:rsidRPr="003C162E">
        <w:t>PROGRESSIVE ECONOMIC DEVELOPMENT</w:t>
      </w:r>
    </w:p>
    <w:p w14:paraId="49110FF9" w14:textId="77777777" w:rsidR="003C162E" w:rsidRPr="003C162E" w:rsidRDefault="003C162E" w:rsidP="003C162E"/>
    <w:p w14:paraId="7F24E4F2" w14:textId="5E821BAC" w:rsidR="00FD1757" w:rsidRPr="00982EBE" w:rsidRDefault="0098730E" w:rsidP="003C162E">
      <w:pPr>
        <w:pStyle w:val="Heading2"/>
      </w:pPr>
      <w:r w:rsidRPr="00B31E08">
        <w:t>Economic Performance</w:t>
      </w:r>
    </w:p>
    <w:p w14:paraId="10F1C84B" w14:textId="04DB7A6A" w:rsidR="00FD1757" w:rsidRPr="003C7C93" w:rsidRDefault="009358F7" w:rsidP="008A3097">
      <w:pPr>
        <w:rPr>
          <w:rFonts w:cs="Open Sans"/>
          <w:color w:val="FF0000"/>
        </w:rPr>
      </w:pPr>
      <w:r w:rsidRPr="003C7C93">
        <w:rPr>
          <w:rFonts w:cs="Open Sans"/>
          <w:color w:val="FF0000"/>
        </w:rPr>
        <w:t xml:space="preserve">At Julius Berger Nigeria Plc, our commitment to </w:t>
      </w:r>
      <w:r w:rsidRPr="00982EBE">
        <w:rPr>
          <w:rFonts w:cs="Open Sans"/>
          <w:color w:val="FF0000"/>
        </w:rPr>
        <w:t>creating</w:t>
      </w:r>
      <w:r w:rsidRPr="003C7C93">
        <w:rPr>
          <w:rFonts w:cs="Open Sans"/>
          <w:color w:val="FF0000"/>
        </w:rPr>
        <w:t xml:space="preserve"> shared economic value remains </w:t>
      </w:r>
      <w:r w:rsidRPr="00982EBE">
        <w:rPr>
          <w:rFonts w:cs="Open Sans"/>
          <w:color w:val="FF0000"/>
        </w:rPr>
        <w:t>central to how we operate.</w:t>
      </w:r>
      <w:r w:rsidRPr="003C7C93">
        <w:rPr>
          <w:rFonts w:cs="Open Sans"/>
          <w:color w:val="FF0000"/>
        </w:rPr>
        <w:t xml:space="preserve"> This principle </w:t>
      </w:r>
      <w:r w:rsidRPr="00982EBE">
        <w:rPr>
          <w:rFonts w:cs="Open Sans"/>
          <w:color w:val="FF0000"/>
        </w:rPr>
        <w:t xml:space="preserve">continues to guide our </w:t>
      </w:r>
      <w:r w:rsidRPr="003C7C93">
        <w:rPr>
          <w:rFonts w:cs="Open Sans"/>
          <w:color w:val="FF0000"/>
        </w:rPr>
        <w:t xml:space="preserve">drive for innovation and </w:t>
      </w:r>
      <w:r w:rsidRPr="00982EBE">
        <w:rPr>
          <w:rFonts w:cs="Open Sans"/>
          <w:color w:val="FF0000"/>
        </w:rPr>
        <w:t>our</w:t>
      </w:r>
      <w:r w:rsidRPr="003C7C93">
        <w:rPr>
          <w:rFonts w:cs="Open Sans"/>
          <w:color w:val="FF0000"/>
        </w:rPr>
        <w:t xml:space="preserve"> pursuit of sustainable construction solutions that </w:t>
      </w:r>
      <w:r w:rsidRPr="00982EBE">
        <w:rPr>
          <w:rFonts w:cs="Open Sans"/>
          <w:color w:val="FF0000"/>
        </w:rPr>
        <w:t>deliver long</w:t>
      </w:r>
      <w:r w:rsidRPr="00982EBE">
        <w:rPr>
          <w:rFonts w:ascii="Cambria Math" w:hAnsi="Cambria Math" w:cs="Cambria Math"/>
          <w:color w:val="FF0000"/>
        </w:rPr>
        <w:t>‑</w:t>
      </w:r>
      <w:r w:rsidRPr="00982EBE">
        <w:rPr>
          <w:rFonts w:cs="Open Sans"/>
          <w:color w:val="FF0000"/>
        </w:rPr>
        <w:t>term</w:t>
      </w:r>
      <w:r w:rsidRPr="003C7C93">
        <w:rPr>
          <w:rFonts w:cs="Open Sans"/>
          <w:color w:val="FF0000"/>
        </w:rPr>
        <w:t xml:space="preserve"> benefits for our clients, host communities, and stakeholders </w:t>
      </w:r>
      <w:r w:rsidRPr="00982EBE">
        <w:rPr>
          <w:rFonts w:cs="Open Sans"/>
          <w:color w:val="FF0000"/>
        </w:rPr>
        <w:t>across</w:t>
      </w:r>
      <w:r w:rsidRPr="003C7C93">
        <w:rPr>
          <w:rFonts w:cs="Open Sans"/>
          <w:color w:val="FF0000"/>
        </w:rPr>
        <w:t xml:space="preserve"> our value chain. Building on the </w:t>
      </w:r>
      <w:r w:rsidRPr="00982EBE">
        <w:rPr>
          <w:rFonts w:cs="Open Sans"/>
          <w:color w:val="FF0000"/>
        </w:rPr>
        <w:t>momentum</w:t>
      </w:r>
      <w:r w:rsidRPr="003C7C93">
        <w:rPr>
          <w:rFonts w:cs="Open Sans"/>
          <w:color w:val="FF0000"/>
        </w:rPr>
        <w:t xml:space="preserve"> of the previous year, 2025 was </w:t>
      </w:r>
      <w:r w:rsidRPr="00982EBE">
        <w:rPr>
          <w:rFonts w:cs="Open Sans"/>
          <w:color w:val="FF0000"/>
        </w:rPr>
        <w:t>marked</w:t>
      </w:r>
      <w:r w:rsidRPr="003C7C93">
        <w:rPr>
          <w:rFonts w:cs="Open Sans"/>
          <w:color w:val="FF0000"/>
        </w:rPr>
        <w:t xml:space="preserve"> by strategic growth and resilience </w:t>
      </w:r>
      <w:r w:rsidRPr="00982EBE">
        <w:rPr>
          <w:rFonts w:cs="Open Sans"/>
          <w:color w:val="FF0000"/>
        </w:rPr>
        <w:t>despite</w:t>
      </w:r>
      <w:r w:rsidRPr="003C7C93">
        <w:rPr>
          <w:rFonts w:cs="Open Sans"/>
          <w:color w:val="FF0000"/>
        </w:rPr>
        <w:t xml:space="preserve"> a </w:t>
      </w:r>
      <w:r w:rsidRPr="00982EBE">
        <w:rPr>
          <w:rFonts w:cs="Open Sans"/>
          <w:color w:val="FF0000"/>
        </w:rPr>
        <w:t>challenging</w:t>
      </w:r>
      <w:r w:rsidRPr="003C7C93">
        <w:rPr>
          <w:rFonts w:cs="Open Sans"/>
          <w:color w:val="FF0000"/>
        </w:rPr>
        <w:t xml:space="preserve"> global </w:t>
      </w:r>
      <w:r w:rsidRPr="00982EBE">
        <w:rPr>
          <w:rFonts w:cs="Open Sans"/>
          <w:color w:val="FF0000"/>
        </w:rPr>
        <w:t>landscape.</w:t>
      </w:r>
      <w:r w:rsidRPr="003C7C93">
        <w:rPr>
          <w:rFonts w:cs="Open Sans"/>
          <w:color w:val="FF0000"/>
        </w:rPr>
        <w:t xml:space="preserve"> The Group</w:t>
      </w:r>
      <w:r w:rsidRPr="00982EBE">
        <w:rPr>
          <w:rFonts w:cs="Aptos"/>
          <w:color w:val="FF0000"/>
        </w:rPr>
        <w:t>’</w:t>
      </w:r>
      <w:r w:rsidRPr="003C7C93">
        <w:rPr>
          <w:rFonts w:cs="Open Sans"/>
          <w:color w:val="FF0000"/>
        </w:rPr>
        <w:t xml:space="preserve">s total revenue for 2025 reached </w:t>
      </w:r>
      <w:r w:rsidRPr="00982EBE">
        <w:rPr>
          <w:rFonts w:cs="Open Sans"/>
          <w:color w:val="FF0000"/>
        </w:rPr>
        <w:t>₦</w:t>
      </w:r>
      <w:r w:rsidR="00502254">
        <w:rPr>
          <w:rFonts w:cs="Open Sans"/>
          <w:color w:val="FF0000"/>
        </w:rPr>
        <w:t>759.8 billion</w:t>
      </w:r>
      <w:r w:rsidRPr="00982EBE">
        <w:rPr>
          <w:rFonts w:cs="Open Sans"/>
          <w:color w:val="FF0000"/>
        </w:rPr>
        <w:t>, reflecting</w:t>
      </w:r>
      <w:r w:rsidRPr="003C7C93">
        <w:rPr>
          <w:rFonts w:cs="Open Sans"/>
          <w:color w:val="FF0000"/>
        </w:rPr>
        <w:t xml:space="preserve"> our focus on securing high</w:t>
      </w:r>
      <w:r w:rsidRPr="00982EBE">
        <w:rPr>
          <w:rFonts w:ascii="Cambria Math" w:hAnsi="Cambria Math" w:cs="Cambria Math"/>
          <w:color w:val="FF0000"/>
        </w:rPr>
        <w:t>‑</w:t>
      </w:r>
      <w:r w:rsidRPr="003C7C93">
        <w:rPr>
          <w:rFonts w:cs="Open Sans"/>
          <w:color w:val="FF0000"/>
        </w:rPr>
        <w:t xml:space="preserve">value </w:t>
      </w:r>
      <w:r w:rsidRPr="00982EBE">
        <w:rPr>
          <w:rFonts w:cs="Open Sans"/>
          <w:color w:val="FF0000"/>
        </w:rPr>
        <w:t>projects</w:t>
      </w:r>
      <w:r w:rsidRPr="003C7C93">
        <w:rPr>
          <w:rFonts w:cs="Open Sans"/>
          <w:color w:val="FF0000"/>
        </w:rPr>
        <w:t xml:space="preserve"> and </w:t>
      </w:r>
      <w:r w:rsidRPr="00982EBE">
        <w:rPr>
          <w:rFonts w:cs="Open Sans"/>
          <w:color w:val="FF0000"/>
        </w:rPr>
        <w:t>maintaining</w:t>
      </w:r>
      <w:r w:rsidRPr="003C7C93">
        <w:rPr>
          <w:rFonts w:cs="Open Sans"/>
          <w:color w:val="FF0000"/>
        </w:rPr>
        <w:t xml:space="preserve"> operational excellence.</w:t>
      </w:r>
    </w:p>
    <w:p w14:paraId="5460514E" w14:textId="00351EF8" w:rsidR="00FD1757" w:rsidRPr="003C7C93" w:rsidRDefault="00FD1757" w:rsidP="008A3097">
      <w:pPr>
        <w:rPr>
          <w:rFonts w:cs="Open Sans"/>
          <w:color w:val="FF0000"/>
        </w:rPr>
      </w:pPr>
      <w:r w:rsidRPr="003C7C93">
        <w:rPr>
          <w:rFonts w:cs="Open Sans"/>
          <w:b/>
          <w:color w:val="FF0000"/>
        </w:rPr>
        <w:t>Value Distribution:</w:t>
      </w:r>
    </w:p>
    <w:p w14:paraId="0E1BEE69" w14:textId="0D779E89" w:rsidR="00FD1757" w:rsidRPr="003C7C93" w:rsidRDefault="000409EA" w:rsidP="008A3097">
      <w:pPr>
        <w:rPr>
          <w:rFonts w:cs="Open Sans"/>
          <w:color w:val="FF0000"/>
        </w:rPr>
      </w:pPr>
      <w:r w:rsidRPr="000409EA">
        <w:rPr>
          <w:rFonts w:cs="Open Sans"/>
          <w:color w:val="FF0000"/>
        </w:rPr>
        <w:t>While we remain committed</w:t>
      </w:r>
      <w:r w:rsidRPr="003C7C93">
        <w:rPr>
          <w:rFonts w:cs="Open Sans"/>
          <w:color w:val="FF0000"/>
        </w:rPr>
        <w:t xml:space="preserve"> to the economic </w:t>
      </w:r>
      <w:r w:rsidRPr="000409EA">
        <w:rPr>
          <w:rFonts w:cs="Open Sans"/>
          <w:color w:val="FF0000"/>
        </w:rPr>
        <w:t>sustainability</w:t>
      </w:r>
      <w:r w:rsidRPr="003C7C93">
        <w:rPr>
          <w:rFonts w:cs="Open Sans"/>
          <w:color w:val="FF0000"/>
        </w:rPr>
        <w:t xml:space="preserve"> of our projects</w:t>
      </w:r>
      <w:r w:rsidRPr="000409EA">
        <w:rPr>
          <w:rFonts w:cs="Open Sans"/>
          <w:color w:val="FF0000"/>
        </w:rPr>
        <w:t>, we equally prioritize</w:t>
      </w:r>
      <w:r w:rsidRPr="003C7C93">
        <w:rPr>
          <w:rFonts w:cs="Open Sans"/>
          <w:color w:val="FF0000"/>
        </w:rPr>
        <w:t xml:space="preserve"> delivering </w:t>
      </w:r>
      <w:r w:rsidRPr="000409EA">
        <w:rPr>
          <w:rFonts w:cs="Open Sans"/>
          <w:color w:val="FF0000"/>
        </w:rPr>
        <w:t xml:space="preserve">meaningful </w:t>
      </w:r>
      <w:r w:rsidRPr="003C7C93">
        <w:rPr>
          <w:rFonts w:cs="Open Sans"/>
          <w:color w:val="FF0000"/>
        </w:rPr>
        <w:t xml:space="preserve">value to our stakeholders. </w:t>
      </w:r>
      <w:r w:rsidR="00FD1757" w:rsidRPr="003C7C93">
        <w:rPr>
          <w:rFonts w:cs="Open Sans"/>
          <w:color w:val="FF0000"/>
        </w:rPr>
        <w:t>Our contributions to the broader economy in 2025 include:</w:t>
      </w:r>
    </w:p>
    <w:p w14:paraId="064EBE3C" w14:textId="37078501" w:rsidR="00FD1757" w:rsidRPr="003C7C93" w:rsidRDefault="00FD1757" w:rsidP="00D159C9">
      <w:pPr>
        <w:numPr>
          <w:ilvl w:val="0"/>
          <w:numId w:val="1"/>
        </w:numPr>
        <w:rPr>
          <w:rFonts w:cs="Open Sans"/>
          <w:color w:val="FF0000"/>
        </w:rPr>
      </w:pPr>
      <w:r w:rsidRPr="003C7C93">
        <w:rPr>
          <w:rFonts w:cs="Open Sans"/>
          <w:b/>
          <w:color w:val="FF0000"/>
        </w:rPr>
        <w:t>Empowering Our People:</w:t>
      </w:r>
      <w:r w:rsidRPr="003C7C93">
        <w:rPr>
          <w:rFonts w:cs="Open Sans"/>
          <w:color w:val="FF0000"/>
        </w:rPr>
        <w:t xml:space="preserve"> In 2025, our dedication to our workforce was reflected in the </w:t>
      </w:r>
      <w:r w:rsidRPr="003C7C93">
        <w:rPr>
          <w:rFonts w:cs="Arial"/>
          <w:color w:val="FF0000"/>
        </w:rPr>
        <w:t>₦</w:t>
      </w:r>
      <w:r w:rsidRPr="003C7C93">
        <w:rPr>
          <w:rFonts w:cs="Open Sans"/>
          <w:color w:val="FF0000"/>
        </w:rPr>
        <w:t xml:space="preserve">161 billion allocated to employee wages and benefits. We remain committed to providing competitive remuneration that acknowledges and rewards the </w:t>
      </w:r>
      <w:r w:rsidRPr="003C7C93">
        <w:rPr>
          <w:rFonts w:cs="Open Sans"/>
          <w:color w:val="FF0000"/>
        </w:rPr>
        <w:lastRenderedPageBreak/>
        <w:t>commitment and contributions of our team. Additionally, we strive to foster a positive and inclusive workplace culture that encourages collaboration, sparks innovation, and supports ongoing professional growth.</w:t>
      </w:r>
    </w:p>
    <w:tbl>
      <w:tblPr>
        <w:tblStyle w:val="TableGrid"/>
        <w:tblW w:w="0" w:type="auto"/>
        <w:tblInd w:w="108" w:type="dxa"/>
        <w:tblLook w:val="04A0" w:firstRow="1" w:lastRow="0" w:firstColumn="1" w:lastColumn="0" w:noHBand="0" w:noVBand="1"/>
      </w:tblPr>
      <w:tblGrid>
        <w:gridCol w:w="1756"/>
        <w:gridCol w:w="1067"/>
        <w:gridCol w:w="1067"/>
        <w:gridCol w:w="1067"/>
        <w:gridCol w:w="3129"/>
        <w:gridCol w:w="1156"/>
      </w:tblGrid>
      <w:tr w:rsidR="00F26350" w:rsidRPr="00982EBE" w14:paraId="5644FE1E" w14:textId="77777777">
        <w:tc>
          <w:tcPr>
            <w:tcW w:w="2016" w:type="dxa"/>
            <w:shd w:val="clear" w:color="auto" w:fill="92D050"/>
          </w:tcPr>
          <w:p w14:paraId="610A295B" w14:textId="77777777" w:rsidR="00FD1757" w:rsidRPr="003C7C93" w:rsidRDefault="00FD1757" w:rsidP="008A3097">
            <w:pPr>
              <w:rPr>
                <w:rFonts w:cs="Open Sans"/>
                <w:color w:val="FF0000"/>
              </w:rPr>
            </w:pPr>
            <w:r w:rsidRPr="003C7C93">
              <w:rPr>
                <w:rFonts w:cs="Open Sans"/>
                <w:color w:val="FF0000"/>
              </w:rPr>
              <w:t>Parameters</w:t>
            </w:r>
          </w:p>
        </w:tc>
        <w:tc>
          <w:tcPr>
            <w:tcW w:w="1376" w:type="dxa"/>
            <w:shd w:val="clear" w:color="auto" w:fill="92D050"/>
          </w:tcPr>
          <w:p w14:paraId="5DE178F9" w14:textId="77777777" w:rsidR="00FD1757" w:rsidRPr="003C7C93" w:rsidRDefault="00FD1757" w:rsidP="008A3097">
            <w:pPr>
              <w:rPr>
                <w:rFonts w:cs="Open Sans"/>
                <w:color w:val="FF0000"/>
              </w:rPr>
            </w:pPr>
            <w:r w:rsidRPr="003C7C93">
              <w:rPr>
                <w:rFonts w:cs="Open Sans"/>
                <w:color w:val="FF0000"/>
              </w:rPr>
              <w:t>2021</w:t>
            </w:r>
          </w:p>
        </w:tc>
        <w:tc>
          <w:tcPr>
            <w:tcW w:w="1376" w:type="dxa"/>
            <w:shd w:val="clear" w:color="auto" w:fill="92D050"/>
          </w:tcPr>
          <w:p w14:paraId="2DEADE65" w14:textId="77777777" w:rsidR="00FD1757" w:rsidRPr="003C7C93" w:rsidRDefault="00FD1757" w:rsidP="008A3097">
            <w:pPr>
              <w:rPr>
                <w:rFonts w:cs="Open Sans"/>
                <w:color w:val="FF0000"/>
              </w:rPr>
            </w:pPr>
            <w:r w:rsidRPr="003C7C93">
              <w:rPr>
                <w:rFonts w:cs="Open Sans"/>
                <w:color w:val="FF0000"/>
              </w:rPr>
              <w:t>2022</w:t>
            </w:r>
          </w:p>
        </w:tc>
        <w:tc>
          <w:tcPr>
            <w:tcW w:w="1376" w:type="dxa"/>
            <w:shd w:val="clear" w:color="auto" w:fill="92D050"/>
          </w:tcPr>
          <w:p w14:paraId="26629EC9" w14:textId="77777777" w:rsidR="00FD1757" w:rsidRPr="003C7C93" w:rsidRDefault="00FD1757" w:rsidP="008A3097">
            <w:pPr>
              <w:rPr>
                <w:rFonts w:cs="Open Sans"/>
                <w:color w:val="FF0000"/>
              </w:rPr>
            </w:pPr>
            <w:r w:rsidRPr="003C7C93">
              <w:rPr>
                <w:rFonts w:cs="Open Sans"/>
                <w:color w:val="FF0000"/>
              </w:rPr>
              <w:t>2023</w:t>
            </w:r>
          </w:p>
        </w:tc>
        <w:tc>
          <w:tcPr>
            <w:tcW w:w="1678" w:type="dxa"/>
            <w:shd w:val="clear" w:color="auto" w:fill="92D050"/>
          </w:tcPr>
          <w:p w14:paraId="3072538C" w14:textId="77777777" w:rsidR="00FD1757" w:rsidRPr="003C7C93" w:rsidRDefault="00FD1757" w:rsidP="008A3097">
            <w:pPr>
              <w:rPr>
                <w:rFonts w:cs="Open Sans"/>
                <w:color w:val="FF0000"/>
              </w:rPr>
            </w:pPr>
            <w:r w:rsidRPr="003C7C93">
              <w:rPr>
                <w:rFonts w:cs="Open Sans"/>
                <w:color w:val="FF0000"/>
              </w:rPr>
              <w:t>2024</w:t>
            </w:r>
          </w:p>
        </w:tc>
        <w:tc>
          <w:tcPr>
            <w:tcW w:w="1646" w:type="dxa"/>
            <w:shd w:val="clear" w:color="auto" w:fill="92D050"/>
          </w:tcPr>
          <w:p w14:paraId="2CFBE320" w14:textId="77777777" w:rsidR="00FD1757" w:rsidRPr="003C7C93" w:rsidRDefault="00FD1757" w:rsidP="008A3097">
            <w:pPr>
              <w:rPr>
                <w:rFonts w:cs="Open Sans"/>
                <w:color w:val="FF0000"/>
              </w:rPr>
            </w:pPr>
            <w:r w:rsidRPr="003C7C93">
              <w:rPr>
                <w:rFonts w:cs="Open Sans"/>
                <w:color w:val="FF0000"/>
              </w:rPr>
              <w:t>2025</w:t>
            </w:r>
          </w:p>
        </w:tc>
      </w:tr>
      <w:tr w:rsidR="00F26350" w:rsidRPr="00982EBE" w14:paraId="4C17AA50" w14:textId="77777777">
        <w:tc>
          <w:tcPr>
            <w:tcW w:w="2016" w:type="dxa"/>
          </w:tcPr>
          <w:p w14:paraId="2002B8C8" w14:textId="77777777" w:rsidR="00FD1757" w:rsidRDefault="00FD1757" w:rsidP="008A3097">
            <w:pPr>
              <w:rPr>
                <w:rFonts w:cs="Open Sans"/>
                <w:color w:val="FF0000"/>
              </w:rPr>
            </w:pPr>
            <w:r w:rsidRPr="003C7C93">
              <w:rPr>
                <w:rFonts w:cs="Open Sans"/>
                <w:color w:val="FF0000"/>
              </w:rPr>
              <w:t>Contribution to Pension</w:t>
            </w:r>
            <w:r w:rsidR="001A1F64">
              <w:rPr>
                <w:rFonts w:cs="Open Sans"/>
                <w:color w:val="FF0000"/>
              </w:rPr>
              <w:t>s and Other Funds</w:t>
            </w:r>
          </w:p>
          <w:p w14:paraId="2FD5A748" w14:textId="74216526" w:rsidR="00FD1757" w:rsidRPr="003C7C93" w:rsidRDefault="00D97E72" w:rsidP="008A3097">
            <w:pPr>
              <w:rPr>
                <w:rFonts w:cs="Open Sans"/>
                <w:color w:val="FF0000"/>
              </w:rPr>
            </w:pPr>
            <w:r>
              <w:rPr>
                <w:rFonts w:cs="Open Sans"/>
                <w:color w:val="FF0000"/>
              </w:rPr>
              <w:t>N000,000</w:t>
            </w:r>
          </w:p>
        </w:tc>
        <w:tc>
          <w:tcPr>
            <w:tcW w:w="1376" w:type="dxa"/>
          </w:tcPr>
          <w:p w14:paraId="327F3B97" w14:textId="77777777" w:rsidR="00FD1757" w:rsidRPr="003C7C93" w:rsidRDefault="00FD1757" w:rsidP="008A3097">
            <w:pPr>
              <w:rPr>
                <w:rFonts w:cs="Open Sans"/>
                <w:color w:val="FF0000"/>
              </w:rPr>
            </w:pPr>
            <w:r w:rsidRPr="003C7C93">
              <w:rPr>
                <w:rFonts w:cs="Open Sans"/>
                <w:color w:val="FF0000"/>
              </w:rPr>
              <w:t>2,663</w:t>
            </w:r>
          </w:p>
        </w:tc>
        <w:tc>
          <w:tcPr>
            <w:tcW w:w="1376" w:type="dxa"/>
          </w:tcPr>
          <w:p w14:paraId="561DDFCE" w14:textId="77777777" w:rsidR="00FD1757" w:rsidRPr="003C7C93" w:rsidRDefault="00FD1757" w:rsidP="008A3097">
            <w:pPr>
              <w:rPr>
                <w:rFonts w:cs="Open Sans"/>
                <w:color w:val="FF0000"/>
              </w:rPr>
            </w:pPr>
            <w:r w:rsidRPr="003C7C93">
              <w:rPr>
                <w:rFonts w:cs="Open Sans"/>
                <w:color w:val="FF0000"/>
              </w:rPr>
              <w:t>3,283</w:t>
            </w:r>
          </w:p>
        </w:tc>
        <w:tc>
          <w:tcPr>
            <w:tcW w:w="1376" w:type="dxa"/>
          </w:tcPr>
          <w:p w14:paraId="531FB468" w14:textId="77777777" w:rsidR="00FD1757" w:rsidRPr="003C7C93" w:rsidRDefault="00FD1757" w:rsidP="008A3097">
            <w:pPr>
              <w:rPr>
                <w:rFonts w:cs="Open Sans"/>
                <w:color w:val="FF0000"/>
              </w:rPr>
            </w:pPr>
            <w:r w:rsidRPr="003C7C93">
              <w:rPr>
                <w:rFonts w:cs="Open Sans"/>
                <w:color w:val="FF0000"/>
              </w:rPr>
              <w:t>2,981</w:t>
            </w:r>
          </w:p>
        </w:tc>
        <w:tc>
          <w:tcPr>
            <w:tcW w:w="1678" w:type="dxa"/>
          </w:tcPr>
          <w:p w14:paraId="0258DA11" w14:textId="220E196D" w:rsidR="00FD1757" w:rsidRPr="003C7C93" w:rsidRDefault="00FD1757" w:rsidP="008A3097">
            <w:pPr>
              <w:rPr>
                <w:rFonts w:cs="Open Sans"/>
                <w:color w:val="FF0000"/>
              </w:rPr>
            </w:pPr>
            <w:r w:rsidRPr="003C7C93">
              <w:rPr>
                <w:rFonts w:cs="Open Sans"/>
                <w:color w:val="FF0000"/>
              </w:rPr>
              <w:t>4,</w:t>
            </w:r>
            <w:commentRangeStart w:id="121"/>
            <w:r w:rsidRPr="003C7C93">
              <w:rPr>
                <w:rFonts w:cs="Open Sans"/>
                <w:color w:val="FF0000"/>
              </w:rPr>
              <w:t>224</w:t>
            </w:r>
            <w:commentRangeEnd w:id="121"/>
            <w:r w:rsidR="003937C7" w:rsidRPr="003C7C93">
              <w:rPr>
                <w:rStyle w:val="CommentReference"/>
                <w:rFonts w:cs="Open Sans"/>
                <w:color w:val="FF0000"/>
                <w:sz w:val="22"/>
                <w:szCs w:val="22"/>
              </w:rPr>
              <w:commentReference w:id="121"/>
            </w:r>
          </w:p>
        </w:tc>
        <w:tc>
          <w:tcPr>
            <w:tcW w:w="1646" w:type="dxa"/>
          </w:tcPr>
          <w:p w14:paraId="25B28150" w14:textId="77777777" w:rsidR="00FD1757" w:rsidRPr="003C7C93" w:rsidRDefault="00FD1757" w:rsidP="008A3097">
            <w:pPr>
              <w:rPr>
                <w:rFonts w:cs="Open Sans"/>
                <w:color w:val="FF0000"/>
              </w:rPr>
            </w:pPr>
          </w:p>
        </w:tc>
      </w:tr>
      <w:tr w:rsidR="00F26350" w:rsidRPr="00982EBE" w14:paraId="6CF2319D" w14:textId="77777777">
        <w:tc>
          <w:tcPr>
            <w:tcW w:w="2016" w:type="dxa"/>
          </w:tcPr>
          <w:p w14:paraId="6740FE94" w14:textId="77777777" w:rsidR="00FD1757" w:rsidRDefault="00FD1757" w:rsidP="008A3097">
            <w:pPr>
              <w:rPr>
                <w:rFonts w:cs="Open Sans"/>
                <w:color w:val="FF0000"/>
              </w:rPr>
            </w:pPr>
            <w:r w:rsidRPr="003C7C93">
              <w:rPr>
                <w:rFonts w:cs="Open Sans"/>
                <w:color w:val="FF0000"/>
              </w:rPr>
              <w:t>Gratuity Expenses</w:t>
            </w:r>
          </w:p>
          <w:p w14:paraId="42ED9E26" w14:textId="742226E5" w:rsidR="00FD1757" w:rsidRPr="003C7C93" w:rsidRDefault="00D97E72" w:rsidP="008A3097">
            <w:pPr>
              <w:rPr>
                <w:rFonts w:cs="Open Sans"/>
                <w:color w:val="FF0000"/>
              </w:rPr>
            </w:pPr>
            <w:r>
              <w:rPr>
                <w:rFonts w:cs="Open Sans"/>
                <w:color w:val="FF0000"/>
              </w:rPr>
              <w:t>N000,000</w:t>
            </w:r>
          </w:p>
        </w:tc>
        <w:tc>
          <w:tcPr>
            <w:tcW w:w="1376" w:type="dxa"/>
          </w:tcPr>
          <w:p w14:paraId="30D8DE8A" w14:textId="77777777" w:rsidR="00FD1757" w:rsidRPr="003C7C93" w:rsidRDefault="00FD1757" w:rsidP="008A3097">
            <w:pPr>
              <w:rPr>
                <w:rFonts w:cs="Open Sans"/>
                <w:color w:val="FF0000"/>
              </w:rPr>
            </w:pPr>
            <w:r w:rsidRPr="003C7C93">
              <w:rPr>
                <w:rFonts w:cs="Open Sans"/>
                <w:color w:val="FF0000"/>
              </w:rPr>
              <w:t>740</w:t>
            </w:r>
          </w:p>
        </w:tc>
        <w:tc>
          <w:tcPr>
            <w:tcW w:w="1376" w:type="dxa"/>
          </w:tcPr>
          <w:p w14:paraId="0ADE1998" w14:textId="77777777" w:rsidR="00FD1757" w:rsidRPr="003C7C93" w:rsidRDefault="00FD1757" w:rsidP="008A3097">
            <w:pPr>
              <w:rPr>
                <w:rFonts w:cs="Open Sans"/>
                <w:color w:val="FF0000"/>
              </w:rPr>
            </w:pPr>
            <w:r w:rsidRPr="003C7C93">
              <w:rPr>
                <w:rFonts w:cs="Open Sans"/>
                <w:color w:val="FF0000"/>
              </w:rPr>
              <w:t>1,710</w:t>
            </w:r>
          </w:p>
        </w:tc>
        <w:tc>
          <w:tcPr>
            <w:tcW w:w="1376" w:type="dxa"/>
          </w:tcPr>
          <w:p w14:paraId="05889E4F" w14:textId="25BFC6A5" w:rsidR="00FD1757" w:rsidRPr="003C7C93" w:rsidRDefault="00FD1757" w:rsidP="008A3097">
            <w:pPr>
              <w:rPr>
                <w:rFonts w:cs="Open Sans"/>
                <w:color w:val="FF0000"/>
              </w:rPr>
            </w:pPr>
            <w:r w:rsidRPr="003C7C93">
              <w:rPr>
                <w:rFonts w:cs="Open Sans"/>
                <w:color w:val="FF0000"/>
              </w:rPr>
              <w:t>76</w:t>
            </w:r>
            <w:r>
              <w:rPr>
                <w:rFonts w:cs="Open Sans"/>
                <w:color w:val="FF0000"/>
              </w:rPr>
              <w:t>2</w:t>
            </w:r>
          </w:p>
        </w:tc>
        <w:tc>
          <w:tcPr>
            <w:tcW w:w="1678" w:type="dxa"/>
          </w:tcPr>
          <w:p w14:paraId="652DF81E" w14:textId="102168E3" w:rsidR="00FD1757" w:rsidRPr="003C7C93" w:rsidRDefault="00FD1757" w:rsidP="008A3097">
            <w:pPr>
              <w:rPr>
                <w:rFonts w:cs="Open Sans"/>
                <w:color w:val="FF0000"/>
              </w:rPr>
            </w:pPr>
            <w:commentRangeStart w:id="122"/>
            <w:commentRangeStart w:id="123"/>
            <w:r w:rsidRPr="003C7C93">
              <w:rPr>
                <w:rFonts w:cs="Open Sans"/>
                <w:color w:val="FF0000"/>
              </w:rPr>
              <w:t>833</w:t>
            </w:r>
            <w:commentRangeStart w:id="124"/>
            <w:commentRangeStart w:id="125"/>
            <w:commentRangeEnd w:id="124"/>
            <w:r w:rsidRPr="003C7C93">
              <w:rPr>
                <w:rStyle w:val="CommentReference"/>
                <w:rFonts w:cs="Open Sans"/>
                <w:color w:val="FF0000"/>
                <w:sz w:val="22"/>
                <w:szCs w:val="22"/>
              </w:rPr>
              <w:commentReference w:id="124"/>
            </w:r>
            <w:commentRangeEnd w:id="125"/>
            <w:r w:rsidRPr="003C7C93">
              <w:rPr>
                <w:rStyle w:val="CommentReference"/>
                <w:rFonts w:cs="Open Sans"/>
                <w:color w:val="FF0000"/>
                <w:sz w:val="22"/>
                <w:szCs w:val="22"/>
              </w:rPr>
              <w:commentReference w:id="125"/>
            </w:r>
            <w:commentRangeEnd w:id="122"/>
            <w:r w:rsidR="00D111E8" w:rsidRPr="003C7C93">
              <w:rPr>
                <w:rStyle w:val="CommentReference"/>
                <w:rFonts w:cs="Open Sans"/>
                <w:color w:val="FF0000"/>
                <w:sz w:val="22"/>
                <w:szCs w:val="22"/>
              </w:rPr>
              <w:commentReference w:id="122"/>
            </w:r>
            <w:commentRangeEnd w:id="123"/>
            <w:r w:rsidRPr="003C7C93">
              <w:rPr>
                <w:rStyle w:val="CommentReference"/>
                <w:rFonts w:cs="Open Sans"/>
                <w:color w:val="FF0000"/>
                <w:sz w:val="22"/>
                <w:szCs w:val="22"/>
              </w:rPr>
              <w:commentReference w:id="123"/>
            </w:r>
          </w:p>
        </w:tc>
        <w:tc>
          <w:tcPr>
            <w:tcW w:w="1646" w:type="dxa"/>
          </w:tcPr>
          <w:p w14:paraId="2F947250" w14:textId="77777777" w:rsidR="00FD1757" w:rsidRPr="003C7C93" w:rsidRDefault="00FD1757" w:rsidP="008A3097">
            <w:pPr>
              <w:rPr>
                <w:rFonts w:cs="Open Sans"/>
                <w:color w:val="FF0000"/>
              </w:rPr>
            </w:pPr>
          </w:p>
        </w:tc>
      </w:tr>
    </w:tbl>
    <w:p w14:paraId="4E13555F" w14:textId="77777777" w:rsidR="00FD1757" w:rsidRPr="003C7C93" w:rsidRDefault="00FD1757" w:rsidP="008A3097">
      <w:pPr>
        <w:pStyle w:val="ListParagraph"/>
        <w:rPr>
          <w:rFonts w:cs="Open Sans"/>
          <w:color w:val="FF0000"/>
        </w:rPr>
      </w:pPr>
    </w:p>
    <w:p w14:paraId="56BEFF97" w14:textId="77777777" w:rsidR="00FD1757" w:rsidRPr="003C7C93" w:rsidRDefault="00FD1757" w:rsidP="00D159C9">
      <w:pPr>
        <w:pStyle w:val="ListParagraph"/>
        <w:numPr>
          <w:ilvl w:val="0"/>
          <w:numId w:val="1"/>
        </w:numPr>
        <w:rPr>
          <w:rFonts w:cs="Open Sans"/>
          <w:color w:val="FF0000"/>
        </w:rPr>
      </w:pPr>
      <w:r w:rsidRPr="003C7C93">
        <w:rPr>
          <w:rFonts w:cs="Open Sans"/>
          <w:b/>
          <w:color w:val="FF0000"/>
        </w:rPr>
        <w:t xml:space="preserve">Retirement Savings: </w:t>
      </w:r>
      <w:r w:rsidRPr="003C7C93">
        <w:rPr>
          <w:rFonts w:cs="Open Sans"/>
          <w:color w:val="FF0000"/>
        </w:rPr>
        <w:t xml:space="preserve">In line with our responsible employment practices, JBN upheld its defined contribution retirement plans, ensuring the financial security of our employees in their post-working years. The total contribution to these plans for the year amounted to </w:t>
      </w:r>
      <w:r w:rsidRPr="003C7C93">
        <w:rPr>
          <w:rFonts w:cs="Arial"/>
          <w:color w:val="FF0000"/>
        </w:rPr>
        <w:t>₦</w:t>
      </w:r>
      <w:r w:rsidRPr="003C7C93">
        <w:rPr>
          <w:rFonts w:cs="Open Sans"/>
          <w:color w:val="FF0000"/>
        </w:rPr>
        <w:t>4.2 billion, highlighting our commitment to providing a foundation for their future well-being.</w:t>
      </w:r>
    </w:p>
    <w:p w14:paraId="06D7FF57" w14:textId="027CACEB" w:rsidR="00CA3985" w:rsidRPr="00AF25CD" w:rsidRDefault="00FD1757" w:rsidP="00D159C9">
      <w:pPr>
        <w:pStyle w:val="ListParagraph"/>
        <w:numPr>
          <w:ilvl w:val="0"/>
          <w:numId w:val="1"/>
        </w:numPr>
        <w:rPr>
          <w:rFonts w:cs="Open Sans"/>
          <w:color w:val="FF0000"/>
        </w:rPr>
      </w:pPr>
      <w:r w:rsidRPr="003C7C93">
        <w:rPr>
          <w:rFonts w:cs="Open Sans"/>
          <w:b/>
          <w:color w:val="FF0000"/>
        </w:rPr>
        <w:t>Gratuity payments:</w:t>
      </w:r>
      <w:r w:rsidRPr="003C7C93">
        <w:rPr>
          <w:rFonts w:cs="Open Sans"/>
          <w:color w:val="FF0000"/>
        </w:rPr>
        <w:t xml:space="preserve"> JBN's policy of providing gratuity payments upon employee retirement or termination remains in effect. The total contribution allocated to these payments in the current year was </w:t>
      </w:r>
      <w:r w:rsidRPr="003C7C93">
        <w:rPr>
          <w:rFonts w:cs="Arial"/>
          <w:color w:val="FF0000"/>
        </w:rPr>
        <w:t>₦</w:t>
      </w:r>
      <w:r w:rsidRPr="003C7C93">
        <w:rPr>
          <w:rFonts w:cs="Open Sans"/>
          <w:color w:val="FF0000"/>
        </w:rPr>
        <w:t xml:space="preserve">XXX million, an increase from the </w:t>
      </w:r>
      <w:r w:rsidRPr="003C7C93">
        <w:rPr>
          <w:rFonts w:cs="Arial"/>
          <w:color w:val="FF0000"/>
        </w:rPr>
        <w:t>₦</w:t>
      </w:r>
      <w:r w:rsidRPr="003C7C93">
        <w:rPr>
          <w:rFonts w:cs="Open Sans"/>
          <w:color w:val="FF0000"/>
        </w:rPr>
        <w:t>833 million contributed in 2024.</w:t>
      </w:r>
    </w:p>
    <w:p w14:paraId="719DB9B3" w14:textId="177ED17D" w:rsidR="00FD1757" w:rsidRPr="003C7C93" w:rsidRDefault="00FD1757" w:rsidP="008A3097">
      <w:pPr>
        <w:rPr>
          <w:rFonts w:cs="Open Sans"/>
          <w:b/>
          <w:color w:val="FF0000"/>
        </w:rPr>
      </w:pPr>
      <w:r w:rsidRPr="003C7C93">
        <w:rPr>
          <w:rFonts w:cs="Open Sans"/>
          <w:b/>
          <w:color w:val="FF0000"/>
        </w:rPr>
        <w:t>Tax payment:</w:t>
      </w:r>
    </w:p>
    <w:p w14:paraId="2FB7F800" w14:textId="515E2929" w:rsidR="006022AF" w:rsidRPr="003C7C93" w:rsidRDefault="00FD1757" w:rsidP="008A3097">
      <w:pPr>
        <w:rPr>
          <w:rFonts w:cs="Open Sans"/>
          <w:color w:val="FF0000"/>
        </w:rPr>
      </w:pPr>
      <w:r w:rsidRPr="003C7C93">
        <w:rPr>
          <w:rFonts w:cs="Open Sans"/>
          <w:color w:val="FF0000"/>
        </w:rPr>
        <w:t xml:space="preserve">We proudly contributed </w:t>
      </w:r>
      <w:r w:rsidRPr="003C7C93">
        <w:rPr>
          <w:rFonts w:cs="Arial"/>
          <w:color w:val="FF0000"/>
        </w:rPr>
        <w:t>₦</w:t>
      </w:r>
      <w:r w:rsidR="00E13FF9">
        <w:rPr>
          <w:rFonts w:cs="Open Sans"/>
          <w:color w:val="FF0000"/>
        </w:rPr>
        <w:t>8.69</w:t>
      </w:r>
      <w:r w:rsidRPr="003C7C93">
        <w:rPr>
          <w:rFonts w:cs="Open Sans"/>
          <w:color w:val="FF0000"/>
        </w:rPr>
        <w:t xml:space="preserve"> billion to government revenue through the fulfillment of all our tax and regulatory responsibilities. This significant contribution underscores our commitment to being a responsible corporate entity and highlights the vital role such funds play in enabling essential national infrastructure projects and public services.</w:t>
      </w:r>
    </w:p>
    <w:p w14:paraId="03D5B3DC" w14:textId="4C67AA5E" w:rsidR="00FD1757" w:rsidRPr="003C7C93" w:rsidRDefault="00FD1757" w:rsidP="008A3097">
      <w:pPr>
        <w:rPr>
          <w:rFonts w:cs="Open Sans"/>
          <w:b/>
          <w:color w:val="FF0000"/>
        </w:rPr>
      </w:pPr>
      <w:r w:rsidRPr="003C7C93">
        <w:rPr>
          <w:rFonts w:cs="Open Sans"/>
          <w:b/>
          <w:color w:val="FF0000"/>
        </w:rPr>
        <w:t>Payment to providers of funds:</w:t>
      </w:r>
    </w:p>
    <w:p w14:paraId="72D2ECF2" w14:textId="515504B4" w:rsidR="00FD1757" w:rsidRPr="003C7C93" w:rsidRDefault="00FD1757" w:rsidP="008A3097">
      <w:pPr>
        <w:rPr>
          <w:rFonts w:cs="Open Sans"/>
          <w:color w:val="FF0000"/>
        </w:rPr>
      </w:pPr>
      <w:r w:rsidRPr="003C7C93">
        <w:rPr>
          <w:rFonts w:cs="Open Sans"/>
          <w:color w:val="FF0000"/>
        </w:rPr>
        <w:t xml:space="preserve">Maintaining strong relationships with financial partners is a priority for Julius Berger. In 2025, the Company strategically fulfilled its financial commitments, disbursing </w:t>
      </w:r>
      <w:r w:rsidRPr="003C7C93">
        <w:rPr>
          <w:rFonts w:cs="Arial"/>
          <w:color w:val="FF0000"/>
        </w:rPr>
        <w:t>₦</w:t>
      </w:r>
      <w:r w:rsidR="00807F84">
        <w:rPr>
          <w:rFonts w:cs="Open Sans"/>
          <w:color w:val="FF0000"/>
        </w:rPr>
        <w:t>5.</w:t>
      </w:r>
      <w:r w:rsidR="00807F84" w:rsidRPr="003C7C93">
        <w:rPr>
          <w:rFonts w:cs="Open Sans"/>
          <w:color w:val="FF0000"/>
        </w:rPr>
        <w:t>3</w:t>
      </w:r>
      <w:r w:rsidRPr="003C7C93">
        <w:rPr>
          <w:rFonts w:cs="Open Sans"/>
          <w:color w:val="FF0000"/>
        </w:rPr>
        <w:t xml:space="preserve"> billion to providers of funds. This included repayments of loans, interest payments, and other obligations. This diligent approach to its financial responsibilities secures the continued access to capital essential for Julius Berger's growth and its capacity to undertake development-oriented projects across Nigeria.</w:t>
      </w:r>
    </w:p>
    <w:p w14:paraId="0D14E3C0" w14:textId="4587D2C3" w:rsidR="00FD1757" w:rsidRPr="003C7C93" w:rsidRDefault="00FD1757" w:rsidP="008A3097">
      <w:pPr>
        <w:rPr>
          <w:rFonts w:cs="Open Sans"/>
          <w:b/>
          <w:color w:val="FF0000"/>
        </w:rPr>
      </w:pPr>
      <w:r w:rsidRPr="003C7C93">
        <w:rPr>
          <w:rFonts w:cs="Open Sans"/>
          <w:b/>
          <w:color w:val="FF0000"/>
        </w:rPr>
        <w:t>Overview of Economic Value Distribution in 2025</w:t>
      </w:r>
    </w:p>
    <w:p w14:paraId="42A9BB01" w14:textId="7C2ACD4F" w:rsidR="00000054" w:rsidRPr="00982EBE" w:rsidRDefault="00000054" w:rsidP="00D159C9">
      <w:pPr>
        <w:pStyle w:val="ListParagraph"/>
        <w:numPr>
          <w:ilvl w:val="0"/>
          <w:numId w:val="17"/>
        </w:numPr>
        <w:spacing w:after="0" w:line="300" w:lineRule="atLeast"/>
        <w:rPr>
          <w:rFonts w:eastAsia="Times New Roman" w:cs="Segoe UI"/>
          <w:sz w:val="21"/>
          <w:szCs w:val="21"/>
        </w:rPr>
      </w:pPr>
      <w:r w:rsidRPr="00982EBE">
        <w:rPr>
          <w:rFonts w:eastAsia="Times New Roman" w:cs="Segoe UI"/>
          <w:sz w:val="21"/>
          <w:szCs w:val="21"/>
        </w:rPr>
        <w:t>Operating costs – ₦</w:t>
      </w:r>
      <w:r w:rsidR="00807F84">
        <w:rPr>
          <w:rFonts w:eastAsia="Times New Roman" w:cs="Segoe UI"/>
          <w:sz w:val="21"/>
          <w:szCs w:val="21"/>
        </w:rPr>
        <w:t>640</w:t>
      </w:r>
      <w:r w:rsidRPr="00982EBE">
        <w:rPr>
          <w:rFonts w:eastAsia="Times New Roman" w:cs="Segoe UI"/>
          <w:sz w:val="21"/>
          <w:szCs w:val="21"/>
        </w:rPr>
        <w:t xml:space="preserve"> billion </w:t>
      </w:r>
    </w:p>
    <w:p w14:paraId="0477E3BE" w14:textId="1CAF0AE3" w:rsidR="00000054" w:rsidRPr="00982EBE" w:rsidRDefault="00000054" w:rsidP="00D159C9">
      <w:pPr>
        <w:pStyle w:val="ListParagraph"/>
        <w:numPr>
          <w:ilvl w:val="0"/>
          <w:numId w:val="17"/>
        </w:numPr>
        <w:spacing w:after="0" w:line="300" w:lineRule="atLeast"/>
        <w:rPr>
          <w:rFonts w:eastAsia="Times New Roman" w:cs="Segoe UI"/>
          <w:sz w:val="21"/>
          <w:szCs w:val="21"/>
        </w:rPr>
      </w:pPr>
      <w:r w:rsidRPr="00982EBE">
        <w:rPr>
          <w:rFonts w:eastAsia="Times New Roman" w:cs="Segoe UI"/>
          <w:sz w:val="21"/>
          <w:szCs w:val="21"/>
        </w:rPr>
        <w:t>Payment to provider of funds – ₦</w:t>
      </w:r>
      <w:r w:rsidR="00807F84">
        <w:rPr>
          <w:rFonts w:eastAsia="Times New Roman" w:cs="Segoe UI"/>
          <w:sz w:val="21"/>
          <w:szCs w:val="21"/>
        </w:rPr>
        <w:t>5.3</w:t>
      </w:r>
      <w:r w:rsidRPr="00982EBE">
        <w:rPr>
          <w:rFonts w:eastAsia="Times New Roman" w:cs="Segoe UI"/>
          <w:sz w:val="21"/>
          <w:szCs w:val="21"/>
        </w:rPr>
        <w:t xml:space="preserve"> billion </w:t>
      </w:r>
    </w:p>
    <w:p w14:paraId="0668A35A" w14:textId="4AB58B67" w:rsidR="00000054" w:rsidRPr="00982EBE" w:rsidRDefault="00000054" w:rsidP="00D159C9">
      <w:pPr>
        <w:pStyle w:val="ListParagraph"/>
        <w:numPr>
          <w:ilvl w:val="0"/>
          <w:numId w:val="17"/>
        </w:numPr>
        <w:spacing w:after="0" w:line="300" w:lineRule="atLeast"/>
        <w:rPr>
          <w:rFonts w:eastAsia="Times New Roman" w:cs="Segoe UI"/>
          <w:sz w:val="21"/>
          <w:szCs w:val="21"/>
        </w:rPr>
      </w:pPr>
      <w:r w:rsidRPr="00982EBE">
        <w:rPr>
          <w:rFonts w:eastAsia="Times New Roman" w:cs="Segoe UI"/>
          <w:sz w:val="21"/>
          <w:szCs w:val="21"/>
        </w:rPr>
        <w:t xml:space="preserve">Employee wages and benefits – ₦161.48 billion </w:t>
      </w:r>
    </w:p>
    <w:p w14:paraId="774F776D" w14:textId="19B217B1" w:rsidR="00000054" w:rsidRPr="00982EBE" w:rsidRDefault="00000054" w:rsidP="00D159C9">
      <w:pPr>
        <w:pStyle w:val="ListParagraph"/>
        <w:numPr>
          <w:ilvl w:val="0"/>
          <w:numId w:val="17"/>
        </w:numPr>
        <w:spacing w:after="0" w:line="300" w:lineRule="atLeast"/>
        <w:rPr>
          <w:rFonts w:eastAsia="Times New Roman" w:cs="Segoe UI"/>
          <w:color w:val="FF0000"/>
          <w:sz w:val="21"/>
          <w:szCs w:val="21"/>
        </w:rPr>
      </w:pPr>
      <w:r w:rsidRPr="00982EBE">
        <w:rPr>
          <w:rFonts w:eastAsia="Times New Roman" w:cs="Segoe UI"/>
          <w:color w:val="FF0000"/>
          <w:sz w:val="21"/>
          <w:szCs w:val="21"/>
        </w:rPr>
        <w:t xml:space="preserve">Others – ₦9.69 billion </w:t>
      </w:r>
    </w:p>
    <w:p w14:paraId="3EA59898" w14:textId="0029FFE7" w:rsidR="00000054" w:rsidRPr="00982EBE" w:rsidRDefault="00000054" w:rsidP="00D159C9">
      <w:pPr>
        <w:pStyle w:val="ListParagraph"/>
        <w:numPr>
          <w:ilvl w:val="0"/>
          <w:numId w:val="17"/>
        </w:numPr>
        <w:spacing w:after="0" w:line="300" w:lineRule="atLeast"/>
        <w:rPr>
          <w:rFonts w:eastAsia="Times New Roman" w:cs="Segoe UI"/>
          <w:sz w:val="21"/>
          <w:szCs w:val="21"/>
        </w:rPr>
      </w:pPr>
      <w:r w:rsidRPr="00982EBE">
        <w:rPr>
          <w:rFonts w:eastAsia="Times New Roman" w:cs="Segoe UI"/>
          <w:sz w:val="21"/>
          <w:szCs w:val="21"/>
        </w:rPr>
        <w:lastRenderedPageBreak/>
        <w:t>Payment to Government – ₦</w:t>
      </w:r>
      <w:r w:rsidR="006931D4">
        <w:rPr>
          <w:rFonts w:eastAsia="Times New Roman" w:cs="Segoe UI"/>
          <w:sz w:val="21"/>
          <w:szCs w:val="21"/>
        </w:rPr>
        <w:t>8.69</w:t>
      </w:r>
      <w:r w:rsidRPr="00982EBE">
        <w:rPr>
          <w:rFonts w:eastAsia="Times New Roman" w:cs="Segoe UI"/>
          <w:sz w:val="21"/>
          <w:szCs w:val="21"/>
        </w:rPr>
        <w:t xml:space="preserve"> billion</w:t>
      </w:r>
    </w:p>
    <w:p w14:paraId="62B739E8" w14:textId="3054D3DE" w:rsidR="00FD1757" w:rsidRPr="003C7C93" w:rsidRDefault="00FD1757" w:rsidP="008A3097">
      <w:pPr>
        <w:ind w:left="360"/>
        <w:rPr>
          <w:rFonts w:cs="Open Sans"/>
          <w:color w:val="FF0000"/>
        </w:rPr>
      </w:pPr>
    </w:p>
    <w:p w14:paraId="36A89C1C" w14:textId="77777777" w:rsidR="005D0882" w:rsidRPr="003C7C93" w:rsidRDefault="005D0882" w:rsidP="008A3097">
      <w:pPr>
        <w:ind w:left="360"/>
        <w:rPr>
          <w:rFonts w:cs="Open Sans"/>
          <w:color w:val="FF0000"/>
        </w:rPr>
      </w:pPr>
      <w:commentRangeStart w:id="126"/>
      <w:commentRangeStart w:id="127"/>
    </w:p>
    <w:tbl>
      <w:tblPr>
        <w:tblpPr w:leftFromText="180" w:rightFromText="180" w:vertAnchor="text" w:horzAnchor="margin" w:tblpXSpec="center" w:tblpY="426"/>
        <w:tblW w:w="11165" w:type="dxa"/>
        <w:jc w:val="center"/>
        <w:tblLayout w:type="fixed"/>
        <w:tblCellMar>
          <w:left w:w="0" w:type="dxa"/>
          <w:right w:w="0" w:type="dxa"/>
        </w:tblCellMar>
        <w:tblLook w:val="04A0" w:firstRow="1" w:lastRow="0" w:firstColumn="1" w:lastColumn="0" w:noHBand="0" w:noVBand="1"/>
      </w:tblPr>
      <w:tblGrid>
        <w:gridCol w:w="496"/>
        <w:gridCol w:w="1172"/>
        <w:gridCol w:w="1275"/>
        <w:gridCol w:w="1418"/>
        <w:gridCol w:w="1276"/>
        <w:gridCol w:w="1417"/>
        <w:gridCol w:w="1418"/>
        <w:gridCol w:w="1559"/>
        <w:gridCol w:w="1134"/>
      </w:tblGrid>
      <w:tr w:rsidR="00564C31" w:rsidRPr="00982EBE" w14:paraId="2F08B4A2" w14:textId="77777777" w:rsidTr="4FB1857C">
        <w:trPr>
          <w:trHeight w:val="315"/>
          <w:jc w:val="center"/>
        </w:trPr>
        <w:tc>
          <w:tcPr>
            <w:tcW w:w="496" w:type="dxa"/>
            <w:tcBorders>
              <w:top w:val="single" w:sz="8" w:space="0" w:color="auto"/>
              <w:left w:val="single" w:sz="8" w:space="0" w:color="auto"/>
              <w:bottom w:val="single" w:sz="8" w:space="0" w:color="auto"/>
              <w:right w:val="nil"/>
            </w:tcBorders>
            <w:noWrap/>
            <w:tcMar>
              <w:top w:w="0" w:type="dxa"/>
              <w:left w:w="108" w:type="dxa"/>
              <w:bottom w:w="0" w:type="dxa"/>
              <w:right w:w="108" w:type="dxa"/>
            </w:tcMar>
            <w:vAlign w:val="center"/>
            <w:hideMark/>
          </w:tcPr>
          <w:p w14:paraId="3979E30F" w14:textId="77777777" w:rsidR="00564C31" w:rsidRPr="003C7C93" w:rsidRDefault="00564C31" w:rsidP="00564C31">
            <w:pPr>
              <w:rPr>
                <w:rFonts w:cs="Open Sans"/>
                <w:b/>
                <w:color w:val="FF0000"/>
              </w:rPr>
            </w:pPr>
            <w:r w:rsidRPr="003C7C93">
              <w:rPr>
                <w:rFonts w:cs="Open Sans"/>
                <w:b/>
                <w:color w:val="FF0000"/>
              </w:rPr>
              <w:t> </w:t>
            </w:r>
          </w:p>
        </w:tc>
        <w:tc>
          <w:tcPr>
            <w:tcW w:w="1172" w:type="dxa"/>
            <w:tcBorders>
              <w:top w:val="single" w:sz="8" w:space="0" w:color="auto"/>
              <w:left w:val="single" w:sz="8" w:space="0" w:color="auto"/>
              <w:bottom w:val="single" w:sz="8" w:space="0" w:color="auto"/>
              <w:right w:val="nil"/>
            </w:tcBorders>
            <w:noWrap/>
            <w:tcMar>
              <w:top w:w="0" w:type="dxa"/>
              <w:left w:w="108" w:type="dxa"/>
              <w:bottom w:w="0" w:type="dxa"/>
              <w:right w:w="108" w:type="dxa"/>
            </w:tcMar>
            <w:vAlign w:val="center"/>
            <w:hideMark/>
          </w:tcPr>
          <w:p w14:paraId="140894DD" w14:textId="77777777" w:rsidR="00564C31" w:rsidRPr="003C7C93" w:rsidRDefault="00564C31" w:rsidP="00564C31">
            <w:pPr>
              <w:rPr>
                <w:rFonts w:cs="Open Sans"/>
                <w:b/>
                <w:color w:val="FF0000"/>
              </w:rPr>
            </w:pPr>
            <w:commentRangeStart w:id="128"/>
            <w:r w:rsidRPr="003C7C93">
              <w:rPr>
                <w:rFonts w:cs="Open Sans"/>
                <w:b/>
                <w:color w:val="FF0000"/>
              </w:rPr>
              <w:t>Year</w:t>
            </w:r>
          </w:p>
        </w:tc>
        <w:tc>
          <w:tcPr>
            <w:tcW w:w="1275" w:type="dxa"/>
            <w:tcBorders>
              <w:top w:val="single" w:sz="8" w:space="0" w:color="auto"/>
              <w:left w:val="single" w:sz="8" w:space="0" w:color="auto"/>
              <w:bottom w:val="single" w:sz="8" w:space="0" w:color="auto"/>
              <w:right w:val="single" w:sz="8" w:space="0" w:color="auto"/>
            </w:tcBorders>
            <w:shd w:val="clear" w:color="auto" w:fill="808080" w:themeFill="background1" w:themeFillShade="80"/>
          </w:tcPr>
          <w:p w14:paraId="284390AB" w14:textId="03EDAB84" w:rsidR="00564C31" w:rsidRPr="003C7C93" w:rsidRDefault="00564C31" w:rsidP="00564C31">
            <w:pPr>
              <w:rPr>
                <w:rFonts w:cs="Open Sans"/>
                <w:b/>
                <w:color w:val="FF0000"/>
              </w:rPr>
            </w:pPr>
            <w:r w:rsidRPr="004E3F3D">
              <w:t xml:space="preserve"> 2025 </w:t>
            </w:r>
          </w:p>
        </w:tc>
        <w:tc>
          <w:tcPr>
            <w:tcW w:w="1418" w:type="dxa"/>
            <w:tcBorders>
              <w:top w:val="single" w:sz="8" w:space="0" w:color="auto"/>
              <w:left w:val="single" w:sz="8" w:space="0" w:color="auto"/>
              <w:bottom w:val="single" w:sz="8" w:space="0" w:color="auto"/>
              <w:right w:val="single" w:sz="8" w:space="0" w:color="auto"/>
            </w:tcBorders>
            <w:shd w:val="clear" w:color="auto" w:fill="808080" w:themeFill="background1" w:themeFillShade="80"/>
          </w:tcPr>
          <w:p w14:paraId="4311B44E" w14:textId="67AD7AA9" w:rsidR="00564C31" w:rsidRPr="003C7C93" w:rsidRDefault="00564C31" w:rsidP="00564C31">
            <w:pPr>
              <w:rPr>
                <w:rFonts w:cs="Open Sans"/>
                <w:b/>
                <w:color w:val="FF0000"/>
              </w:rPr>
            </w:pPr>
            <w:r w:rsidRPr="004E3F3D">
              <w:t xml:space="preserve"> 2024 </w:t>
            </w:r>
          </w:p>
        </w:tc>
        <w:tc>
          <w:tcPr>
            <w:tcW w:w="1276" w:type="dxa"/>
            <w:tcBorders>
              <w:top w:val="single" w:sz="8" w:space="0" w:color="auto"/>
              <w:left w:val="single" w:sz="8" w:space="0" w:color="auto"/>
              <w:bottom w:val="single" w:sz="8" w:space="0" w:color="auto"/>
              <w:right w:val="single" w:sz="8" w:space="0" w:color="auto"/>
            </w:tcBorders>
            <w:shd w:val="clear" w:color="auto" w:fill="808080" w:themeFill="background1" w:themeFillShade="80"/>
          </w:tcPr>
          <w:p w14:paraId="193EF96B" w14:textId="256FB55F" w:rsidR="00564C31" w:rsidRPr="003C7C93" w:rsidRDefault="00564C31" w:rsidP="00564C31">
            <w:pPr>
              <w:rPr>
                <w:rFonts w:cs="Open Sans"/>
                <w:b/>
                <w:color w:val="FF0000"/>
              </w:rPr>
            </w:pPr>
            <w:r w:rsidRPr="004E3F3D">
              <w:t xml:space="preserve"> 2023 </w:t>
            </w:r>
          </w:p>
        </w:tc>
        <w:tc>
          <w:tcPr>
            <w:tcW w:w="1417" w:type="dxa"/>
            <w:tcBorders>
              <w:top w:val="single" w:sz="8" w:space="0" w:color="auto"/>
              <w:left w:val="single" w:sz="8" w:space="0" w:color="auto"/>
              <w:bottom w:val="single" w:sz="8" w:space="0" w:color="auto"/>
              <w:right w:val="single" w:sz="8" w:space="0" w:color="auto"/>
            </w:tcBorders>
            <w:shd w:val="clear" w:color="auto" w:fill="808080" w:themeFill="background1" w:themeFillShade="80"/>
          </w:tcPr>
          <w:p w14:paraId="1FF3329F" w14:textId="60801565" w:rsidR="00564C31" w:rsidRPr="003C7C93" w:rsidRDefault="00564C31" w:rsidP="00564C31">
            <w:pPr>
              <w:rPr>
                <w:rFonts w:cs="Open Sans"/>
                <w:b/>
                <w:color w:val="FF0000"/>
              </w:rPr>
            </w:pPr>
            <w:r w:rsidRPr="004E3F3D">
              <w:t xml:space="preserve"> 2022 </w:t>
            </w:r>
          </w:p>
        </w:tc>
        <w:tc>
          <w:tcPr>
            <w:tcW w:w="1418" w:type="dxa"/>
            <w:tcBorders>
              <w:top w:val="single" w:sz="8" w:space="0" w:color="auto"/>
              <w:left w:val="single" w:sz="8" w:space="0" w:color="auto"/>
              <w:bottom w:val="single" w:sz="8" w:space="0" w:color="auto"/>
              <w:right w:val="single" w:sz="8" w:space="0" w:color="auto"/>
            </w:tcBorders>
            <w:shd w:val="clear" w:color="auto" w:fill="808080" w:themeFill="background1" w:themeFillShade="80"/>
            <w:tcMar>
              <w:top w:w="0" w:type="dxa"/>
              <w:left w:w="108" w:type="dxa"/>
              <w:bottom w:w="0" w:type="dxa"/>
              <w:right w:w="108" w:type="dxa"/>
            </w:tcMar>
            <w:hideMark/>
          </w:tcPr>
          <w:p w14:paraId="4FE9D2CE" w14:textId="1AA59D81" w:rsidR="00564C31" w:rsidRPr="003C7C93" w:rsidRDefault="00564C31" w:rsidP="00564C31">
            <w:pPr>
              <w:rPr>
                <w:rFonts w:cs="Open Sans"/>
                <w:b/>
                <w:color w:val="FF0000"/>
              </w:rPr>
            </w:pPr>
            <w:r w:rsidRPr="004E3F3D">
              <w:t xml:space="preserve"> 2021 </w:t>
            </w:r>
          </w:p>
        </w:tc>
        <w:tc>
          <w:tcPr>
            <w:tcW w:w="1559" w:type="dxa"/>
            <w:tcBorders>
              <w:top w:val="single" w:sz="8" w:space="0" w:color="auto"/>
              <w:left w:val="nil"/>
              <w:bottom w:val="single" w:sz="8" w:space="0" w:color="auto"/>
              <w:right w:val="single" w:sz="8" w:space="0" w:color="auto"/>
            </w:tcBorders>
            <w:shd w:val="clear" w:color="auto" w:fill="808080" w:themeFill="background1" w:themeFillShade="80"/>
            <w:tcMar>
              <w:top w:w="0" w:type="dxa"/>
              <w:left w:w="108" w:type="dxa"/>
              <w:bottom w:w="0" w:type="dxa"/>
              <w:right w:w="108" w:type="dxa"/>
            </w:tcMar>
            <w:vAlign w:val="center"/>
            <w:hideMark/>
          </w:tcPr>
          <w:p w14:paraId="584908E5" w14:textId="77777777" w:rsidR="00564C31" w:rsidRPr="003C7C93" w:rsidRDefault="00564C31" w:rsidP="00564C31">
            <w:pPr>
              <w:rPr>
                <w:rFonts w:cs="Open Sans"/>
                <w:b/>
                <w:color w:val="FF0000"/>
              </w:rPr>
            </w:pPr>
            <w:r w:rsidRPr="003C7C93">
              <w:rPr>
                <w:rFonts w:cs="Open Sans"/>
                <w:b/>
                <w:color w:val="FF0000"/>
              </w:rPr>
              <w:t> </w:t>
            </w:r>
          </w:p>
        </w:tc>
        <w:tc>
          <w:tcPr>
            <w:tcW w:w="1134" w:type="dxa"/>
            <w:tcBorders>
              <w:top w:val="single" w:sz="8" w:space="0" w:color="auto"/>
              <w:left w:val="nil"/>
              <w:bottom w:val="single" w:sz="8" w:space="0" w:color="auto"/>
              <w:right w:val="single" w:sz="8" w:space="0" w:color="auto"/>
            </w:tcBorders>
            <w:shd w:val="clear" w:color="auto" w:fill="808080" w:themeFill="background1" w:themeFillShade="80"/>
            <w:hideMark/>
          </w:tcPr>
          <w:p w14:paraId="04E70DCA" w14:textId="77777777" w:rsidR="00564C31" w:rsidRPr="003C7C93" w:rsidRDefault="00564C31" w:rsidP="00564C31">
            <w:pPr>
              <w:rPr>
                <w:rFonts w:cs="Open Sans"/>
                <w:b/>
                <w:color w:val="FF0000"/>
              </w:rPr>
            </w:pPr>
            <w:r w:rsidRPr="003C7C93">
              <w:rPr>
                <w:rFonts w:cs="Open Sans"/>
                <w:b/>
                <w:color w:val="FF0000"/>
              </w:rPr>
              <w:t>Remark</w:t>
            </w:r>
            <w:commentRangeEnd w:id="128"/>
            <w:r w:rsidRPr="003C7C93">
              <w:rPr>
                <w:rStyle w:val="CommentReference"/>
                <w:rFonts w:cs="Open Sans"/>
                <w:b/>
                <w:color w:val="FF0000"/>
                <w:sz w:val="24"/>
                <w:szCs w:val="22"/>
              </w:rPr>
              <w:commentReference w:id="128"/>
            </w:r>
          </w:p>
        </w:tc>
      </w:tr>
      <w:tr w:rsidR="00490532" w:rsidRPr="00982EBE" w14:paraId="17FFCF09" w14:textId="77777777" w:rsidTr="4FB1857C">
        <w:trPr>
          <w:trHeight w:val="315"/>
          <w:jc w:val="center"/>
        </w:trPr>
        <w:tc>
          <w:tcPr>
            <w:tcW w:w="496" w:type="dxa"/>
            <w:tcBorders>
              <w:top w:val="nil"/>
              <w:left w:val="single" w:sz="8" w:space="0" w:color="auto"/>
              <w:bottom w:val="single" w:sz="8" w:space="0" w:color="auto"/>
              <w:right w:val="nil"/>
            </w:tcBorders>
            <w:shd w:val="clear" w:color="auto" w:fill="B5E6A2"/>
            <w:noWrap/>
            <w:tcMar>
              <w:top w:w="0" w:type="dxa"/>
              <w:left w:w="108" w:type="dxa"/>
              <w:bottom w:w="0" w:type="dxa"/>
              <w:right w:w="108" w:type="dxa"/>
            </w:tcMar>
            <w:vAlign w:val="center"/>
            <w:hideMark/>
          </w:tcPr>
          <w:p w14:paraId="7C0671CE" w14:textId="77777777" w:rsidR="00FD1757" w:rsidRPr="003C7C93" w:rsidRDefault="00FD1757" w:rsidP="008A3097">
            <w:pPr>
              <w:rPr>
                <w:rFonts w:cs="Open Sans"/>
                <w:color w:val="FF0000"/>
              </w:rPr>
            </w:pPr>
            <w:r w:rsidRPr="003C7C93">
              <w:rPr>
                <w:rFonts w:cs="Open Sans"/>
                <w:color w:val="FF0000"/>
              </w:rPr>
              <w:t>SN</w:t>
            </w:r>
          </w:p>
        </w:tc>
        <w:tc>
          <w:tcPr>
            <w:tcW w:w="1172" w:type="dxa"/>
            <w:tcBorders>
              <w:top w:val="nil"/>
              <w:left w:val="single" w:sz="8" w:space="0" w:color="auto"/>
              <w:bottom w:val="single" w:sz="8" w:space="0" w:color="auto"/>
              <w:right w:val="nil"/>
            </w:tcBorders>
            <w:shd w:val="clear" w:color="auto" w:fill="B5E6A2"/>
            <w:noWrap/>
            <w:tcMar>
              <w:top w:w="0" w:type="dxa"/>
              <w:left w:w="108" w:type="dxa"/>
              <w:bottom w:w="0" w:type="dxa"/>
              <w:right w:w="108" w:type="dxa"/>
            </w:tcMar>
            <w:vAlign w:val="center"/>
            <w:hideMark/>
          </w:tcPr>
          <w:p w14:paraId="1E48EC91" w14:textId="77777777" w:rsidR="00FD1757" w:rsidRPr="003C7C93" w:rsidRDefault="00FD1757" w:rsidP="008A3097">
            <w:pPr>
              <w:rPr>
                <w:rFonts w:cs="Open Sans"/>
                <w:color w:val="FF0000"/>
              </w:rPr>
            </w:pPr>
            <w:r w:rsidRPr="003C7C93">
              <w:rPr>
                <w:rFonts w:cs="Open Sans"/>
                <w:color w:val="FF0000"/>
              </w:rPr>
              <w:t>Item</w:t>
            </w:r>
          </w:p>
        </w:tc>
        <w:tc>
          <w:tcPr>
            <w:tcW w:w="1275" w:type="dxa"/>
            <w:tcBorders>
              <w:top w:val="nil"/>
              <w:left w:val="single" w:sz="8" w:space="0" w:color="auto"/>
              <w:bottom w:val="single" w:sz="8" w:space="0" w:color="auto"/>
              <w:right w:val="single" w:sz="8" w:space="0" w:color="auto"/>
            </w:tcBorders>
            <w:shd w:val="clear" w:color="auto" w:fill="B5E6A2"/>
          </w:tcPr>
          <w:p w14:paraId="6EA82C8C" w14:textId="77777777" w:rsidR="00FD1757" w:rsidRPr="003C7C93" w:rsidRDefault="00FD1757" w:rsidP="008A3097">
            <w:pPr>
              <w:rPr>
                <w:rFonts w:cs="Open Sans"/>
                <w:color w:val="FF0000"/>
              </w:rPr>
            </w:pPr>
            <w:r w:rsidRPr="003C7C93">
              <w:rPr>
                <w:rFonts w:cs="Arial"/>
                <w:color w:val="FF0000"/>
              </w:rPr>
              <w:t>₦</w:t>
            </w:r>
            <w:r w:rsidRPr="003C7C93">
              <w:rPr>
                <w:rFonts w:cs="Open Sans"/>
                <w:color w:val="FF0000"/>
              </w:rPr>
              <w:t>'000</w:t>
            </w:r>
          </w:p>
        </w:tc>
        <w:tc>
          <w:tcPr>
            <w:tcW w:w="1418" w:type="dxa"/>
            <w:tcBorders>
              <w:top w:val="nil"/>
              <w:left w:val="single" w:sz="8" w:space="0" w:color="auto"/>
              <w:bottom w:val="single" w:sz="8" w:space="0" w:color="auto"/>
              <w:right w:val="single" w:sz="8" w:space="0" w:color="auto"/>
            </w:tcBorders>
            <w:shd w:val="clear" w:color="auto" w:fill="B5E6A2"/>
          </w:tcPr>
          <w:p w14:paraId="44C1E7B4" w14:textId="77777777" w:rsidR="00FD1757" w:rsidRPr="003C7C93" w:rsidRDefault="00FD1757" w:rsidP="008A3097">
            <w:pPr>
              <w:rPr>
                <w:rFonts w:cs="Open Sans"/>
                <w:color w:val="FF0000"/>
              </w:rPr>
            </w:pPr>
            <w:r w:rsidRPr="003C7C93">
              <w:rPr>
                <w:rFonts w:cs="Arial"/>
                <w:color w:val="FF0000"/>
              </w:rPr>
              <w:t>₦</w:t>
            </w:r>
            <w:r w:rsidRPr="003C7C93">
              <w:rPr>
                <w:rFonts w:cs="Open Sans"/>
                <w:color w:val="FF0000"/>
              </w:rPr>
              <w:t>'000</w:t>
            </w:r>
          </w:p>
        </w:tc>
        <w:tc>
          <w:tcPr>
            <w:tcW w:w="1276" w:type="dxa"/>
            <w:tcBorders>
              <w:top w:val="nil"/>
              <w:left w:val="single" w:sz="8" w:space="0" w:color="auto"/>
              <w:bottom w:val="single" w:sz="8" w:space="0" w:color="auto"/>
              <w:right w:val="single" w:sz="8" w:space="0" w:color="auto"/>
            </w:tcBorders>
            <w:shd w:val="clear" w:color="auto" w:fill="B5E6A2"/>
          </w:tcPr>
          <w:p w14:paraId="5DE2AD25" w14:textId="77777777" w:rsidR="00FD1757" w:rsidRPr="003C7C93" w:rsidRDefault="00FD1757" w:rsidP="008A3097">
            <w:pPr>
              <w:rPr>
                <w:rFonts w:cs="Open Sans"/>
                <w:color w:val="FF0000"/>
              </w:rPr>
            </w:pPr>
            <w:r w:rsidRPr="003C7C93">
              <w:rPr>
                <w:rFonts w:cs="Arial"/>
                <w:color w:val="FF0000"/>
              </w:rPr>
              <w:t>₦</w:t>
            </w:r>
            <w:r w:rsidRPr="003C7C93">
              <w:rPr>
                <w:rFonts w:cs="Open Sans"/>
                <w:color w:val="FF0000"/>
              </w:rPr>
              <w:t>'000</w:t>
            </w:r>
          </w:p>
        </w:tc>
        <w:tc>
          <w:tcPr>
            <w:tcW w:w="1417" w:type="dxa"/>
            <w:tcBorders>
              <w:top w:val="nil"/>
              <w:left w:val="single" w:sz="8" w:space="0" w:color="auto"/>
              <w:bottom w:val="single" w:sz="8" w:space="0" w:color="auto"/>
              <w:right w:val="single" w:sz="8" w:space="0" w:color="auto"/>
            </w:tcBorders>
            <w:shd w:val="clear" w:color="auto" w:fill="B5E6A2"/>
          </w:tcPr>
          <w:p w14:paraId="5C194C97" w14:textId="77777777" w:rsidR="00FD1757" w:rsidRPr="003C7C93" w:rsidRDefault="00FD1757" w:rsidP="008A3097">
            <w:pPr>
              <w:rPr>
                <w:rFonts w:cs="Open Sans"/>
                <w:color w:val="FF0000"/>
              </w:rPr>
            </w:pPr>
            <w:r w:rsidRPr="003C7C93">
              <w:rPr>
                <w:rFonts w:cs="Arial"/>
                <w:color w:val="FF0000"/>
              </w:rPr>
              <w:t>₦</w:t>
            </w:r>
            <w:r w:rsidRPr="003C7C93">
              <w:rPr>
                <w:rFonts w:cs="Open Sans"/>
                <w:color w:val="FF0000"/>
              </w:rPr>
              <w:t xml:space="preserve">'000 </w:t>
            </w:r>
          </w:p>
        </w:tc>
        <w:tc>
          <w:tcPr>
            <w:tcW w:w="1418" w:type="dxa"/>
            <w:tcBorders>
              <w:top w:val="nil"/>
              <w:left w:val="single" w:sz="8" w:space="0" w:color="auto"/>
              <w:bottom w:val="single" w:sz="8" w:space="0" w:color="auto"/>
              <w:right w:val="single" w:sz="8" w:space="0" w:color="auto"/>
            </w:tcBorders>
            <w:shd w:val="clear" w:color="auto" w:fill="B5E6A2"/>
            <w:tcMar>
              <w:top w:w="0" w:type="dxa"/>
              <w:left w:w="108" w:type="dxa"/>
              <w:bottom w:w="0" w:type="dxa"/>
              <w:right w:w="108" w:type="dxa"/>
            </w:tcMar>
            <w:vAlign w:val="center"/>
            <w:hideMark/>
          </w:tcPr>
          <w:p w14:paraId="519C2920" w14:textId="77777777" w:rsidR="00FD1757" w:rsidRPr="003C7C93" w:rsidRDefault="00FD1757" w:rsidP="008A3097">
            <w:pPr>
              <w:rPr>
                <w:rFonts w:cs="Open Sans"/>
                <w:color w:val="FF0000"/>
              </w:rPr>
            </w:pPr>
            <w:r w:rsidRPr="003C7C93">
              <w:rPr>
                <w:rFonts w:cs="Arial"/>
                <w:color w:val="FF0000"/>
              </w:rPr>
              <w:t>₦</w:t>
            </w:r>
            <w:r w:rsidRPr="003C7C93">
              <w:rPr>
                <w:rFonts w:cs="Open Sans"/>
                <w:color w:val="FF0000"/>
              </w:rPr>
              <w:t>'000</w:t>
            </w:r>
          </w:p>
        </w:tc>
        <w:tc>
          <w:tcPr>
            <w:tcW w:w="1559" w:type="dxa"/>
            <w:tcBorders>
              <w:top w:val="nil"/>
              <w:left w:val="nil"/>
              <w:bottom w:val="single" w:sz="8" w:space="0" w:color="auto"/>
              <w:right w:val="single" w:sz="8" w:space="0" w:color="auto"/>
            </w:tcBorders>
            <w:shd w:val="clear" w:color="auto" w:fill="B5E6A2"/>
            <w:tcMar>
              <w:top w:w="0" w:type="dxa"/>
              <w:left w:w="108" w:type="dxa"/>
              <w:bottom w:w="0" w:type="dxa"/>
              <w:right w:w="108" w:type="dxa"/>
            </w:tcMar>
            <w:vAlign w:val="center"/>
            <w:hideMark/>
          </w:tcPr>
          <w:p w14:paraId="6EE29C85" w14:textId="77777777" w:rsidR="00FD1757" w:rsidRPr="003C7C93" w:rsidRDefault="00FD1757" w:rsidP="008A3097">
            <w:pPr>
              <w:rPr>
                <w:rFonts w:cs="Open Sans"/>
                <w:color w:val="FF0000"/>
              </w:rPr>
            </w:pPr>
            <w:r w:rsidRPr="003C7C93">
              <w:rPr>
                <w:rFonts w:cs="Open Sans"/>
                <w:color w:val="FF0000"/>
              </w:rPr>
              <w:t>Source</w:t>
            </w:r>
          </w:p>
        </w:tc>
        <w:tc>
          <w:tcPr>
            <w:tcW w:w="1134" w:type="dxa"/>
            <w:tcBorders>
              <w:top w:val="nil"/>
              <w:left w:val="nil"/>
              <w:bottom w:val="single" w:sz="8" w:space="0" w:color="auto"/>
              <w:right w:val="single" w:sz="8" w:space="0" w:color="auto"/>
            </w:tcBorders>
            <w:shd w:val="clear" w:color="auto" w:fill="B5E6A2"/>
          </w:tcPr>
          <w:p w14:paraId="069B89BD" w14:textId="77777777" w:rsidR="00FD1757" w:rsidRPr="003C7C93" w:rsidRDefault="00FD1757" w:rsidP="008A3097">
            <w:pPr>
              <w:rPr>
                <w:rFonts w:cs="Open Sans"/>
                <w:color w:val="FF0000"/>
              </w:rPr>
            </w:pPr>
          </w:p>
        </w:tc>
      </w:tr>
      <w:tr w:rsidR="00143EE6" w:rsidRPr="00982EBE" w14:paraId="1A95E984" w14:textId="77777777" w:rsidTr="4FB1857C">
        <w:trPr>
          <w:trHeight w:val="315"/>
          <w:jc w:val="center"/>
        </w:trPr>
        <w:tc>
          <w:tcPr>
            <w:tcW w:w="496" w:type="dxa"/>
            <w:tcBorders>
              <w:top w:val="nil"/>
              <w:left w:val="single" w:sz="8" w:space="0" w:color="auto"/>
              <w:bottom w:val="single" w:sz="8" w:space="0" w:color="auto"/>
              <w:right w:val="nil"/>
            </w:tcBorders>
            <w:noWrap/>
            <w:tcMar>
              <w:top w:w="0" w:type="dxa"/>
              <w:left w:w="108" w:type="dxa"/>
              <w:bottom w:w="0" w:type="dxa"/>
              <w:right w:w="108" w:type="dxa"/>
            </w:tcMar>
            <w:vAlign w:val="center"/>
            <w:hideMark/>
          </w:tcPr>
          <w:p w14:paraId="4BB648A9" w14:textId="77777777" w:rsidR="00143EE6" w:rsidRPr="003C7C93" w:rsidRDefault="00143EE6" w:rsidP="00143EE6">
            <w:pPr>
              <w:rPr>
                <w:rFonts w:cs="Open Sans"/>
                <w:color w:val="FF0000"/>
              </w:rPr>
            </w:pPr>
            <w:r w:rsidRPr="003C7C93">
              <w:rPr>
                <w:rFonts w:cs="Open Sans"/>
                <w:color w:val="FF0000"/>
              </w:rPr>
              <w:t>1</w:t>
            </w:r>
          </w:p>
        </w:tc>
        <w:tc>
          <w:tcPr>
            <w:tcW w:w="1172" w:type="dxa"/>
            <w:tcBorders>
              <w:top w:val="nil"/>
              <w:left w:val="single" w:sz="8" w:space="0" w:color="auto"/>
              <w:bottom w:val="single" w:sz="8" w:space="0" w:color="auto"/>
              <w:right w:val="nil"/>
            </w:tcBorders>
            <w:noWrap/>
            <w:tcMar>
              <w:top w:w="0" w:type="dxa"/>
              <w:left w:w="108" w:type="dxa"/>
              <w:bottom w:w="0" w:type="dxa"/>
              <w:right w:w="108" w:type="dxa"/>
            </w:tcMar>
            <w:vAlign w:val="center"/>
            <w:hideMark/>
          </w:tcPr>
          <w:p w14:paraId="2B0E64AC" w14:textId="77777777" w:rsidR="00143EE6" w:rsidRPr="003C7C93" w:rsidRDefault="00143EE6" w:rsidP="00143EE6">
            <w:pPr>
              <w:rPr>
                <w:rFonts w:cs="Open Sans"/>
                <w:color w:val="FF0000"/>
              </w:rPr>
            </w:pPr>
            <w:r w:rsidRPr="003C7C93">
              <w:rPr>
                <w:rFonts w:cs="Open Sans"/>
                <w:color w:val="FF0000"/>
              </w:rPr>
              <w:t>Revenue</w:t>
            </w:r>
          </w:p>
        </w:tc>
        <w:tc>
          <w:tcPr>
            <w:tcW w:w="1275" w:type="dxa"/>
            <w:tcBorders>
              <w:top w:val="nil"/>
              <w:left w:val="single" w:sz="8" w:space="0" w:color="auto"/>
              <w:bottom w:val="single" w:sz="8" w:space="0" w:color="auto"/>
              <w:right w:val="single" w:sz="8" w:space="0" w:color="auto"/>
            </w:tcBorders>
            <w:vAlign w:val="center"/>
          </w:tcPr>
          <w:p w14:paraId="6238D5D3" w14:textId="6E7422F7" w:rsidR="00143EE6" w:rsidRPr="003C7C93" w:rsidRDefault="00143EE6" w:rsidP="00216CAE">
            <w:pPr>
              <w:rPr>
                <w:rFonts w:cs="Open Sans"/>
                <w:color w:val="FF0000"/>
              </w:rPr>
            </w:pPr>
            <w:r w:rsidRPr="00910721">
              <w:t>759,873,096</w:t>
            </w:r>
          </w:p>
        </w:tc>
        <w:tc>
          <w:tcPr>
            <w:tcW w:w="1418" w:type="dxa"/>
            <w:tcBorders>
              <w:top w:val="nil"/>
              <w:left w:val="single" w:sz="8" w:space="0" w:color="auto"/>
              <w:bottom w:val="single" w:sz="8" w:space="0" w:color="auto"/>
              <w:right w:val="single" w:sz="8" w:space="0" w:color="auto"/>
            </w:tcBorders>
            <w:vAlign w:val="center"/>
          </w:tcPr>
          <w:p w14:paraId="396FFA76" w14:textId="395936B6" w:rsidR="00143EE6" w:rsidRPr="003C7C93" w:rsidRDefault="00143EE6" w:rsidP="00216CAE">
            <w:pPr>
              <w:rPr>
                <w:rFonts w:cs="Open Sans"/>
                <w:color w:val="FF0000"/>
              </w:rPr>
            </w:pPr>
            <w:r w:rsidRPr="00910721">
              <w:t>556,705,461</w:t>
            </w:r>
          </w:p>
        </w:tc>
        <w:tc>
          <w:tcPr>
            <w:tcW w:w="1276" w:type="dxa"/>
            <w:tcBorders>
              <w:top w:val="nil"/>
              <w:left w:val="single" w:sz="8" w:space="0" w:color="auto"/>
              <w:bottom w:val="single" w:sz="8" w:space="0" w:color="auto"/>
              <w:right w:val="single" w:sz="8" w:space="0" w:color="auto"/>
            </w:tcBorders>
            <w:vAlign w:val="center"/>
          </w:tcPr>
          <w:p w14:paraId="17E84F8B" w14:textId="1C002967" w:rsidR="00143EE6" w:rsidRPr="003C7C93" w:rsidRDefault="00143EE6" w:rsidP="00216CAE">
            <w:pPr>
              <w:rPr>
                <w:rFonts w:cs="Open Sans"/>
                <w:color w:val="FF0000"/>
              </w:rPr>
            </w:pPr>
            <w:r w:rsidRPr="00910721">
              <w:t>443,439,238</w:t>
            </w:r>
          </w:p>
        </w:tc>
        <w:tc>
          <w:tcPr>
            <w:tcW w:w="1417" w:type="dxa"/>
            <w:tcBorders>
              <w:top w:val="nil"/>
              <w:left w:val="single" w:sz="8" w:space="0" w:color="auto"/>
              <w:bottom w:val="single" w:sz="8" w:space="0" w:color="auto"/>
              <w:right w:val="single" w:sz="8" w:space="0" w:color="auto"/>
            </w:tcBorders>
            <w:vAlign w:val="center"/>
          </w:tcPr>
          <w:p w14:paraId="464056B2" w14:textId="537F665D" w:rsidR="00143EE6" w:rsidRPr="003C7C93" w:rsidRDefault="00143EE6" w:rsidP="00216CAE">
            <w:pPr>
              <w:rPr>
                <w:rFonts w:cs="Open Sans"/>
                <w:color w:val="FF0000"/>
              </w:rPr>
            </w:pPr>
            <w:r w:rsidRPr="00910721">
              <w:t>440,981,640</w:t>
            </w:r>
          </w:p>
        </w:tc>
        <w:tc>
          <w:tcPr>
            <w:tcW w:w="141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D4AC448" w14:textId="23A676D6" w:rsidR="00143EE6" w:rsidRPr="003C7C93" w:rsidRDefault="00143EE6" w:rsidP="00216CAE">
            <w:pPr>
              <w:rPr>
                <w:rFonts w:cs="Open Sans"/>
                <w:color w:val="FF0000"/>
              </w:rPr>
            </w:pPr>
            <w:r w:rsidRPr="00910721">
              <w:t>338,806,800</w:t>
            </w:r>
          </w:p>
        </w:tc>
        <w:tc>
          <w:tcPr>
            <w:tcW w:w="155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858BAED" w14:textId="514F2C4F" w:rsidR="00143EE6" w:rsidRPr="003C7C93" w:rsidRDefault="00143EE6" w:rsidP="00143EE6">
            <w:pPr>
              <w:rPr>
                <w:rFonts w:cs="Open Sans"/>
                <w:color w:val="FF0000"/>
              </w:rPr>
            </w:pPr>
            <w:commentRangeStart w:id="129"/>
            <w:commentRangeStart w:id="130"/>
            <w:r w:rsidRPr="00982EBE">
              <w:rPr>
                <w:rFonts w:cs="Open Sans"/>
                <w:color w:val="FF0000"/>
              </w:rPr>
              <w:t xml:space="preserve"> </w:t>
            </w:r>
            <w:r>
              <w:rPr>
                <w:rFonts w:cs="Open Sans"/>
                <w:color w:val="FF0000"/>
              </w:rPr>
              <w:t>AFS</w:t>
            </w:r>
            <w:r w:rsidRPr="003C7C93">
              <w:rPr>
                <w:rFonts w:cs="Open Sans"/>
                <w:color w:val="FF0000"/>
              </w:rPr>
              <w:t xml:space="preserve"> 2025 pg </w:t>
            </w:r>
            <w:r>
              <w:rPr>
                <w:rFonts w:cs="Open Sans"/>
                <w:color w:val="FF0000"/>
              </w:rPr>
              <w:t>25</w:t>
            </w:r>
          </w:p>
        </w:tc>
        <w:tc>
          <w:tcPr>
            <w:tcW w:w="1134" w:type="dxa"/>
            <w:tcBorders>
              <w:top w:val="nil"/>
              <w:left w:val="nil"/>
              <w:bottom w:val="single" w:sz="8" w:space="0" w:color="auto"/>
              <w:right w:val="single" w:sz="8" w:space="0" w:color="auto"/>
            </w:tcBorders>
            <w:hideMark/>
          </w:tcPr>
          <w:p w14:paraId="6F07D57C" w14:textId="77777777" w:rsidR="00143EE6" w:rsidRPr="003C7C93" w:rsidRDefault="00143EE6" w:rsidP="00143EE6">
            <w:pPr>
              <w:rPr>
                <w:rFonts w:cs="Open Sans"/>
                <w:color w:val="FF0000"/>
              </w:rPr>
            </w:pPr>
            <w:r w:rsidRPr="003C7C93">
              <w:rPr>
                <w:rFonts w:cs="Open Sans"/>
                <w:color w:val="FF0000"/>
              </w:rPr>
              <w:t>Group Figures</w:t>
            </w:r>
            <w:commentRangeEnd w:id="129"/>
            <w:r w:rsidRPr="003C7C93">
              <w:rPr>
                <w:rStyle w:val="CommentReference"/>
                <w:rFonts w:cs="Open Sans"/>
                <w:color w:val="FF0000"/>
                <w:sz w:val="24"/>
                <w:szCs w:val="22"/>
              </w:rPr>
              <w:commentReference w:id="129"/>
            </w:r>
            <w:commentRangeEnd w:id="130"/>
            <w:r w:rsidRPr="003C7C93">
              <w:rPr>
                <w:rStyle w:val="CommentReference"/>
                <w:rFonts w:cs="Open Sans"/>
                <w:color w:val="FF0000"/>
                <w:sz w:val="24"/>
                <w:szCs w:val="22"/>
              </w:rPr>
              <w:commentReference w:id="130"/>
            </w:r>
          </w:p>
        </w:tc>
      </w:tr>
      <w:tr w:rsidR="00143EE6" w:rsidRPr="00982EBE" w14:paraId="2EA6BC85" w14:textId="77777777" w:rsidTr="4FB1857C">
        <w:trPr>
          <w:trHeight w:val="315"/>
          <w:jc w:val="center"/>
        </w:trPr>
        <w:tc>
          <w:tcPr>
            <w:tcW w:w="496" w:type="dxa"/>
            <w:tcBorders>
              <w:top w:val="nil"/>
              <w:left w:val="single" w:sz="8" w:space="0" w:color="auto"/>
              <w:bottom w:val="single" w:sz="8" w:space="0" w:color="auto"/>
              <w:right w:val="nil"/>
            </w:tcBorders>
            <w:noWrap/>
            <w:tcMar>
              <w:top w:w="0" w:type="dxa"/>
              <w:left w:w="108" w:type="dxa"/>
              <w:bottom w:w="0" w:type="dxa"/>
              <w:right w:w="108" w:type="dxa"/>
            </w:tcMar>
            <w:vAlign w:val="center"/>
            <w:hideMark/>
          </w:tcPr>
          <w:p w14:paraId="042C1CFC" w14:textId="77777777" w:rsidR="00143EE6" w:rsidRPr="003C7C93" w:rsidRDefault="00143EE6" w:rsidP="00143EE6">
            <w:pPr>
              <w:rPr>
                <w:rFonts w:cs="Open Sans"/>
                <w:color w:val="FF0000"/>
              </w:rPr>
            </w:pPr>
            <w:r w:rsidRPr="003C7C93">
              <w:rPr>
                <w:rFonts w:cs="Open Sans"/>
                <w:color w:val="FF0000"/>
              </w:rPr>
              <w:t>2</w:t>
            </w:r>
          </w:p>
        </w:tc>
        <w:tc>
          <w:tcPr>
            <w:tcW w:w="1172" w:type="dxa"/>
            <w:tcBorders>
              <w:top w:val="nil"/>
              <w:left w:val="single" w:sz="8" w:space="0" w:color="auto"/>
              <w:bottom w:val="single" w:sz="8" w:space="0" w:color="auto"/>
              <w:right w:val="nil"/>
            </w:tcBorders>
            <w:noWrap/>
            <w:tcMar>
              <w:top w:w="0" w:type="dxa"/>
              <w:left w:w="108" w:type="dxa"/>
              <w:bottom w:w="0" w:type="dxa"/>
              <w:right w:w="108" w:type="dxa"/>
            </w:tcMar>
            <w:vAlign w:val="center"/>
            <w:hideMark/>
          </w:tcPr>
          <w:p w14:paraId="2B60B395" w14:textId="77777777" w:rsidR="00143EE6" w:rsidRPr="003C7C93" w:rsidRDefault="00143EE6" w:rsidP="00143EE6">
            <w:pPr>
              <w:rPr>
                <w:rFonts w:cs="Open Sans"/>
                <w:color w:val="FF0000"/>
              </w:rPr>
            </w:pPr>
            <w:r w:rsidRPr="003C7C93">
              <w:rPr>
                <w:rFonts w:cs="Open Sans"/>
                <w:color w:val="FF0000"/>
              </w:rPr>
              <w:t>Other Income</w:t>
            </w:r>
          </w:p>
        </w:tc>
        <w:tc>
          <w:tcPr>
            <w:tcW w:w="1275" w:type="dxa"/>
            <w:tcBorders>
              <w:top w:val="nil"/>
              <w:left w:val="single" w:sz="8" w:space="0" w:color="auto"/>
              <w:bottom w:val="single" w:sz="8" w:space="0" w:color="auto"/>
              <w:right w:val="single" w:sz="8" w:space="0" w:color="auto"/>
            </w:tcBorders>
            <w:vAlign w:val="center"/>
          </w:tcPr>
          <w:p w14:paraId="37D63245" w14:textId="0E2D9896" w:rsidR="00143EE6" w:rsidRPr="003C7C93" w:rsidRDefault="00143EE6" w:rsidP="00216CAE">
            <w:pPr>
              <w:rPr>
                <w:rFonts w:cs="Open Sans"/>
                <w:color w:val="FF0000"/>
              </w:rPr>
            </w:pPr>
            <w:r w:rsidRPr="00910721">
              <w:t>61,803,768</w:t>
            </w:r>
          </w:p>
        </w:tc>
        <w:tc>
          <w:tcPr>
            <w:tcW w:w="1418" w:type="dxa"/>
            <w:tcBorders>
              <w:top w:val="nil"/>
              <w:left w:val="single" w:sz="8" w:space="0" w:color="auto"/>
              <w:bottom w:val="single" w:sz="8" w:space="0" w:color="auto"/>
              <w:right w:val="single" w:sz="8" w:space="0" w:color="auto"/>
            </w:tcBorders>
            <w:vAlign w:val="center"/>
          </w:tcPr>
          <w:p w14:paraId="2F53646C" w14:textId="62C2ABBB" w:rsidR="00143EE6" w:rsidRPr="003C7C93" w:rsidRDefault="00143EE6" w:rsidP="00216CAE">
            <w:pPr>
              <w:rPr>
                <w:rFonts w:cs="Open Sans"/>
                <w:color w:val="FF0000"/>
              </w:rPr>
            </w:pPr>
            <w:r w:rsidRPr="00910721">
              <w:t>46,769,627</w:t>
            </w:r>
          </w:p>
        </w:tc>
        <w:tc>
          <w:tcPr>
            <w:tcW w:w="1276" w:type="dxa"/>
            <w:tcBorders>
              <w:top w:val="nil"/>
              <w:left w:val="single" w:sz="8" w:space="0" w:color="auto"/>
              <w:bottom w:val="single" w:sz="8" w:space="0" w:color="auto"/>
              <w:right w:val="single" w:sz="8" w:space="0" w:color="auto"/>
            </w:tcBorders>
            <w:vAlign w:val="center"/>
          </w:tcPr>
          <w:p w14:paraId="2D405788" w14:textId="62F27B10" w:rsidR="00143EE6" w:rsidRPr="003C7C93" w:rsidRDefault="00143EE6" w:rsidP="00216CAE">
            <w:pPr>
              <w:rPr>
                <w:rFonts w:cs="Open Sans"/>
                <w:color w:val="FF0000"/>
              </w:rPr>
            </w:pPr>
            <w:r w:rsidRPr="00910721">
              <w:t>16,559,408</w:t>
            </w:r>
          </w:p>
        </w:tc>
        <w:tc>
          <w:tcPr>
            <w:tcW w:w="1417" w:type="dxa"/>
            <w:tcBorders>
              <w:top w:val="nil"/>
              <w:left w:val="single" w:sz="8" w:space="0" w:color="auto"/>
              <w:bottom w:val="single" w:sz="8" w:space="0" w:color="auto"/>
              <w:right w:val="single" w:sz="8" w:space="0" w:color="auto"/>
            </w:tcBorders>
            <w:vAlign w:val="center"/>
          </w:tcPr>
          <w:p w14:paraId="186ABD26" w14:textId="326592DA" w:rsidR="00143EE6" w:rsidRPr="003C7C93" w:rsidRDefault="00143EE6" w:rsidP="00216CAE">
            <w:pPr>
              <w:rPr>
                <w:rFonts w:cs="Open Sans"/>
                <w:color w:val="FF0000"/>
              </w:rPr>
            </w:pPr>
            <w:r w:rsidRPr="00910721">
              <w:t>2,753,010</w:t>
            </w:r>
          </w:p>
        </w:tc>
        <w:tc>
          <w:tcPr>
            <w:tcW w:w="141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1E70BE2" w14:textId="366C7A23" w:rsidR="00143EE6" w:rsidRPr="003C7C93" w:rsidRDefault="00143EE6" w:rsidP="00216CAE">
            <w:pPr>
              <w:rPr>
                <w:rFonts w:cs="Open Sans"/>
                <w:color w:val="FF0000"/>
              </w:rPr>
            </w:pPr>
            <w:r w:rsidRPr="00910721">
              <w:t>4,816,330</w:t>
            </w:r>
          </w:p>
        </w:tc>
        <w:tc>
          <w:tcPr>
            <w:tcW w:w="155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7BFB5F8" w14:textId="27087552" w:rsidR="00143EE6" w:rsidRPr="003C7C93" w:rsidRDefault="00143EE6" w:rsidP="00143EE6">
            <w:pPr>
              <w:rPr>
                <w:rFonts w:cs="Open Sans"/>
                <w:color w:val="FF0000"/>
              </w:rPr>
            </w:pPr>
            <w:r w:rsidRPr="003C7C93">
              <w:rPr>
                <w:rFonts w:cs="Open Sans"/>
                <w:color w:val="FF0000"/>
              </w:rPr>
              <w:t xml:space="preserve">AFS 2025 pg </w:t>
            </w:r>
            <w:r>
              <w:rPr>
                <w:rFonts w:cs="Open Sans"/>
                <w:color w:val="FF0000"/>
              </w:rPr>
              <w:t>25</w:t>
            </w:r>
          </w:p>
        </w:tc>
        <w:tc>
          <w:tcPr>
            <w:tcW w:w="1134" w:type="dxa"/>
            <w:tcBorders>
              <w:top w:val="nil"/>
              <w:left w:val="nil"/>
              <w:bottom w:val="single" w:sz="8" w:space="0" w:color="auto"/>
              <w:right w:val="single" w:sz="8" w:space="0" w:color="auto"/>
            </w:tcBorders>
            <w:hideMark/>
          </w:tcPr>
          <w:p w14:paraId="00B4AEE8" w14:textId="77777777" w:rsidR="00143EE6" w:rsidRPr="003C7C93" w:rsidRDefault="00143EE6" w:rsidP="00143EE6">
            <w:pPr>
              <w:rPr>
                <w:rFonts w:cs="Open Sans"/>
                <w:color w:val="FF0000"/>
              </w:rPr>
            </w:pPr>
            <w:r w:rsidRPr="003C7C93">
              <w:rPr>
                <w:rFonts w:cs="Open Sans"/>
                <w:color w:val="FF0000"/>
              </w:rPr>
              <w:t>Investment Income + Other Gains &amp; Losses</w:t>
            </w:r>
          </w:p>
        </w:tc>
      </w:tr>
      <w:tr w:rsidR="00143EE6" w:rsidRPr="00982EBE" w14:paraId="6FCF271F" w14:textId="77777777" w:rsidTr="4FB1857C">
        <w:trPr>
          <w:trHeight w:val="315"/>
          <w:jc w:val="center"/>
        </w:trPr>
        <w:tc>
          <w:tcPr>
            <w:tcW w:w="496" w:type="dxa"/>
            <w:tcBorders>
              <w:top w:val="nil"/>
              <w:left w:val="single" w:sz="8" w:space="0" w:color="auto"/>
              <w:bottom w:val="single" w:sz="8" w:space="0" w:color="auto"/>
              <w:right w:val="nil"/>
            </w:tcBorders>
            <w:noWrap/>
            <w:tcMar>
              <w:top w:w="0" w:type="dxa"/>
              <w:left w:w="108" w:type="dxa"/>
              <w:bottom w:w="0" w:type="dxa"/>
              <w:right w:w="108" w:type="dxa"/>
            </w:tcMar>
            <w:vAlign w:val="center"/>
            <w:hideMark/>
          </w:tcPr>
          <w:p w14:paraId="4D9B03AC" w14:textId="77777777" w:rsidR="00143EE6" w:rsidRPr="003C7C93" w:rsidRDefault="00143EE6" w:rsidP="00143EE6">
            <w:pPr>
              <w:rPr>
                <w:rFonts w:cs="Open Sans"/>
                <w:color w:val="FF0000"/>
              </w:rPr>
            </w:pPr>
            <w:r w:rsidRPr="003C7C93">
              <w:rPr>
                <w:rFonts w:cs="Open Sans"/>
                <w:color w:val="FF0000"/>
              </w:rPr>
              <w:t>3</w:t>
            </w:r>
          </w:p>
        </w:tc>
        <w:tc>
          <w:tcPr>
            <w:tcW w:w="1172" w:type="dxa"/>
            <w:tcBorders>
              <w:top w:val="nil"/>
              <w:left w:val="single" w:sz="8" w:space="0" w:color="auto"/>
              <w:bottom w:val="single" w:sz="8" w:space="0" w:color="auto"/>
              <w:right w:val="nil"/>
            </w:tcBorders>
            <w:noWrap/>
            <w:tcMar>
              <w:top w:w="0" w:type="dxa"/>
              <w:left w:w="108" w:type="dxa"/>
              <w:bottom w:w="0" w:type="dxa"/>
              <w:right w:w="108" w:type="dxa"/>
            </w:tcMar>
            <w:vAlign w:val="center"/>
            <w:hideMark/>
          </w:tcPr>
          <w:p w14:paraId="4EE8BC28" w14:textId="77777777" w:rsidR="00143EE6" w:rsidRPr="003C7C93" w:rsidRDefault="00143EE6" w:rsidP="00143EE6">
            <w:pPr>
              <w:rPr>
                <w:rFonts w:cs="Open Sans"/>
                <w:color w:val="FF0000"/>
              </w:rPr>
            </w:pPr>
            <w:r w:rsidRPr="003C7C93">
              <w:rPr>
                <w:rFonts w:cs="Open Sans"/>
                <w:color w:val="FF0000"/>
              </w:rPr>
              <w:t>Direct economic value created</w:t>
            </w:r>
          </w:p>
        </w:tc>
        <w:tc>
          <w:tcPr>
            <w:tcW w:w="1275" w:type="dxa"/>
            <w:tcBorders>
              <w:top w:val="nil"/>
              <w:left w:val="single" w:sz="8" w:space="0" w:color="auto"/>
              <w:bottom w:val="single" w:sz="8" w:space="0" w:color="auto"/>
              <w:right w:val="single" w:sz="8" w:space="0" w:color="auto"/>
            </w:tcBorders>
            <w:vAlign w:val="center"/>
          </w:tcPr>
          <w:p w14:paraId="51872472" w14:textId="7418C292" w:rsidR="00143EE6" w:rsidRPr="003C7C93" w:rsidRDefault="00143EE6" w:rsidP="00216CAE">
            <w:pPr>
              <w:rPr>
                <w:rFonts w:cs="Open Sans"/>
                <w:color w:val="FF0000"/>
              </w:rPr>
            </w:pPr>
            <w:r w:rsidRPr="00910721">
              <w:t>821,676,864</w:t>
            </w:r>
          </w:p>
        </w:tc>
        <w:tc>
          <w:tcPr>
            <w:tcW w:w="1418" w:type="dxa"/>
            <w:tcBorders>
              <w:top w:val="nil"/>
              <w:left w:val="single" w:sz="8" w:space="0" w:color="auto"/>
              <w:bottom w:val="single" w:sz="8" w:space="0" w:color="auto"/>
              <w:right w:val="single" w:sz="8" w:space="0" w:color="auto"/>
            </w:tcBorders>
            <w:vAlign w:val="center"/>
          </w:tcPr>
          <w:p w14:paraId="488E020E" w14:textId="4ECCC28C" w:rsidR="00143EE6" w:rsidRPr="003C7C93" w:rsidRDefault="00143EE6" w:rsidP="00216CAE">
            <w:pPr>
              <w:rPr>
                <w:rFonts w:cs="Open Sans"/>
                <w:color w:val="FF0000"/>
              </w:rPr>
            </w:pPr>
            <w:r w:rsidRPr="00910721">
              <w:t>612,554,497</w:t>
            </w:r>
          </w:p>
        </w:tc>
        <w:tc>
          <w:tcPr>
            <w:tcW w:w="1276" w:type="dxa"/>
            <w:tcBorders>
              <w:top w:val="nil"/>
              <w:left w:val="single" w:sz="8" w:space="0" w:color="auto"/>
              <w:bottom w:val="single" w:sz="8" w:space="0" w:color="auto"/>
              <w:right w:val="single" w:sz="8" w:space="0" w:color="auto"/>
            </w:tcBorders>
            <w:vAlign w:val="center"/>
          </w:tcPr>
          <w:p w14:paraId="0AF1A85C" w14:textId="46D35913" w:rsidR="00143EE6" w:rsidRPr="003C7C93" w:rsidRDefault="00143EE6" w:rsidP="00216CAE">
            <w:pPr>
              <w:rPr>
                <w:rFonts w:cs="Open Sans"/>
                <w:color w:val="FF0000"/>
              </w:rPr>
            </w:pPr>
            <w:r w:rsidRPr="00910721">
              <w:t>459,998,646</w:t>
            </w:r>
          </w:p>
        </w:tc>
        <w:tc>
          <w:tcPr>
            <w:tcW w:w="1417" w:type="dxa"/>
            <w:tcBorders>
              <w:top w:val="nil"/>
              <w:left w:val="single" w:sz="8" w:space="0" w:color="auto"/>
              <w:bottom w:val="single" w:sz="8" w:space="0" w:color="auto"/>
              <w:right w:val="single" w:sz="8" w:space="0" w:color="auto"/>
            </w:tcBorders>
            <w:vAlign w:val="center"/>
          </w:tcPr>
          <w:p w14:paraId="73D479A8" w14:textId="504511D1" w:rsidR="00143EE6" w:rsidRPr="003C7C93" w:rsidRDefault="00143EE6" w:rsidP="00216CAE">
            <w:pPr>
              <w:rPr>
                <w:rFonts w:cs="Open Sans"/>
                <w:color w:val="FF0000"/>
              </w:rPr>
            </w:pPr>
            <w:r w:rsidRPr="00910721">
              <w:t>443,734,650</w:t>
            </w:r>
          </w:p>
        </w:tc>
        <w:tc>
          <w:tcPr>
            <w:tcW w:w="141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94C10A0" w14:textId="3A063865" w:rsidR="00143EE6" w:rsidRPr="003C7C93" w:rsidRDefault="00143EE6" w:rsidP="00216CAE">
            <w:pPr>
              <w:rPr>
                <w:rFonts w:cs="Open Sans"/>
                <w:color w:val="FF0000"/>
              </w:rPr>
            </w:pPr>
            <w:r w:rsidRPr="00910721">
              <w:t>343,623,120</w:t>
            </w:r>
          </w:p>
        </w:tc>
        <w:tc>
          <w:tcPr>
            <w:tcW w:w="155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626A7DC" w14:textId="3469924E" w:rsidR="00143EE6" w:rsidRPr="003C7C93" w:rsidRDefault="00143EE6" w:rsidP="00143EE6">
            <w:pPr>
              <w:rPr>
                <w:rFonts w:cs="Open Sans"/>
                <w:color w:val="FF0000"/>
              </w:rPr>
            </w:pPr>
            <w:r>
              <w:rPr>
                <w:rFonts w:cs="Open Sans"/>
                <w:color w:val="FF0000"/>
              </w:rPr>
              <w:t>AFS 2025</w:t>
            </w:r>
          </w:p>
        </w:tc>
        <w:tc>
          <w:tcPr>
            <w:tcW w:w="1134" w:type="dxa"/>
            <w:tcBorders>
              <w:top w:val="nil"/>
              <w:left w:val="nil"/>
              <w:bottom w:val="single" w:sz="8" w:space="0" w:color="auto"/>
              <w:right w:val="single" w:sz="8" w:space="0" w:color="auto"/>
            </w:tcBorders>
          </w:tcPr>
          <w:p w14:paraId="040285AE" w14:textId="5F728E72" w:rsidR="00143EE6" w:rsidRPr="003C7C93" w:rsidRDefault="00143EE6" w:rsidP="00143EE6">
            <w:pPr>
              <w:rPr>
                <w:rFonts w:cs="Open Sans"/>
                <w:color w:val="FF0000"/>
              </w:rPr>
            </w:pPr>
            <w:r>
              <w:rPr>
                <w:rFonts w:cs="Open Sans"/>
                <w:color w:val="FF0000"/>
              </w:rPr>
              <w:t>Revenue +Other Net gain+Investment Income</w:t>
            </w:r>
          </w:p>
        </w:tc>
      </w:tr>
      <w:tr w:rsidR="00143EE6" w:rsidRPr="00982EBE" w14:paraId="7137C81A" w14:textId="77777777" w:rsidTr="4FB1857C">
        <w:trPr>
          <w:trHeight w:val="315"/>
          <w:jc w:val="center"/>
        </w:trPr>
        <w:tc>
          <w:tcPr>
            <w:tcW w:w="496" w:type="dxa"/>
            <w:tcBorders>
              <w:top w:val="nil"/>
              <w:left w:val="single" w:sz="8" w:space="0" w:color="auto"/>
              <w:bottom w:val="single" w:sz="8" w:space="0" w:color="auto"/>
              <w:right w:val="nil"/>
            </w:tcBorders>
            <w:noWrap/>
            <w:tcMar>
              <w:top w:w="0" w:type="dxa"/>
              <w:left w:w="108" w:type="dxa"/>
              <w:bottom w:w="0" w:type="dxa"/>
              <w:right w:w="108" w:type="dxa"/>
            </w:tcMar>
            <w:vAlign w:val="center"/>
            <w:hideMark/>
          </w:tcPr>
          <w:p w14:paraId="791CB1F7" w14:textId="77777777" w:rsidR="00143EE6" w:rsidRPr="003C7C93" w:rsidRDefault="00143EE6" w:rsidP="00143EE6">
            <w:pPr>
              <w:rPr>
                <w:rFonts w:cs="Open Sans"/>
                <w:color w:val="FF0000"/>
              </w:rPr>
            </w:pPr>
            <w:r w:rsidRPr="003C7C93">
              <w:rPr>
                <w:rFonts w:cs="Open Sans"/>
                <w:color w:val="FF0000"/>
              </w:rPr>
              <w:t>4</w:t>
            </w:r>
          </w:p>
        </w:tc>
        <w:tc>
          <w:tcPr>
            <w:tcW w:w="1172" w:type="dxa"/>
            <w:tcBorders>
              <w:top w:val="nil"/>
              <w:left w:val="single" w:sz="8" w:space="0" w:color="auto"/>
              <w:bottom w:val="single" w:sz="8" w:space="0" w:color="auto"/>
              <w:right w:val="nil"/>
            </w:tcBorders>
            <w:noWrap/>
            <w:tcMar>
              <w:top w:w="0" w:type="dxa"/>
              <w:left w:w="108" w:type="dxa"/>
              <w:bottom w:w="0" w:type="dxa"/>
              <w:right w:w="108" w:type="dxa"/>
            </w:tcMar>
            <w:vAlign w:val="center"/>
            <w:hideMark/>
          </w:tcPr>
          <w:p w14:paraId="5CE44B89" w14:textId="77777777" w:rsidR="00143EE6" w:rsidRPr="003C7C93" w:rsidRDefault="00143EE6" w:rsidP="00143EE6">
            <w:pPr>
              <w:rPr>
                <w:rFonts w:cs="Open Sans"/>
                <w:color w:val="FF0000"/>
              </w:rPr>
            </w:pPr>
            <w:r w:rsidRPr="003C7C93">
              <w:rPr>
                <w:rFonts w:cs="Open Sans"/>
                <w:color w:val="FF0000"/>
              </w:rPr>
              <w:t>Employee wages, salaries, and benefits</w:t>
            </w:r>
          </w:p>
        </w:tc>
        <w:tc>
          <w:tcPr>
            <w:tcW w:w="1275" w:type="dxa"/>
            <w:tcBorders>
              <w:top w:val="nil"/>
              <w:left w:val="single" w:sz="8" w:space="0" w:color="auto"/>
              <w:bottom w:val="single" w:sz="8" w:space="0" w:color="auto"/>
              <w:right w:val="single" w:sz="8" w:space="0" w:color="auto"/>
            </w:tcBorders>
            <w:vAlign w:val="center"/>
          </w:tcPr>
          <w:p w14:paraId="3D32BBE2" w14:textId="5AAE2E22" w:rsidR="00143EE6" w:rsidRPr="003C7C93" w:rsidRDefault="00143EE6" w:rsidP="00216CAE">
            <w:pPr>
              <w:rPr>
                <w:rFonts w:cs="Open Sans"/>
                <w:color w:val="FF0000"/>
              </w:rPr>
            </w:pPr>
          </w:p>
        </w:tc>
        <w:tc>
          <w:tcPr>
            <w:tcW w:w="1418" w:type="dxa"/>
            <w:tcBorders>
              <w:top w:val="nil"/>
              <w:left w:val="single" w:sz="8" w:space="0" w:color="auto"/>
              <w:bottom w:val="single" w:sz="8" w:space="0" w:color="auto"/>
              <w:right w:val="single" w:sz="8" w:space="0" w:color="auto"/>
            </w:tcBorders>
            <w:vAlign w:val="center"/>
          </w:tcPr>
          <w:p w14:paraId="5E5EA344" w14:textId="093B7F1A" w:rsidR="00143EE6" w:rsidRPr="003C7C93" w:rsidRDefault="00143EE6" w:rsidP="00216CAE">
            <w:pPr>
              <w:rPr>
                <w:rFonts w:cs="Open Sans"/>
                <w:color w:val="FF0000"/>
              </w:rPr>
            </w:pPr>
            <w:r w:rsidRPr="00910721">
              <w:t>161,481,340</w:t>
            </w:r>
          </w:p>
        </w:tc>
        <w:tc>
          <w:tcPr>
            <w:tcW w:w="1276" w:type="dxa"/>
            <w:tcBorders>
              <w:top w:val="nil"/>
              <w:left w:val="single" w:sz="8" w:space="0" w:color="auto"/>
              <w:bottom w:val="single" w:sz="8" w:space="0" w:color="auto"/>
              <w:right w:val="single" w:sz="8" w:space="0" w:color="auto"/>
            </w:tcBorders>
            <w:vAlign w:val="center"/>
          </w:tcPr>
          <w:p w14:paraId="6FAA638F" w14:textId="523BB5AF" w:rsidR="00143EE6" w:rsidRPr="003C7C93" w:rsidRDefault="00143EE6" w:rsidP="00216CAE">
            <w:pPr>
              <w:rPr>
                <w:rFonts w:cs="Open Sans"/>
                <w:color w:val="FF0000"/>
              </w:rPr>
            </w:pPr>
            <w:r w:rsidRPr="00910721">
              <w:t>83,067,423</w:t>
            </w:r>
          </w:p>
        </w:tc>
        <w:tc>
          <w:tcPr>
            <w:tcW w:w="1417" w:type="dxa"/>
            <w:tcBorders>
              <w:top w:val="nil"/>
              <w:left w:val="single" w:sz="8" w:space="0" w:color="auto"/>
              <w:bottom w:val="single" w:sz="8" w:space="0" w:color="auto"/>
              <w:right w:val="single" w:sz="8" w:space="0" w:color="auto"/>
            </w:tcBorders>
            <w:vAlign w:val="center"/>
          </w:tcPr>
          <w:p w14:paraId="76BA4873" w14:textId="777FE2B5" w:rsidR="00143EE6" w:rsidRPr="003C7C93" w:rsidRDefault="00143EE6" w:rsidP="00216CAE">
            <w:pPr>
              <w:rPr>
                <w:rFonts w:cs="Open Sans"/>
                <w:color w:val="FF0000"/>
              </w:rPr>
            </w:pPr>
            <w:r w:rsidRPr="00910721">
              <w:t>94,826,610</w:t>
            </w:r>
          </w:p>
        </w:tc>
        <w:tc>
          <w:tcPr>
            <w:tcW w:w="141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37A6C5F" w14:textId="49873368" w:rsidR="00143EE6" w:rsidRPr="003C7C93" w:rsidRDefault="00143EE6" w:rsidP="00216CAE">
            <w:pPr>
              <w:rPr>
                <w:rFonts w:cs="Open Sans"/>
                <w:color w:val="FF0000"/>
              </w:rPr>
            </w:pPr>
            <w:r w:rsidRPr="00910721">
              <w:t>79,606,820</w:t>
            </w:r>
          </w:p>
        </w:tc>
        <w:tc>
          <w:tcPr>
            <w:tcW w:w="155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A9C5772" w14:textId="77777777" w:rsidR="00143EE6" w:rsidRPr="003C7C93" w:rsidRDefault="00143EE6" w:rsidP="00143EE6">
            <w:pPr>
              <w:rPr>
                <w:rFonts w:cs="Open Sans"/>
                <w:color w:val="FF0000"/>
              </w:rPr>
            </w:pPr>
            <w:r w:rsidRPr="003C7C93">
              <w:rPr>
                <w:rFonts w:cs="Open Sans"/>
                <w:color w:val="FF0000"/>
              </w:rPr>
              <w:t>AFS 2025 pg 148</w:t>
            </w:r>
          </w:p>
        </w:tc>
        <w:tc>
          <w:tcPr>
            <w:tcW w:w="1134" w:type="dxa"/>
            <w:tcBorders>
              <w:top w:val="nil"/>
              <w:left w:val="nil"/>
              <w:bottom w:val="single" w:sz="8" w:space="0" w:color="auto"/>
              <w:right w:val="single" w:sz="8" w:space="0" w:color="auto"/>
            </w:tcBorders>
          </w:tcPr>
          <w:p w14:paraId="0AD38F94" w14:textId="77777777" w:rsidR="00143EE6" w:rsidRPr="003C7C93" w:rsidRDefault="00143EE6" w:rsidP="00143EE6">
            <w:pPr>
              <w:rPr>
                <w:rFonts w:cs="Open Sans"/>
                <w:color w:val="FF0000"/>
              </w:rPr>
            </w:pPr>
          </w:p>
        </w:tc>
      </w:tr>
      <w:tr w:rsidR="00143EE6" w:rsidRPr="00982EBE" w14:paraId="1BB8222E" w14:textId="77777777" w:rsidTr="4FB1857C">
        <w:trPr>
          <w:trHeight w:val="315"/>
          <w:jc w:val="center"/>
        </w:trPr>
        <w:tc>
          <w:tcPr>
            <w:tcW w:w="496" w:type="dxa"/>
            <w:tcBorders>
              <w:top w:val="nil"/>
              <w:left w:val="single" w:sz="8" w:space="0" w:color="auto"/>
              <w:bottom w:val="single" w:sz="8" w:space="0" w:color="auto"/>
              <w:right w:val="nil"/>
            </w:tcBorders>
            <w:noWrap/>
            <w:tcMar>
              <w:top w:w="0" w:type="dxa"/>
              <w:left w:w="108" w:type="dxa"/>
              <w:bottom w:w="0" w:type="dxa"/>
              <w:right w:w="108" w:type="dxa"/>
            </w:tcMar>
            <w:vAlign w:val="center"/>
            <w:hideMark/>
          </w:tcPr>
          <w:p w14:paraId="04047526" w14:textId="77777777" w:rsidR="00143EE6" w:rsidRPr="003C7C93" w:rsidRDefault="00143EE6" w:rsidP="00143EE6">
            <w:pPr>
              <w:rPr>
                <w:rFonts w:cs="Open Sans"/>
                <w:color w:val="FF0000"/>
              </w:rPr>
            </w:pPr>
            <w:r w:rsidRPr="003C7C93">
              <w:rPr>
                <w:rFonts w:cs="Open Sans"/>
                <w:color w:val="FF0000"/>
              </w:rPr>
              <w:t>5</w:t>
            </w:r>
          </w:p>
        </w:tc>
        <w:tc>
          <w:tcPr>
            <w:tcW w:w="1172" w:type="dxa"/>
            <w:tcBorders>
              <w:top w:val="nil"/>
              <w:left w:val="single" w:sz="8" w:space="0" w:color="auto"/>
              <w:bottom w:val="single" w:sz="8" w:space="0" w:color="auto"/>
              <w:right w:val="nil"/>
            </w:tcBorders>
            <w:noWrap/>
            <w:tcMar>
              <w:top w:w="0" w:type="dxa"/>
              <w:left w:w="108" w:type="dxa"/>
              <w:bottom w:w="0" w:type="dxa"/>
              <w:right w:w="108" w:type="dxa"/>
            </w:tcMar>
            <w:vAlign w:val="center"/>
            <w:hideMark/>
          </w:tcPr>
          <w:p w14:paraId="3A0EF544" w14:textId="77777777" w:rsidR="00143EE6" w:rsidRPr="003C7C93" w:rsidRDefault="00143EE6" w:rsidP="00143EE6">
            <w:pPr>
              <w:rPr>
                <w:rFonts w:cs="Open Sans"/>
                <w:color w:val="FF0000"/>
              </w:rPr>
            </w:pPr>
            <w:r w:rsidRPr="003C7C93">
              <w:rPr>
                <w:rFonts w:cs="Open Sans"/>
                <w:color w:val="FF0000"/>
              </w:rPr>
              <w:t>Operating costs</w:t>
            </w:r>
          </w:p>
        </w:tc>
        <w:tc>
          <w:tcPr>
            <w:tcW w:w="1275" w:type="dxa"/>
            <w:tcBorders>
              <w:top w:val="nil"/>
              <w:left w:val="single" w:sz="8" w:space="0" w:color="auto"/>
              <w:bottom w:val="single" w:sz="8" w:space="0" w:color="auto"/>
              <w:right w:val="single" w:sz="8" w:space="0" w:color="auto"/>
            </w:tcBorders>
            <w:vAlign w:val="center"/>
          </w:tcPr>
          <w:p w14:paraId="6AE40FF6" w14:textId="43514DE2" w:rsidR="00143EE6" w:rsidRPr="003C7C93" w:rsidRDefault="00143EE6" w:rsidP="00216CAE">
            <w:pPr>
              <w:rPr>
                <w:rFonts w:cs="Open Sans"/>
                <w:color w:val="FF0000"/>
              </w:rPr>
            </w:pPr>
            <w:r w:rsidRPr="00910721">
              <w:t>640,042,653</w:t>
            </w:r>
          </w:p>
        </w:tc>
        <w:tc>
          <w:tcPr>
            <w:tcW w:w="1418" w:type="dxa"/>
            <w:tcBorders>
              <w:top w:val="nil"/>
              <w:left w:val="single" w:sz="8" w:space="0" w:color="auto"/>
              <w:bottom w:val="single" w:sz="8" w:space="0" w:color="auto"/>
              <w:right w:val="single" w:sz="8" w:space="0" w:color="auto"/>
            </w:tcBorders>
            <w:vAlign w:val="center"/>
          </w:tcPr>
          <w:p w14:paraId="4A453D8A" w14:textId="3F01B3B7" w:rsidR="00143EE6" w:rsidRPr="003C7C93" w:rsidRDefault="00143EE6" w:rsidP="00216CAE">
            <w:pPr>
              <w:rPr>
                <w:rFonts w:cs="Open Sans"/>
                <w:color w:val="FF0000"/>
              </w:rPr>
            </w:pPr>
            <w:r w:rsidRPr="00910721">
              <w:t>495,240,033</w:t>
            </w:r>
          </w:p>
        </w:tc>
        <w:tc>
          <w:tcPr>
            <w:tcW w:w="1276" w:type="dxa"/>
            <w:tcBorders>
              <w:top w:val="nil"/>
              <w:left w:val="single" w:sz="8" w:space="0" w:color="auto"/>
              <w:bottom w:val="single" w:sz="8" w:space="0" w:color="auto"/>
              <w:right w:val="single" w:sz="8" w:space="0" w:color="auto"/>
            </w:tcBorders>
            <w:vAlign w:val="center"/>
          </w:tcPr>
          <w:p w14:paraId="5D56A3A2" w14:textId="3650DA5B" w:rsidR="00143EE6" w:rsidRPr="003C7C93" w:rsidRDefault="00143EE6" w:rsidP="00216CAE">
            <w:pPr>
              <w:rPr>
                <w:rFonts w:cs="Open Sans"/>
                <w:color w:val="FF0000"/>
              </w:rPr>
            </w:pPr>
            <w:r w:rsidRPr="00910721">
              <w:t>346,457,111</w:t>
            </w:r>
          </w:p>
        </w:tc>
        <w:tc>
          <w:tcPr>
            <w:tcW w:w="1417" w:type="dxa"/>
            <w:tcBorders>
              <w:top w:val="nil"/>
              <w:left w:val="single" w:sz="8" w:space="0" w:color="auto"/>
              <w:bottom w:val="single" w:sz="8" w:space="0" w:color="auto"/>
              <w:right w:val="single" w:sz="8" w:space="0" w:color="auto"/>
            </w:tcBorders>
            <w:vAlign w:val="center"/>
          </w:tcPr>
          <w:p w14:paraId="5FD06926" w14:textId="5B8D02CA" w:rsidR="00143EE6" w:rsidRPr="003C7C93" w:rsidRDefault="00143EE6" w:rsidP="00216CAE">
            <w:pPr>
              <w:rPr>
                <w:rFonts w:cs="Open Sans"/>
                <w:color w:val="FF0000"/>
              </w:rPr>
            </w:pPr>
            <w:r w:rsidRPr="00910721">
              <w:t>320,228,670</w:t>
            </w:r>
          </w:p>
        </w:tc>
        <w:tc>
          <w:tcPr>
            <w:tcW w:w="141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95EB4D7" w14:textId="5D952E55" w:rsidR="00143EE6" w:rsidRPr="00C06B71" w:rsidRDefault="00143EE6" w:rsidP="00216CAE">
            <w:pPr>
              <w:rPr>
                <w:rFonts w:cs="Open Sans"/>
              </w:rPr>
            </w:pPr>
            <w:r w:rsidRPr="00910721">
              <w:t>237,407,570</w:t>
            </w:r>
          </w:p>
        </w:tc>
        <w:tc>
          <w:tcPr>
            <w:tcW w:w="155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14C7460" w14:textId="77777777" w:rsidR="00143EE6" w:rsidRPr="003C7C93" w:rsidRDefault="00143EE6" w:rsidP="00143EE6">
            <w:pPr>
              <w:rPr>
                <w:rFonts w:cs="Open Sans"/>
                <w:color w:val="FF0000"/>
              </w:rPr>
            </w:pPr>
            <w:r w:rsidRPr="003C7C93">
              <w:rPr>
                <w:rFonts w:cs="Open Sans"/>
                <w:color w:val="FF0000"/>
              </w:rPr>
              <w:t>AFS 2025 pg 148</w:t>
            </w:r>
          </w:p>
        </w:tc>
        <w:tc>
          <w:tcPr>
            <w:tcW w:w="1134" w:type="dxa"/>
            <w:tcBorders>
              <w:top w:val="nil"/>
              <w:left w:val="nil"/>
              <w:bottom w:val="single" w:sz="8" w:space="0" w:color="auto"/>
              <w:right w:val="single" w:sz="8" w:space="0" w:color="auto"/>
            </w:tcBorders>
            <w:hideMark/>
          </w:tcPr>
          <w:p w14:paraId="0D19394E" w14:textId="77777777" w:rsidR="00143EE6" w:rsidRPr="003C7C93" w:rsidRDefault="00143EE6" w:rsidP="00143EE6">
            <w:pPr>
              <w:rPr>
                <w:rFonts w:cs="Open Sans"/>
                <w:color w:val="FF0000"/>
              </w:rPr>
            </w:pPr>
            <w:r w:rsidRPr="003C7C93">
              <w:rPr>
                <w:rFonts w:cs="Open Sans"/>
                <w:color w:val="FF0000"/>
              </w:rPr>
              <w:t>VAS - Brought in materials and Services</w:t>
            </w:r>
          </w:p>
        </w:tc>
      </w:tr>
      <w:tr w:rsidR="00143EE6" w:rsidRPr="00982EBE" w14:paraId="2427CD56" w14:textId="77777777" w:rsidTr="4FB1857C">
        <w:trPr>
          <w:trHeight w:val="315"/>
          <w:jc w:val="center"/>
        </w:trPr>
        <w:tc>
          <w:tcPr>
            <w:tcW w:w="496" w:type="dxa"/>
            <w:tcBorders>
              <w:top w:val="nil"/>
              <w:left w:val="single" w:sz="8" w:space="0" w:color="auto"/>
              <w:bottom w:val="single" w:sz="8" w:space="0" w:color="auto"/>
              <w:right w:val="nil"/>
            </w:tcBorders>
            <w:noWrap/>
            <w:tcMar>
              <w:top w:w="0" w:type="dxa"/>
              <w:left w:w="108" w:type="dxa"/>
              <w:bottom w:w="0" w:type="dxa"/>
              <w:right w:w="108" w:type="dxa"/>
            </w:tcMar>
            <w:vAlign w:val="center"/>
            <w:hideMark/>
          </w:tcPr>
          <w:p w14:paraId="02040513" w14:textId="77777777" w:rsidR="00143EE6" w:rsidRPr="003C7C93" w:rsidRDefault="00143EE6" w:rsidP="00143EE6">
            <w:pPr>
              <w:rPr>
                <w:rFonts w:cs="Open Sans"/>
                <w:color w:val="FF0000"/>
              </w:rPr>
            </w:pPr>
            <w:r w:rsidRPr="003C7C93">
              <w:rPr>
                <w:rFonts w:cs="Open Sans"/>
                <w:color w:val="FF0000"/>
              </w:rPr>
              <w:t>6</w:t>
            </w:r>
          </w:p>
        </w:tc>
        <w:tc>
          <w:tcPr>
            <w:tcW w:w="1172" w:type="dxa"/>
            <w:tcBorders>
              <w:top w:val="nil"/>
              <w:left w:val="single" w:sz="8" w:space="0" w:color="auto"/>
              <w:bottom w:val="single" w:sz="8" w:space="0" w:color="auto"/>
              <w:right w:val="nil"/>
            </w:tcBorders>
            <w:noWrap/>
            <w:tcMar>
              <w:top w:w="0" w:type="dxa"/>
              <w:left w:w="108" w:type="dxa"/>
              <w:bottom w:w="0" w:type="dxa"/>
              <w:right w:w="108" w:type="dxa"/>
            </w:tcMar>
            <w:vAlign w:val="center"/>
            <w:hideMark/>
          </w:tcPr>
          <w:p w14:paraId="6F434C84" w14:textId="77777777" w:rsidR="00143EE6" w:rsidRPr="003C7C93" w:rsidRDefault="00143EE6" w:rsidP="00143EE6">
            <w:pPr>
              <w:rPr>
                <w:rFonts w:cs="Open Sans"/>
                <w:color w:val="FF0000"/>
              </w:rPr>
            </w:pPr>
            <w:r w:rsidRPr="003C7C93">
              <w:rPr>
                <w:rFonts w:cs="Open Sans"/>
                <w:color w:val="FF0000"/>
              </w:rPr>
              <w:t>Payment to providers of funds</w:t>
            </w:r>
          </w:p>
        </w:tc>
        <w:tc>
          <w:tcPr>
            <w:tcW w:w="1275" w:type="dxa"/>
            <w:tcBorders>
              <w:top w:val="nil"/>
              <w:left w:val="single" w:sz="8" w:space="0" w:color="auto"/>
              <w:bottom w:val="single" w:sz="8" w:space="0" w:color="auto"/>
              <w:right w:val="single" w:sz="8" w:space="0" w:color="auto"/>
            </w:tcBorders>
            <w:vAlign w:val="center"/>
          </w:tcPr>
          <w:p w14:paraId="03DB6104" w14:textId="2E19E8AA" w:rsidR="00143EE6" w:rsidRPr="003C7C93" w:rsidRDefault="00143EE6" w:rsidP="00216CAE">
            <w:pPr>
              <w:rPr>
                <w:rFonts w:cs="Open Sans"/>
                <w:color w:val="FF0000"/>
              </w:rPr>
            </w:pPr>
            <w:r w:rsidRPr="00910721">
              <w:t>5,351,654</w:t>
            </w:r>
          </w:p>
        </w:tc>
        <w:tc>
          <w:tcPr>
            <w:tcW w:w="1418" w:type="dxa"/>
            <w:tcBorders>
              <w:top w:val="nil"/>
              <w:left w:val="single" w:sz="8" w:space="0" w:color="auto"/>
              <w:bottom w:val="single" w:sz="8" w:space="0" w:color="auto"/>
              <w:right w:val="single" w:sz="8" w:space="0" w:color="auto"/>
            </w:tcBorders>
            <w:vAlign w:val="center"/>
          </w:tcPr>
          <w:p w14:paraId="122580A4" w14:textId="1199BE6C" w:rsidR="00143EE6" w:rsidRPr="003C7C93" w:rsidRDefault="00143EE6" w:rsidP="00216CAE">
            <w:pPr>
              <w:rPr>
                <w:rFonts w:cs="Open Sans"/>
                <w:color w:val="FF0000"/>
              </w:rPr>
            </w:pPr>
            <w:r w:rsidRPr="00910721">
              <w:t>3,382,623</w:t>
            </w:r>
          </w:p>
        </w:tc>
        <w:tc>
          <w:tcPr>
            <w:tcW w:w="1276" w:type="dxa"/>
            <w:tcBorders>
              <w:top w:val="nil"/>
              <w:left w:val="single" w:sz="8" w:space="0" w:color="auto"/>
              <w:bottom w:val="single" w:sz="8" w:space="0" w:color="auto"/>
              <w:right w:val="single" w:sz="8" w:space="0" w:color="auto"/>
            </w:tcBorders>
            <w:vAlign w:val="center"/>
          </w:tcPr>
          <w:p w14:paraId="43C4D12B" w14:textId="5592A43E" w:rsidR="00143EE6" w:rsidRPr="003C7C93" w:rsidRDefault="00143EE6" w:rsidP="00216CAE">
            <w:pPr>
              <w:rPr>
                <w:rFonts w:cs="Open Sans"/>
                <w:color w:val="FF0000"/>
              </w:rPr>
            </w:pPr>
            <w:r w:rsidRPr="00910721">
              <w:t>3,720,906</w:t>
            </w:r>
          </w:p>
        </w:tc>
        <w:tc>
          <w:tcPr>
            <w:tcW w:w="1417" w:type="dxa"/>
            <w:tcBorders>
              <w:top w:val="nil"/>
              <w:left w:val="single" w:sz="8" w:space="0" w:color="auto"/>
              <w:bottom w:val="single" w:sz="8" w:space="0" w:color="auto"/>
              <w:right w:val="single" w:sz="8" w:space="0" w:color="auto"/>
            </w:tcBorders>
            <w:vAlign w:val="center"/>
          </w:tcPr>
          <w:p w14:paraId="7099444C" w14:textId="0B52B259" w:rsidR="00143EE6" w:rsidRPr="003C7C93" w:rsidRDefault="00143EE6" w:rsidP="00216CAE">
            <w:pPr>
              <w:rPr>
                <w:rFonts w:cs="Open Sans"/>
                <w:color w:val="FF0000"/>
              </w:rPr>
            </w:pPr>
            <w:r w:rsidRPr="00910721">
              <w:t>4,294,730</w:t>
            </w:r>
          </w:p>
        </w:tc>
        <w:tc>
          <w:tcPr>
            <w:tcW w:w="141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2DE041B" w14:textId="10C79871" w:rsidR="00143EE6" w:rsidRPr="003C7C93" w:rsidRDefault="00143EE6" w:rsidP="00216CAE">
            <w:pPr>
              <w:rPr>
                <w:rFonts w:cs="Open Sans"/>
                <w:color w:val="FF0000"/>
              </w:rPr>
            </w:pPr>
            <w:r w:rsidRPr="00910721">
              <w:t>4,230,800</w:t>
            </w:r>
          </w:p>
        </w:tc>
        <w:tc>
          <w:tcPr>
            <w:tcW w:w="155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A505A3F" w14:textId="77777777" w:rsidR="00143EE6" w:rsidRPr="003C7C93" w:rsidRDefault="00143EE6" w:rsidP="00143EE6">
            <w:pPr>
              <w:rPr>
                <w:rFonts w:cs="Open Sans"/>
                <w:color w:val="FF0000"/>
              </w:rPr>
            </w:pPr>
            <w:r w:rsidRPr="003C7C93">
              <w:rPr>
                <w:rFonts w:cs="Open Sans"/>
                <w:color w:val="FF0000"/>
              </w:rPr>
              <w:t>AFS 2025 pg 148</w:t>
            </w:r>
          </w:p>
        </w:tc>
        <w:tc>
          <w:tcPr>
            <w:tcW w:w="1134" w:type="dxa"/>
            <w:tcBorders>
              <w:top w:val="nil"/>
              <w:left w:val="nil"/>
              <w:bottom w:val="single" w:sz="8" w:space="0" w:color="auto"/>
              <w:right w:val="single" w:sz="8" w:space="0" w:color="auto"/>
            </w:tcBorders>
            <w:hideMark/>
          </w:tcPr>
          <w:p w14:paraId="57A305F1" w14:textId="77777777" w:rsidR="00143EE6" w:rsidRPr="003C7C93" w:rsidRDefault="00143EE6" w:rsidP="00143EE6">
            <w:pPr>
              <w:rPr>
                <w:rFonts w:cs="Open Sans"/>
                <w:color w:val="FF0000"/>
              </w:rPr>
            </w:pPr>
            <w:r w:rsidRPr="003C7C93">
              <w:rPr>
                <w:rFonts w:cs="Open Sans"/>
                <w:color w:val="FF0000"/>
              </w:rPr>
              <w:t>VAS - Finance Cost</w:t>
            </w:r>
          </w:p>
        </w:tc>
      </w:tr>
      <w:tr w:rsidR="00143EE6" w:rsidRPr="00982EBE" w14:paraId="095597F0" w14:textId="77777777" w:rsidTr="4FB1857C">
        <w:trPr>
          <w:trHeight w:val="315"/>
          <w:jc w:val="center"/>
        </w:trPr>
        <w:tc>
          <w:tcPr>
            <w:tcW w:w="496" w:type="dxa"/>
            <w:tcBorders>
              <w:top w:val="nil"/>
              <w:left w:val="single" w:sz="8" w:space="0" w:color="auto"/>
              <w:bottom w:val="single" w:sz="8" w:space="0" w:color="auto"/>
              <w:right w:val="nil"/>
            </w:tcBorders>
            <w:noWrap/>
            <w:tcMar>
              <w:top w:w="0" w:type="dxa"/>
              <w:left w:w="108" w:type="dxa"/>
              <w:bottom w:w="0" w:type="dxa"/>
              <w:right w:w="108" w:type="dxa"/>
            </w:tcMar>
            <w:vAlign w:val="center"/>
            <w:hideMark/>
          </w:tcPr>
          <w:p w14:paraId="25FD2D77" w14:textId="77777777" w:rsidR="00143EE6" w:rsidRPr="003C7C93" w:rsidRDefault="00143EE6" w:rsidP="00143EE6">
            <w:pPr>
              <w:rPr>
                <w:rFonts w:cs="Open Sans"/>
                <w:color w:val="FF0000"/>
              </w:rPr>
            </w:pPr>
            <w:r w:rsidRPr="003C7C93">
              <w:rPr>
                <w:rFonts w:cs="Open Sans"/>
                <w:color w:val="FF0000"/>
              </w:rPr>
              <w:lastRenderedPageBreak/>
              <w:t>7</w:t>
            </w:r>
          </w:p>
        </w:tc>
        <w:tc>
          <w:tcPr>
            <w:tcW w:w="1172" w:type="dxa"/>
            <w:tcBorders>
              <w:top w:val="nil"/>
              <w:left w:val="single" w:sz="8" w:space="0" w:color="auto"/>
              <w:bottom w:val="single" w:sz="8" w:space="0" w:color="auto"/>
              <w:right w:val="nil"/>
            </w:tcBorders>
            <w:noWrap/>
            <w:tcMar>
              <w:top w:w="0" w:type="dxa"/>
              <w:left w:w="108" w:type="dxa"/>
              <w:bottom w:w="0" w:type="dxa"/>
              <w:right w:w="108" w:type="dxa"/>
            </w:tcMar>
            <w:vAlign w:val="center"/>
            <w:hideMark/>
          </w:tcPr>
          <w:p w14:paraId="7CC6042B" w14:textId="77777777" w:rsidR="00143EE6" w:rsidRPr="003C7C93" w:rsidRDefault="00143EE6" w:rsidP="00143EE6">
            <w:pPr>
              <w:rPr>
                <w:rFonts w:cs="Open Sans"/>
                <w:color w:val="FF0000"/>
              </w:rPr>
            </w:pPr>
            <w:r w:rsidRPr="003C7C93">
              <w:rPr>
                <w:rFonts w:cs="Open Sans"/>
                <w:color w:val="FF0000"/>
              </w:rPr>
              <w:t>Others</w:t>
            </w:r>
          </w:p>
        </w:tc>
        <w:tc>
          <w:tcPr>
            <w:tcW w:w="1275" w:type="dxa"/>
            <w:tcBorders>
              <w:top w:val="nil"/>
              <w:left w:val="single" w:sz="8" w:space="0" w:color="auto"/>
              <w:bottom w:val="single" w:sz="8" w:space="0" w:color="auto"/>
              <w:right w:val="single" w:sz="8" w:space="0" w:color="auto"/>
            </w:tcBorders>
            <w:vAlign w:val="center"/>
          </w:tcPr>
          <w:p w14:paraId="539AF2EF" w14:textId="2938C5C4" w:rsidR="00143EE6" w:rsidRPr="003C7C93" w:rsidRDefault="00143EE6" w:rsidP="00216CAE">
            <w:pPr>
              <w:rPr>
                <w:rFonts w:cs="Open Sans"/>
                <w:color w:val="FF0000"/>
              </w:rPr>
            </w:pPr>
          </w:p>
        </w:tc>
        <w:tc>
          <w:tcPr>
            <w:tcW w:w="1418" w:type="dxa"/>
            <w:tcBorders>
              <w:top w:val="nil"/>
              <w:left w:val="single" w:sz="8" w:space="0" w:color="auto"/>
              <w:bottom w:val="single" w:sz="8" w:space="0" w:color="auto"/>
              <w:right w:val="single" w:sz="8" w:space="0" w:color="auto"/>
            </w:tcBorders>
            <w:vAlign w:val="center"/>
          </w:tcPr>
          <w:p w14:paraId="7A66AAD7" w14:textId="4D9C9F29" w:rsidR="00143EE6" w:rsidRPr="003C7C93" w:rsidRDefault="00143EE6" w:rsidP="00216CAE">
            <w:pPr>
              <w:rPr>
                <w:rFonts w:cs="Open Sans"/>
                <w:color w:val="FF0000"/>
              </w:rPr>
            </w:pPr>
            <w:r w:rsidRPr="00910721">
              <w:t>9,689,573</w:t>
            </w:r>
          </w:p>
        </w:tc>
        <w:tc>
          <w:tcPr>
            <w:tcW w:w="1276" w:type="dxa"/>
            <w:tcBorders>
              <w:top w:val="nil"/>
              <w:left w:val="single" w:sz="8" w:space="0" w:color="auto"/>
              <w:bottom w:val="single" w:sz="8" w:space="0" w:color="auto"/>
              <w:right w:val="single" w:sz="8" w:space="0" w:color="auto"/>
            </w:tcBorders>
            <w:vAlign w:val="center"/>
          </w:tcPr>
          <w:p w14:paraId="34A9EC7E" w14:textId="73D769B6" w:rsidR="00143EE6" w:rsidRPr="003C7C93" w:rsidRDefault="00143EE6" w:rsidP="00216CAE">
            <w:pPr>
              <w:rPr>
                <w:rFonts w:cs="Open Sans"/>
                <w:color w:val="FF0000"/>
              </w:rPr>
            </w:pPr>
            <w:r w:rsidRPr="00910721">
              <w:t>15,266,606</w:t>
            </w:r>
          </w:p>
        </w:tc>
        <w:tc>
          <w:tcPr>
            <w:tcW w:w="1417" w:type="dxa"/>
            <w:tcBorders>
              <w:top w:val="nil"/>
              <w:left w:val="single" w:sz="8" w:space="0" w:color="auto"/>
              <w:bottom w:val="single" w:sz="8" w:space="0" w:color="auto"/>
              <w:right w:val="single" w:sz="8" w:space="0" w:color="auto"/>
            </w:tcBorders>
            <w:vAlign w:val="center"/>
          </w:tcPr>
          <w:p w14:paraId="75E26B19" w14:textId="425E2D3B" w:rsidR="00143EE6" w:rsidRPr="003C7C93" w:rsidRDefault="00143EE6" w:rsidP="00216CAE">
            <w:pPr>
              <w:rPr>
                <w:rFonts w:cs="Open Sans"/>
                <w:color w:val="FF0000"/>
              </w:rPr>
            </w:pPr>
            <w:r w:rsidRPr="00910721">
              <w:t>10,666,350</w:t>
            </w:r>
          </w:p>
        </w:tc>
        <w:tc>
          <w:tcPr>
            <w:tcW w:w="141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A33894F" w14:textId="6203FE9B" w:rsidR="00143EE6" w:rsidRPr="003C7C93" w:rsidRDefault="00143EE6" w:rsidP="00216CAE">
            <w:pPr>
              <w:rPr>
                <w:rFonts w:cs="Open Sans"/>
                <w:color w:val="FF0000"/>
              </w:rPr>
            </w:pPr>
            <w:r w:rsidRPr="00910721">
              <w:t>9,099,370</w:t>
            </w:r>
          </w:p>
        </w:tc>
        <w:tc>
          <w:tcPr>
            <w:tcW w:w="155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6274C79" w14:textId="77777777" w:rsidR="00143EE6" w:rsidRPr="003C7C93" w:rsidRDefault="00143EE6" w:rsidP="00143EE6">
            <w:pPr>
              <w:rPr>
                <w:rFonts w:cs="Open Sans"/>
                <w:color w:val="FF0000"/>
              </w:rPr>
            </w:pPr>
            <w:r w:rsidRPr="003C7C93">
              <w:rPr>
                <w:rFonts w:cs="Open Sans"/>
                <w:color w:val="FF0000"/>
              </w:rPr>
              <w:t>AFS 2025 pg 148</w:t>
            </w:r>
          </w:p>
          <w:p w14:paraId="5CADC7AC" w14:textId="77777777" w:rsidR="00143EE6" w:rsidRPr="003C7C93" w:rsidRDefault="00143EE6" w:rsidP="00143EE6">
            <w:pPr>
              <w:rPr>
                <w:rFonts w:cs="Open Sans"/>
                <w:color w:val="FF0000"/>
              </w:rPr>
            </w:pPr>
          </w:p>
          <w:p w14:paraId="11D20C4C" w14:textId="77777777" w:rsidR="00143EE6" w:rsidRPr="003C7C93" w:rsidRDefault="00143EE6" w:rsidP="00143EE6">
            <w:pPr>
              <w:rPr>
                <w:rFonts w:cs="Open Sans"/>
                <w:color w:val="FF0000"/>
              </w:rPr>
            </w:pPr>
          </w:p>
        </w:tc>
        <w:tc>
          <w:tcPr>
            <w:tcW w:w="1134" w:type="dxa"/>
            <w:tcBorders>
              <w:top w:val="nil"/>
              <w:left w:val="nil"/>
              <w:bottom w:val="single" w:sz="8" w:space="0" w:color="auto"/>
              <w:right w:val="single" w:sz="8" w:space="0" w:color="auto"/>
            </w:tcBorders>
            <w:hideMark/>
          </w:tcPr>
          <w:p w14:paraId="422E67EC" w14:textId="77777777" w:rsidR="00143EE6" w:rsidRPr="003C7C93" w:rsidRDefault="00143EE6" w:rsidP="00143EE6">
            <w:pPr>
              <w:rPr>
                <w:rFonts w:cs="Open Sans"/>
                <w:color w:val="FF0000"/>
              </w:rPr>
            </w:pPr>
            <w:r w:rsidRPr="003C7C93">
              <w:rPr>
                <w:rFonts w:cs="Open Sans"/>
                <w:color w:val="FF0000"/>
              </w:rPr>
              <w:t>VAS - Others (Depreciation, deferred Tax, non-controlling interest)</w:t>
            </w:r>
          </w:p>
        </w:tc>
      </w:tr>
      <w:tr w:rsidR="00143EE6" w:rsidRPr="00982EBE" w14:paraId="0E8DD00F" w14:textId="77777777" w:rsidTr="4FB1857C">
        <w:trPr>
          <w:trHeight w:val="315"/>
          <w:jc w:val="center"/>
        </w:trPr>
        <w:tc>
          <w:tcPr>
            <w:tcW w:w="496" w:type="dxa"/>
            <w:tcBorders>
              <w:top w:val="nil"/>
              <w:left w:val="single" w:sz="8" w:space="0" w:color="auto"/>
              <w:bottom w:val="single" w:sz="8" w:space="0" w:color="auto"/>
              <w:right w:val="nil"/>
            </w:tcBorders>
            <w:noWrap/>
            <w:tcMar>
              <w:top w:w="0" w:type="dxa"/>
              <w:left w:w="108" w:type="dxa"/>
              <w:bottom w:w="0" w:type="dxa"/>
              <w:right w:w="108" w:type="dxa"/>
            </w:tcMar>
            <w:vAlign w:val="center"/>
            <w:hideMark/>
          </w:tcPr>
          <w:p w14:paraId="33B28571" w14:textId="77777777" w:rsidR="00143EE6" w:rsidRPr="003C7C93" w:rsidRDefault="00143EE6" w:rsidP="00143EE6">
            <w:pPr>
              <w:rPr>
                <w:rFonts w:cs="Open Sans"/>
                <w:color w:val="FF0000"/>
              </w:rPr>
            </w:pPr>
            <w:r w:rsidRPr="003C7C93">
              <w:rPr>
                <w:rFonts w:cs="Open Sans"/>
                <w:color w:val="FF0000"/>
              </w:rPr>
              <w:t>8</w:t>
            </w:r>
          </w:p>
        </w:tc>
        <w:tc>
          <w:tcPr>
            <w:tcW w:w="1172" w:type="dxa"/>
            <w:tcBorders>
              <w:top w:val="nil"/>
              <w:left w:val="single" w:sz="8" w:space="0" w:color="auto"/>
              <w:bottom w:val="single" w:sz="8" w:space="0" w:color="auto"/>
              <w:right w:val="nil"/>
            </w:tcBorders>
            <w:noWrap/>
            <w:tcMar>
              <w:top w:w="0" w:type="dxa"/>
              <w:left w:w="108" w:type="dxa"/>
              <w:bottom w:w="0" w:type="dxa"/>
              <w:right w:w="108" w:type="dxa"/>
            </w:tcMar>
            <w:vAlign w:val="center"/>
            <w:hideMark/>
          </w:tcPr>
          <w:p w14:paraId="62B5FCD1" w14:textId="77777777" w:rsidR="00143EE6" w:rsidRPr="003C7C93" w:rsidRDefault="00143EE6" w:rsidP="00143EE6">
            <w:pPr>
              <w:rPr>
                <w:rFonts w:cs="Open Sans"/>
                <w:color w:val="FF0000"/>
              </w:rPr>
            </w:pPr>
            <w:r w:rsidRPr="003C7C93">
              <w:rPr>
                <w:rFonts w:cs="Open Sans"/>
                <w:color w:val="FF0000"/>
              </w:rPr>
              <w:t>Economic Value Distributed</w:t>
            </w:r>
          </w:p>
        </w:tc>
        <w:tc>
          <w:tcPr>
            <w:tcW w:w="1275" w:type="dxa"/>
            <w:tcBorders>
              <w:top w:val="nil"/>
              <w:left w:val="single" w:sz="8" w:space="0" w:color="auto"/>
              <w:bottom w:val="single" w:sz="8" w:space="0" w:color="auto"/>
              <w:right w:val="single" w:sz="8" w:space="0" w:color="auto"/>
            </w:tcBorders>
            <w:vAlign w:val="center"/>
          </w:tcPr>
          <w:p w14:paraId="7AB0C3AD" w14:textId="20F80862" w:rsidR="00143EE6" w:rsidRPr="003C7C93" w:rsidRDefault="00143EE6" w:rsidP="00216CAE">
            <w:pPr>
              <w:rPr>
                <w:rFonts w:cs="Open Sans"/>
                <w:color w:val="FF0000"/>
              </w:rPr>
            </w:pPr>
          </w:p>
        </w:tc>
        <w:tc>
          <w:tcPr>
            <w:tcW w:w="1418" w:type="dxa"/>
            <w:tcBorders>
              <w:top w:val="nil"/>
              <w:left w:val="single" w:sz="8" w:space="0" w:color="auto"/>
              <w:bottom w:val="single" w:sz="8" w:space="0" w:color="auto"/>
              <w:right w:val="single" w:sz="8" w:space="0" w:color="auto"/>
            </w:tcBorders>
            <w:vAlign w:val="center"/>
          </w:tcPr>
          <w:p w14:paraId="6A4FB74F" w14:textId="3F68EBF7" w:rsidR="00143EE6" w:rsidRPr="003C7C93" w:rsidRDefault="00143EE6" w:rsidP="00216CAE">
            <w:pPr>
              <w:rPr>
                <w:rFonts w:cs="Open Sans"/>
                <w:color w:val="FF0000"/>
              </w:rPr>
            </w:pPr>
            <w:r w:rsidRPr="00910721">
              <w:t>671,150,057</w:t>
            </w:r>
          </w:p>
        </w:tc>
        <w:tc>
          <w:tcPr>
            <w:tcW w:w="1276" w:type="dxa"/>
            <w:tcBorders>
              <w:top w:val="nil"/>
              <w:left w:val="single" w:sz="8" w:space="0" w:color="auto"/>
              <w:bottom w:val="single" w:sz="8" w:space="0" w:color="auto"/>
              <w:right w:val="single" w:sz="8" w:space="0" w:color="auto"/>
            </w:tcBorders>
            <w:vAlign w:val="center"/>
          </w:tcPr>
          <w:p w14:paraId="0F384E75" w14:textId="74163F6D" w:rsidR="00143EE6" w:rsidRPr="003C7C93" w:rsidRDefault="00143EE6" w:rsidP="00216CAE">
            <w:pPr>
              <w:rPr>
                <w:rFonts w:cs="Open Sans"/>
                <w:color w:val="FF0000"/>
              </w:rPr>
            </w:pPr>
            <w:r w:rsidRPr="00910721">
              <w:t>453,234,310</w:t>
            </w:r>
          </w:p>
        </w:tc>
        <w:tc>
          <w:tcPr>
            <w:tcW w:w="1417" w:type="dxa"/>
            <w:tcBorders>
              <w:top w:val="nil"/>
              <w:left w:val="single" w:sz="8" w:space="0" w:color="auto"/>
              <w:bottom w:val="single" w:sz="8" w:space="0" w:color="auto"/>
              <w:right w:val="single" w:sz="8" w:space="0" w:color="auto"/>
            </w:tcBorders>
            <w:vAlign w:val="center"/>
          </w:tcPr>
          <w:p w14:paraId="7E26A289" w14:textId="63603726" w:rsidR="00143EE6" w:rsidRPr="003C7C93" w:rsidRDefault="00143EE6" w:rsidP="00216CAE">
            <w:pPr>
              <w:rPr>
                <w:rFonts w:cs="Open Sans"/>
                <w:color w:val="FF0000"/>
              </w:rPr>
            </w:pPr>
            <w:r w:rsidRPr="00910721">
              <w:t>435,826,910</w:t>
            </w:r>
          </w:p>
        </w:tc>
        <w:tc>
          <w:tcPr>
            <w:tcW w:w="141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B365F47" w14:textId="4E9820D7" w:rsidR="00143EE6" w:rsidRPr="003C7C93" w:rsidRDefault="00143EE6" w:rsidP="00216CAE">
            <w:pPr>
              <w:rPr>
                <w:rFonts w:cs="Open Sans"/>
                <w:color w:val="FF0000"/>
              </w:rPr>
            </w:pPr>
            <w:r w:rsidRPr="00910721">
              <w:t>334,770,990</w:t>
            </w:r>
          </w:p>
        </w:tc>
        <w:tc>
          <w:tcPr>
            <w:tcW w:w="155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FF1E3DC" w14:textId="77777777" w:rsidR="00143EE6" w:rsidRPr="003C7C93" w:rsidRDefault="00143EE6" w:rsidP="00143EE6">
            <w:pPr>
              <w:rPr>
                <w:rFonts w:cs="Open Sans"/>
                <w:color w:val="FF0000"/>
              </w:rPr>
            </w:pPr>
          </w:p>
        </w:tc>
        <w:tc>
          <w:tcPr>
            <w:tcW w:w="1134" w:type="dxa"/>
            <w:tcBorders>
              <w:top w:val="nil"/>
              <w:left w:val="nil"/>
              <w:bottom w:val="single" w:sz="8" w:space="0" w:color="auto"/>
              <w:right w:val="single" w:sz="8" w:space="0" w:color="auto"/>
            </w:tcBorders>
          </w:tcPr>
          <w:p w14:paraId="5DBF4A2F" w14:textId="77777777" w:rsidR="00143EE6" w:rsidRPr="003C7C93" w:rsidRDefault="00143EE6" w:rsidP="00143EE6">
            <w:pPr>
              <w:rPr>
                <w:rFonts w:cs="Open Sans"/>
                <w:color w:val="FF0000"/>
              </w:rPr>
            </w:pPr>
          </w:p>
        </w:tc>
      </w:tr>
      <w:tr w:rsidR="00143EE6" w:rsidRPr="00982EBE" w14:paraId="6AA103A1" w14:textId="77777777" w:rsidTr="4FB1857C">
        <w:trPr>
          <w:trHeight w:val="315"/>
          <w:jc w:val="center"/>
        </w:trPr>
        <w:tc>
          <w:tcPr>
            <w:tcW w:w="496" w:type="dxa"/>
            <w:tcBorders>
              <w:top w:val="nil"/>
              <w:left w:val="single" w:sz="8" w:space="0" w:color="auto"/>
              <w:bottom w:val="single" w:sz="8" w:space="0" w:color="auto"/>
              <w:right w:val="nil"/>
            </w:tcBorders>
            <w:noWrap/>
            <w:tcMar>
              <w:top w:w="0" w:type="dxa"/>
              <w:left w:w="108" w:type="dxa"/>
              <w:bottom w:w="0" w:type="dxa"/>
              <w:right w:w="108" w:type="dxa"/>
            </w:tcMar>
            <w:vAlign w:val="center"/>
            <w:hideMark/>
          </w:tcPr>
          <w:p w14:paraId="717380E6" w14:textId="77777777" w:rsidR="00143EE6" w:rsidRPr="003C7C93" w:rsidRDefault="00143EE6" w:rsidP="00143EE6">
            <w:pPr>
              <w:rPr>
                <w:rFonts w:cs="Open Sans"/>
                <w:color w:val="FF0000"/>
              </w:rPr>
            </w:pPr>
            <w:r w:rsidRPr="003C7C93">
              <w:rPr>
                <w:rFonts w:cs="Open Sans"/>
                <w:color w:val="FF0000"/>
              </w:rPr>
              <w:t>9</w:t>
            </w:r>
          </w:p>
        </w:tc>
        <w:tc>
          <w:tcPr>
            <w:tcW w:w="1172" w:type="dxa"/>
            <w:tcBorders>
              <w:top w:val="nil"/>
              <w:left w:val="single" w:sz="8" w:space="0" w:color="auto"/>
              <w:bottom w:val="single" w:sz="8" w:space="0" w:color="auto"/>
              <w:right w:val="nil"/>
            </w:tcBorders>
            <w:noWrap/>
            <w:tcMar>
              <w:top w:w="0" w:type="dxa"/>
              <w:left w:w="108" w:type="dxa"/>
              <w:bottom w:w="0" w:type="dxa"/>
              <w:right w:w="108" w:type="dxa"/>
            </w:tcMar>
            <w:vAlign w:val="center"/>
            <w:hideMark/>
          </w:tcPr>
          <w:p w14:paraId="3C98F9A7" w14:textId="77777777" w:rsidR="00612F81" w:rsidRDefault="00143EE6" w:rsidP="008A3097">
            <w:pPr>
              <w:rPr>
                <w:rFonts w:cs="Open Sans"/>
                <w:color w:val="FF0000"/>
              </w:rPr>
            </w:pPr>
            <w:r w:rsidRPr="003C7C93">
              <w:rPr>
                <w:rFonts w:cs="Open Sans"/>
                <w:color w:val="FF0000"/>
              </w:rPr>
              <w:t xml:space="preserve">Economic </w:t>
            </w:r>
            <w:r w:rsidR="00FD1757" w:rsidRPr="003C7C93">
              <w:rPr>
                <w:rFonts w:cs="Open Sans"/>
                <w:color w:val="FF0000"/>
              </w:rPr>
              <w:t>V</w:t>
            </w:r>
          </w:p>
          <w:p w14:paraId="7724F342" w14:textId="7438A82F" w:rsidR="00143EE6" w:rsidRPr="003C7C93" w:rsidRDefault="00FD1757" w:rsidP="00143EE6">
            <w:pPr>
              <w:rPr>
                <w:rFonts w:cs="Open Sans"/>
                <w:color w:val="FF0000"/>
              </w:rPr>
            </w:pPr>
            <w:r w:rsidRPr="003C7C93">
              <w:rPr>
                <w:rFonts w:cs="Open Sans"/>
                <w:color w:val="FF0000"/>
              </w:rPr>
              <w:t>alue</w:t>
            </w:r>
            <w:r w:rsidR="00143EE6" w:rsidRPr="003C7C93">
              <w:rPr>
                <w:rFonts w:cs="Open Sans"/>
                <w:color w:val="FF0000"/>
              </w:rPr>
              <w:t xml:space="preserve"> Retained</w:t>
            </w:r>
          </w:p>
        </w:tc>
        <w:tc>
          <w:tcPr>
            <w:tcW w:w="1275" w:type="dxa"/>
            <w:tcBorders>
              <w:top w:val="nil"/>
              <w:left w:val="single" w:sz="8" w:space="0" w:color="auto"/>
              <w:bottom w:val="single" w:sz="8" w:space="0" w:color="auto"/>
              <w:right w:val="single" w:sz="8" w:space="0" w:color="auto"/>
            </w:tcBorders>
            <w:vAlign w:val="center"/>
          </w:tcPr>
          <w:p w14:paraId="5F9526FB" w14:textId="0F302DB6" w:rsidR="00143EE6" w:rsidRPr="003C7C93" w:rsidRDefault="00143EE6" w:rsidP="00216CAE">
            <w:pPr>
              <w:rPr>
                <w:rFonts w:cs="Open Sans"/>
                <w:color w:val="FF0000"/>
              </w:rPr>
            </w:pPr>
            <w:r w:rsidRPr="00910721">
              <w:t>83,498,810</w:t>
            </w:r>
          </w:p>
        </w:tc>
        <w:tc>
          <w:tcPr>
            <w:tcW w:w="1418" w:type="dxa"/>
            <w:tcBorders>
              <w:top w:val="nil"/>
              <w:left w:val="single" w:sz="8" w:space="0" w:color="auto"/>
              <w:bottom w:val="single" w:sz="8" w:space="0" w:color="auto"/>
              <w:right w:val="single" w:sz="8" w:space="0" w:color="auto"/>
            </w:tcBorders>
            <w:vAlign w:val="center"/>
          </w:tcPr>
          <w:p w14:paraId="78055CB2" w14:textId="79F8D3E3" w:rsidR="00143EE6" w:rsidRPr="003C7C93" w:rsidRDefault="00143EE6" w:rsidP="00216CAE">
            <w:pPr>
              <w:rPr>
                <w:rFonts w:cs="Open Sans"/>
                <w:color w:val="FF0000"/>
              </w:rPr>
            </w:pPr>
            <w:r w:rsidRPr="00910721">
              <w:t>15,361,570</w:t>
            </w:r>
          </w:p>
        </w:tc>
        <w:tc>
          <w:tcPr>
            <w:tcW w:w="1276" w:type="dxa"/>
            <w:tcBorders>
              <w:top w:val="nil"/>
              <w:left w:val="single" w:sz="8" w:space="0" w:color="auto"/>
              <w:bottom w:val="single" w:sz="8" w:space="0" w:color="auto"/>
              <w:right w:val="single" w:sz="8" w:space="0" w:color="auto"/>
            </w:tcBorders>
            <w:vAlign w:val="center"/>
          </w:tcPr>
          <w:p w14:paraId="00C21FFD" w14:textId="583FF02A" w:rsidR="00143EE6" w:rsidRPr="003C7C93" w:rsidRDefault="00143EE6" w:rsidP="00216CAE">
            <w:pPr>
              <w:rPr>
                <w:rFonts w:cs="Open Sans"/>
                <w:color w:val="FF0000"/>
              </w:rPr>
            </w:pPr>
            <w:r w:rsidRPr="00910721">
              <w:t>12,934,799</w:t>
            </w:r>
          </w:p>
        </w:tc>
        <w:tc>
          <w:tcPr>
            <w:tcW w:w="1417" w:type="dxa"/>
            <w:tcBorders>
              <w:top w:val="nil"/>
              <w:left w:val="single" w:sz="8" w:space="0" w:color="auto"/>
              <w:bottom w:val="single" w:sz="8" w:space="0" w:color="auto"/>
              <w:right w:val="single" w:sz="8" w:space="0" w:color="auto"/>
            </w:tcBorders>
            <w:vAlign w:val="center"/>
          </w:tcPr>
          <w:p w14:paraId="3251E22F" w14:textId="57DAC6C3" w:rsidR="00143EE6" w:rsidRPr="003C7C93" w:rsidRDefault="00143EE6" w:rsidP="00216CAE">
            <w:pPr>
              <w:rPr>
                <w:rFonts w:cs="Open Sans"/>
                <w:color w:val="FF0000"/>
              </w:rPr>
            </w:pPr>
            <w:r w:rsidRPr="00910721">
              <w:t>7,907,740</w:t>
            </w:r>
          </w:p>
        </w:tc>
        <w:tc>
          <w:tcPr>
            <w:tcW w:w="141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A5F048A" w14:textId="703D0E52" w:rsidR="00143EE6" w:rsidRPr="003C7C93" w:rsidRDefault="00143EE6" w:rsidP="00216CAE">
            <w:pPr>
              <w:rPr>
                <w:rFonts w:cs="Open Sans"/>
                <w:color w:val="FF0000"/>
              </w:rPr>
            </w:pPr>
            <w:r w:rsidRPr="00910721">
              <w:t>8,852,130</w:t>
            </w:r>
          </w:p>
        </w:tc>
        <w:tc>
          <w:tcPr>
            <w:tcW w:w="155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A3DCA7A" w14:textId="77777777" w:rsidR="00143EE6" w:rsidRPr="003C7C93" w:rsidRDefault="00143EE6" w:rsidP="00143EE6">
            <w:pPr>
              <w:rPr>
                <w:rFonts w:cs="Open Sans"/>
                <w:color w:val="FF0000"/>
              </w:rPr>
            </w:pPr>
            <w:r w:rsidRPr="003C7C93">
              <w:rPr>
                <w:rFonts w:cs="Open Sans"/>
                <w:color w:val="FF0000"/>
              </w:rPr>
              <w:t>AFS 2025 pg 148</w:t>
            </w:r>
          </w:p>
        </w:tc>
        <w:tc>
          <w:tcPr>
            <w:tcW w:w="1134" w:type="dxa"/>
            <w:tcBorders>
              <w:top w:val="nil"/>
              <w:left w:val="nil"/>
              <w:bottom w:val="single" w:sz="8" w:space="0" w:color="auto"/>
              <w:right w:val="single" w:sz="8" w:space="0" w:color="auto"/>
            </w:tcBorders>
            <w:hideMark/>
          </w:tcPr>
          <w:p w14:paraId="2F8DB68D" w14:textId="77777777" w:rsidR="00143EE6" w:rsidRPr="003C7C93" w:rsidRDefault="00143EE6" w:rsidP="00143EE6">
            <w:pPr>
              <w:rPr>
                <w:rFonts w:cs="Open Sans"/>
                <w:color w:val="FF0000"/>
              </w:rPr>
            </w:pPr>
            <w:r w:rsidRPr="003C7C93">
              <w:rPr>
                <w:rFonts w:cs="Open Sans"/>
                <w:color w:val="FF0000"/>
              </w:rPr>
              <w:t>-&gt; Retained Earnings</w:t>
            </w:r>
          </w:p>
        </w:tc>
      </w:tr>
      <w:tr w:rsidR="00143EE6" w:rsidRPr="00982EBE" w14:paraId="520F554A" w14:textId="77777777" w:rsidTr="4FB1857C">
        <w:trPr>
          <w:trHeight w:val="315"/>
          <w:jc w:val="center"/>
        </w:trPr>
        <w:tc>
          <w:tcPr>
            <w:tcW w:w="496" w:type="dxa"/>
            <w:tcBorders>
              <w:top w:val="nil"/>
              <w:left w:val="single" w:sz="8" w:space="0" w:color="auto"/>
              <w:bottom w:val="single" w:sz="8" w:space="0" w:color="auto"/>
              <w:right w:val="nil"/>
            </w:tcBorders>
            <w:noWrap/>
            <w:tcMar>
              <w:top w:w="0" w:type="dxa"/>
              <w:left w:w="108" w:type="dxa"/>
              <w:bottom w:w="0" w:type="dxa"/>
              <w:right w:w="108" w:type="dxa"/>
            </w:tcMar>
            <w:vAlign w:val="center"/>
            <w:hideMark/>
          </w:tcPr>
          <w:p w14:paraId="3E153179" w14:textId="77777777" w:rsidR="00143EE6" w:rsidRPr="003C7C93" w:rsidRDefault="00143EE6" w:rsidP="00143EE6">
            <w:pPr>
              <w:rPr>
                <w:rFonts w:cs="Open Sans"/>
                <w:color w:val="FF0000"/>
              </w:rPr>
            </w:pPr>
            <w:r w:rsidRPr="003C7C93">
              <w:rPr>
                <w:rFonts w:cs="Open Sans"/>
                <w:color w:val="FF0000"/>
              </w:rPr>
              <w:t>10</w:t>
            </w:r>
          </w:p>
        </w:tc>
        <w:tc>
          <w:tcPr>
            <w:tcW w:w="1172" w:type="dxa"/>
            <w:tcBorders>
              <w:top w:val="nil"/>
              <w:left w:val="single" w:sz="8" w:space="0" w:color="auto"/>
              <w:bottom w:val="single" w:sz="8" w:space="0" w:color="auto"/>
              <w:right w:val="nil"/>
            </w:tcBorders>
            <w:noWrap/>
            <w:tcMar>
              <w:top w:w="0" w:type="dxa"/>
              <w:left w:w="108" w:type="dxa"/>
              <w:bottom w:w="0" w:type="dxa"/>
              <w:right w:w="108" w:type="dxa"/>
            </w:tcMar>
            <w:vAlign w:val="center"/>
            <w:hideMark/>
          </w:tcPr>
          <w:p w14:paraId="4E17BDB5" w14:textId="43310D9F" w:rsidR="00143EE6" w:rsidRPr="003C7C93" w:rsidRDefault="00143EE6" w:rsidP="00143EE6">
            <w:pPr>
              <w:rPr>
                <w:rFonts w:cs="Open Sans"/>
                <w:color w:val="FF0000"/>
              </w:rPr>
            </w:pPr>
            <w:r w:rsidRPr="003C7C93">
              <w:rPr>
                <w:rFonts w:cs="Open Sans"/>
                <w:color w:val="FF0000"/>
              </w:rPr>
              <w:t xml:space="preserve">Profit before </w:t>
            </w:r>
            <w:commentRangeStart w:id="131"/>
            <w:r w:rsidRPr="003C7C93">
              <w:rPr>
                <w:rFonts w:cs="Open Sans"/>
                <w:color w:val="FF0000"/>
              </w:rPr>
              <w:t>tax</w:t>
            </w:r>
            <w:commentRangeEnd w:id="131"/>
            <w:r w:rsidRPr="003C7C93">
              <w:rPr>
                <w:rStyle w:val="CommentReference"/>
                <w:rFonts w:cs="Open Sans"/>
                <w:color w:val="FF0000"/>
                <w:sz w:val="24"/>
                <w:szCs w:val="22"/>
              </w:rPr>
              <w:commentReference w:id="131"/>
            </w:r>
          </w:p>
        </w:tc>
        <w:tc>
          <w:tcPr>
            <w:tcW w:w="1275" w:type="dxa"/>
            <w:tcBorders>
              <w:top w:val="nil"/>
              <w:left w:val="single" w:sz="8" w:space="0" w:color="auto"/>
              <w:bottom w:val="single" w:sz="8" w:space="0" w:color="auto"/>
              <w:right w:val="single" w:sz="8" w:space="0" w:color="auto"/>
            </w:tcBorders>
            <w:vAlign w:val="center"/>
          </w:tcPr>
          <w:p w14:paraId="7FD59EEB" w14:textId="58873024" w:rsidR="00143EE6" w:rsidRPr="003C7C93" w:rsidRDefault="00143EE6" w:rsidP="00216CAE">
            <w:pPr>
              <w:rPr>
                <w:rFonts w:cs="Open Sans"/>
                <w:color w:val="FF0000"/>
              </w:rPr>
            </w:pPr>
            <w:r w:rsidRPr="00910721">
              <w:t>40,950,285</w:t>
            </w:r>
          </w:p>
        </w:tc>
        <w:tc>
          <w:tcPr>
            <w:tcW w:w="1418" w:type="dxa"/>
            <w:tcBorders>
              <w:top w:val="nil"/>
              <w:left w:val="single" w:sz="8" w:space="0" w:color="auto"/>
              <w:bottom w:val="single" w:sz="8" w:space="0" w:color="auto"/>
              <w:right w:val="single" w:sz="8" w:space="0" w:color="auto"/>
            </w:tcBorders>
            <w:vAlign w:val="center"/>
          </w:tcPr>
          <w:p w14:paraId="413E993A" w14:textId="48F4E3E2" w:rsidR="00143EE6" w:rsidRPr="003C7C93" w:rsidRDefault="00143EE6" w:rsidP="00216CAE">
            <w:pPr>
              <w:rPr>
                <w:rFonts w:cs="Open Sans"/>
                <w:color w:val="FF0000"/>
              </w:rPr>
            </w:pPr>
            <w:r w:rsidRPr="00910721">
              <w:t>29,572,685</w:t>
            </w:r>
          </w:p>
        </w:tc>
        <w:tc>
          <w:tcPr>
            <w:tcW w:w="1276" w:type="dxa"/>
            <w:tcBorders>
              <w:top w:val="nil"/>
              <w:left w:val="single" w:sz="8" w:space="0" w:color="auto"/>
              <w:bottom w:val="single" w:sz="8" w:space="0" w:color="auto"/>
              <w:right w:val="single" w:sz="8" w:space="0" w:color="auto"/>
            </w:tcBorders>
            <w:vAlign w:val="center"/>
          </w:tcPr>
          <w:p w14:paraId="198929A7" w14:textId="5DA908C5" w:rsidR="00143EE6" w:rsidRPr="003C7C93" w:rsidRDefault="00143EE6" w:rsidP="00216CAE">
            <w:pPr>
              <w:rPr>
                <w:rFonts w:cs="Open Sans"/>
                <w:color w:val="FF0000"/>
              </w:rPr>
            </w:pPr>
            <w:r w:rsidRPr="00910721">
              <w:t>22,059,957</w:t>
            </w:r>
          </w:p>
        </w:tc>
        <w:tc>
          <w:tcPr>
            <w:tcW w:w="1417" w:type="dxa"/>
            <w:tcBorders>
              <w:top w:val="nil"/>
              <w:left w:val="single" w:sz="8" w:space="0" w:color="auto"/>
              <w:bottom w:val="single" w:sz="8" w:space="0" w:color="auto"/>
              <w:right w:val="single" w:sz="8" w:space="0" w:color="auto"/>
            </w:tcBorders>
            <w:vAlign w:val="center"/>
          </w:tcPr>
          <w:p w14:paraId="3E0FAE81" w14:textId="124B1AA9" w:rsidR="00143EE6" w:rsidRPr="003C7C93" w:rsidRDefault="00143EE6" w:rsidP="00216CAE">
            <w:pPr>
              <w:rPr>
                <w:rFonts w:cs="Open Sans"/>
                <w:color w:val="FF0000"/>
              </w:rPr>
            </w:pPr>
            <w:r w:rsidRPr="00910721">
              <w:t>15,537</w:t>
            </w:r>
          </w:p>
        </w:tc>
        <w:tc>
          <w:tcPr>
            <w:tcW w:w="141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AA66599" w14:textId="535385F1" w:rsidR="00143EE6" w:rsidRPr="003C7C93" w:rsidRDefault="00143EE6" w:rsidP="00216CAE">
            <w:pPr>
              <w:rPr>
                <w:rFonts w:cs="Open Sans"/>
                <w:color w:val="FF0000"/>
              </w:rPr>
            </w:pPr>
            <w:r w:rsidRPr="00910721">
              <w:t>14,176</w:t>
            </w:r>
          </w:p>
        </w:tc>
        <w:tc>
          <w:tcPr>
            <w:tcW w:w="155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C949D82" w14:textId="77777777" w:rsidR="00143EE6" w:rsidRPr="003C7C93" w:rsidRDefault="00143EE6" w:rsidP="00143EE6">
            <w:pPr>
              <w:rPr>
                <w:rFonts w:cs="Open Sans"/>
                <w:color w:val="FF0000"/>
              </w:rPr>
            </w:pPr>
            <w:r w:rsidRPr="003C7C93">
              <w:rPr>
                <w:rFonts w:cs="Open Sans"/>
                <w:color w:val="FF0000"/>
              </w:rPr>
              <w:t>AFS 2025 pg 16</w:t>
            </w:r>
          </w:p>
        </w:tc>
        <w:tc>
          <w:tcPr>
            <w:tcW w:w="1134" w:type="dxa"/>
            <w:tcBorders>
              <w:top w:val="nil"/>
              <w:left w:val="nil"/>
              <w:bottom w:val="single" w:sz="8" w:space="0" w:color="auto"/>
              <w:right w:val="single" w:sz="8" w:space="0" w:color="auto"/>
            </w:tcBorders>
          </w:tcPr>
          <w:p w14:paraId="4C6B790A" w14:textId="0FB98DEF" w:rsidR="00143EE6" w:rsidRPr="003C7C93" w:rsidRDefault="00B86DCF" w:rsidP="00143EE6">
            <w:pPr>
              <w:rPr>
                <w:rFonts w:cs="Open Sans"/>
                <w:color w:val="FF0000"/>
              </w:rPr>
            </w:pPr>
            <w:r>
              <w:rPr>
                <w:rFonts w:cs="Open Sans"/>
                <w:color w:val="FF0000"/>
              </w:rPr>
              <w:t>P</w:t>
            </w:r>
            <w:r w:rsidR="008865E6">
              <w:rPr>
                <w:rFonts w:cs="Open Sans"/>
                <w:color w:val="FF0000"/>
              </w:rPr>
              <w:t>BIT</w:t>
            </w:r>
          </w:p>
        </w:tc>
      </w:tr>
      <w:tr w:rsidR="00143EE6" w:rsidRPr="00982EBE" w14:paraId="234C7ED7" w14:textId="77777777" w:rsidTr="4FB1857C">
        <w:trPr>
          <w:trHeight w:val="315"/>
          <w:jc w:val="center"/>
        </w:trPr>
        <w:tc>
          <w:tcPr>
            <w:tcW w:w="496" w:type="dxa"/>
            <w:tcBorders>
              <w:top w:val="nil"/>
              <w:left w:val="single" w:sz="8" w:space="0" w:color="auto"/>
              <w:bottom w:val="single" w:sz="8" w:space="0" w:color="auto"/>
              <w:right w:val="nil"/>
            </w:tcBorders>
            <w:noWrap/>
            <w:tcMar>
              <w:top w:w="0" w:type="dxa"/>
              <w:left w:w="108" w:type="dxa"/>
              <w:bottom w:w="0" w:type="dxa"/>
              <w:right w:w="108" w:type="dxa"/>
            </w:tcMar>
            <w:vAlign w:val="center"/>
            <w:hideMark/>
          </w:tcPr>
          <w:p w14:paraId="3147DDDD" w14:textId="77777777" w:rsidR="00143EE6" w:rsidRPr="003C7C93" w:rsidRDefault="00143EE6" w:rsidP="00143EE6">
            <w:pPr>
              <w:rPr>
                <w:rFonts w:cs="Open Sans"/>
                <w:color w:val="FF0000"/>
              </w:rPr>
            </w:pPr>
            <w:r w:rsidRPr="003C7C93">
              <w:rPr>
                <w:rFonts w:cs="Open Sans"/>
                <w:color w:val="FF0000"/>
              </w:rPr>
              <w:t>11</w:t>
            </w:r>
          </w:p>
        </w:tc>
        <w:tc>
          <w:tcPr>
            <w:tcW w:w="1172" w:type="dxa"/>
            <w:tcBorders>
              <w:top w:val="nil"/>
              <w:left w:val="single" w:sz="8" w:space="0" w:color="auto"/>
              <w:bottom w:val="single" w:sz="8" w:space="0" w:color="auto"/>
              <w:right w:val="nil"/>
            </w:tcBorders>
            <w:noWrap/>
            <w:tcMar>
              <w:top w:w="0" w:type="dxa"/>
              <w:left w:w="108" w:type="dxa"/>
              <w:bottom w:w="0" w:type="dxa"/>
              <w:right w:w="108" w:type="dxa"/>
            </w:tcMar>
            <w:vAlign w:val="center"/>
            <w:hideMark/>
          </w:tcPr>
          <w:p w14:paraId="2D1722EE" w14:textId="77777777" w:rsidR="00143EE6" w:rsidRPr="003C7C93" w:rsidRDefault="00143EE6" w:rsidP="00143EE6">
            <w:pPr>
              <w:rPr>
                <w:rFonts w:cs="Open Sans"/>
                <w:color w:val="FF0000"/>
              </w:rPr>
            </w:pPr>
            <w:r w:rsidRPr="003C7C93">
              <w:rPr>
                <w:rFonts w:cs="Open Sans"/>
                <w:color w:val="FF0000"/>
              </w:rPr>
              <w:t>Tax Payment</w:t>
            </w:r>
          </w:p>
        </w:tc>
        <w:tc>
          <w:tcPr>
            <w:tcW w:w="1275" w:type="dxa"/>
            <w:tcBorders>
              <w:top w:val="nil"/>
              <w:left w:val="single" w:sz="8" w:space="0" w:color="auto"/>
              <w:bottom w:val="single" w:sz="8" w:space="0" w:color="auto"/>
              <w:right w:val="single" w:sz="8" w:space="0" w:color="auto"/>
            </w:tcBorders>
            <w:vAlign w:val="center"/>
          </w:tcPr>
          <w:p w14:paraId="6BA3CE6A" w14:textId="0FD88713" w:rsidR="00143EE6" w:rsidRPr="003C7C93" w:rsidRDefault="00143EE6" w:rsidP="00216CAE">
            <w:pPr>
              <w:rPr>
                <w:rFonts w:cs="Open Sans"/>
                <w:color w:val="FF0000"/>
              </w:rPr>
            </w:pPr>
            <w:r w:rsidRPr="00910721">
              <w:t>8,695,499</w:t>
            </w:r>
          </w:p>
        </w:tc>
        <w:tc>
          <w:tcPr>
            <w:tcW w:w="1418" w:type="dxa"/>
            <w:tcBorders>
              <w:top w:val="nil"/>
              <w:left w:val="single" w:sz="8" w:space="0" w:color="auto"/>
              <w:bottom w:val="single" w:sz="8" w:space="0" w:color="auto"/>
              <w:right w:val="single" w:sz="8" w:space="0" w:color="auto"/>
            </w:tcBorders>
            <w:vAlign w:val="center"/>
          </w:tcPr>
          <w:p w14:paraId="06329D11" w14:textId="452D6ACA" w:rsidR="00143EE6" w:rsidRPr="003C7C93" w:rsidRDefault="00143EE6" w:rsidP="00216CAE">
            <w:pPr>
              <w:rPr>
                <w:rFonts w:cs="Open Sans"/>
                <w:color w:val="FF0000"/>
              </w:rPr>
            </w:pPr>
            <w:r w:rsidRPr="00910721">
              <w:t>1,356,488</w:t>
            </w:r>
          </w:p>
        </w:tc>
        <w:tc>
          <w:tcPr>
            <w:tcW w:w="1276" w:type="dxa"/>
            <w:tcBorders>
              <w:top w:val="nil"/>
              <w:left w:val="single" w:sz="8" w:space="0" w:color="auto"/>
              <w:bottom w:val="single" w:sz="8" w:space="0" w:color="auto"/>
              <w:right w:val="single" w:sz="8" w:space="0" w:color="auto"/>
            </w:tcBorders>
            <w:vAlign w:val="center"/>
          </w:tcPr>
          <w:p w14:paraId="5EC03FA9" w14:textId="4CD3F565" w:rsidR="00143EE6" w:rsidRPr="003C7C93" w:rsidRDefault="00143EE6" w:rsidP="00216CAE">
            <w:pPr>
              <w:rPr>
                <w:rFonts w:cs="Open Sans"/>
                <w:color w:val="FF0000"/>
              </w:rPr>
            </w:pPr>
            <w:r w:rsidRPr="00910721">
              <w:t>4,722,264</w:t>
            </w:r>
          </w:p>
        </w:tc>
        <w:tc>
          <w:tcPr>
            <w:tcW w:w="1417" w:type="dxa"/>
            <w:tcBorders>
              <w:top w:val="nil"/>
              <w:left w:val="single" w:sz="8" w:space="0" w:color="auto"/>
              <w:bottom w:val="single" w:sz="8" w:space="0" w:color="auto"/>
              <w:right w:val="single" w:sz="8" w:space="0" w:color="auto"/>
            </w:tcBorders>
            <w:vAlign w:val="center"/>
          </w:tcPr>
          <w:p w14:paraId="10570FDD" w14:textId="380DF8E7" w:rsidR="00143EE6" w:rsidRPr="003C7C93" w:rsidRDefault="00143EE6" w:rsidP="00216CAE">
            <w:pPr>
              <w:rPr>
                <w:rFonts w:cs="Open Sans"/>
                <w:color w:val="FF0000"/>
              </w:rPr>
            </w:pPr>
            <w:r w:rsidRPr="00910721">
              <w:t>5,810,560</w:t>
            </w:r>
          </w:p>
        </w:tc>
        <w:tc>
          <w:tcPr>
            <w:tcW w:w="141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708401D" w14:textId="60D46626" w:rsidR="00143EE6" w:rsidRPr="003C7C93" w:rsidRDefault="00143EE6" w:rsidP="00216CAE">
            <w:pPr>
              <w:rPr>
                <w:rFonts w:cs="Open Sans"/>
                <w:color w:val="FF0000"/>
              </w:rPr>
            </w:pPr>
            <w:r w:rsidRPr="00910721">
              <w:t>4,426,440</w:t>
            </w:r>
          </w:p>
        </w:tc>
        <w:tc>
          <w:tcPr>
            <w:tcW w:w="155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2908688" w14:textId="77777777" w:rsidR="00143EE6" w:rsidRPr="003C7C93" w:rsidRDefault="00143EE6" w:rsidP="00143EE6">
            <w:pPr>
              <w:rPr>
                <w:rFonts w:cs="Open Sans"/>
                <w:color w:val="FF0000"/>
              </w:rPr>
            </w:pPr>
            <w:r w:rsidRPr="003C7C93">
              <w:rPr>
                <w:rFonts w:cs="Open Sans"/>
                <w:color w:val="FF0000"/>
              </w:rPr>
              <w:t>AFS 2025 pg 148</w:t>
            </w:r>
          </w:p>
        </w:tc>
        <w:tc>
          <w:tcPr>
            <w:tcW w:w="1134" w:type="dxa"/>
            <w:tcBorders>
              <w:top w:val="nil"/>
              <w:left w:val="nil"/>
              <w:bottom w:val="single" w:sz="8" w:space="0" w:color="auto"/>
              <w:right w:val="single" w:sz="8" w:space="0" w:color="auto"/>
            </w:tcBorders>
          </w:tcPr>
          <w:p w14:paraId="4D85DBC2" w14:textId="753167AF" w:rsidR="00143EE6" w:rsidRPr="003C7C93" w:rsidRDefault="008865E6" w:rsidP="00143EE6">
            <w:pPr>
              <w:rPr>
                <w:rFonts w:cs="Open Sans"/>
                <w:color w:val="FF0000"/>
              </w:rPr>
            </w:pPr>
            <w:r>
              <w:rPr>
                <w:rFonts w:cs="Open Sans"/>
                <w:color w:val="FF0000"/>
              </w:rPr>
              <w:t>Ta</w:t>
            </w:r>
            <w:r w:rsidR="003A6F66">
              <w:rPr>
                <w:rFonts w:cs="Open Sans"/>
                <w:color w:val="FF0000"/>
              </w:rPr>
              <w:t>x</w:t>
            </w:r>
          </w:p>
        </w:tc>
      </w:tr>
    </w:tbl>
    <w:commentRangeEnd w:id="126"/>
    <w:p w14:paraId="518DCF38" w14:textId="15C235FC" w:rsidR="007A282C" w:rsidRDefault="005E2496" w:rsidP="008A3097">
      <w:pPr>
        <w:rPr>
          <w:rFonts w:cs="Open Sans"/>
          <w:color w:val="FF0000"/>
        </w:rPr>
      </w:pPr>
      <w:r>
        <w:rPr>
          <w:rStyle w:val="CommentReference"/>
          <w:rFonts w:cs="Open Sans"/>
          <w:color w:val="FF0000"/>
          <w:sz w:val="24"/>
          <w:szCs w:val="22"/>
        </w:rPr>
        <w:commentReference w:id="126"/>
      </w:r>
      <w:commentRangeEnd w:id="127"/>
      <w:r>
        <w:rPr>
          <w:rStyle w:val="CommentReference"/>
          <w:rFonts w:cs="Open Sans"/>
          <w:color w:val="FF0000"/>
          <w:sz w:val="24"/>
          <w:szCs w:val="22"/>
        </w:rPr>
        <w:commentReference w:id="127"/>
      </w:r>
    </w:p>
    <w:p w14:paraId="5F1E0852" w14:textId="77777777" w:rsidR="00672D1E" w:rsidRDefault="00672D1E" w:rsidP="00672D1E"/>
    <w:p w14:paraId="602A83E2" w14:textId="77777777" w:rsidR="00612F81" w:rsidRDefault="00612F81" w:rsidP="00672D1E"/>
    <w:p w14:paraId="7D237C54" w14:textId="77777777" w:rsidR="00612F81" w:rsidRDefault="00612F81" w:rsidP="00672D1E"/>
    <w:p w14:paraId="2AB9799E" w14:textId="77777777" w:rsidR="00612F81" w:rsidRDefault="00612F81" w:rsidP="00672D1E"/>
    <w:p w14:paraId="75F7DE54" w14:textId="77777777" w:rsidR="00612F81" w:rsidRDefault="00612F81" w:rsidP="00672D1E"/>
    <w:p w14:paraId="1B4BBF9B" w14:textId="77777777" w:rsidR="00612F81" w:rsidRDefault="00612F81" w:rsidP="00672D1E"/>
    <w:p w14:paraId="3407D4E8" w14:textId="77777777" w:rsidR="00612F81" w:rsidRDefault="00612F81" w:rsidP="00672D1E"/>
    <w:p w14:paraId="43A15EB6" w14:textId="77777777" w:rsidR="00612F81" w:rsidRDefault="00612F81" w:rsidP="00672D1E"/>
    <w:p w14:paraId="34AE10FE" w14:textId="77777777" w:rsidR="00612F81" w:rsidRPr="00982EBE" w:rsidRDefault="00612F81" w:rsidP="00672D1E"/>
    <w:p w14:paraId="1E321A51" w14:textId="77777777" w:rsidR="00672D1E" w:rsidRPr="000053AB" w:rsidRDefault="00672D1E" w:rsidP="000053AB">
      <w:pPr>
        <w:pStyle w:val="Heading2"/>
      </w:pPr>
      <w:bookmarkStart w:id="133" w:name="_Toc226528029"/>
      <w:bookmarkStart w:id="134" w:name="_Toc224302688"/>
      <w:bookmarkStart w:id="135" w:name="_Toc224302894"/>
      <w:r w:rsidRPr="000053AB">
        <w:lastRenderedPageBreak/>
        <w:t>Anti-Corruption</w:t>
      </w:r>
      <w:bookmarkEnd w:id="133"/>
      <w:bookmarkEnd w:id="134"/>
      <w:bookmarkEnd w:id="135"/>
    </w:p>
    <w:p w14:paraId="032857D1" w14:textId="77777777" w:rsidR="00672D1E" w:rsidRPr="003C7C93" w:rsidRDefault="00672D1E" w:rsidP="00672D1E">
      <w:r w:rsidRPr="003C7C93">
        <w:t xml:space="preserve">In 2025, Julius Berger Nigeria (JBN) made significant progress in advancing its commitment to ethical business practices. The company continues to improve its anti-corruption policies and </w:t>
      </w:r>
      <w:r>
        <w:t xml:space="preserve">integrate </w:t>
      </w:r>
      <w:r w:rsidRPr="003C7C93">
        <w:t>integrity more thoroughly into all areas of its operations, setting a stronger standard for responsible conduct throughout its value chain.</w:t>
      </w:r>
    </w:p>
    <w:p w14:paraId="3DBD9DDB" w14:textId="77777777" w:rsidR="00672D1E" w:rsidRPr="003C7C93" w:rsidRDefault="00672D1E" w:rsidP="00672D1E">
      <w:r w:rsidRPr="00982EBE">
        <w:t>To ensure these standards are upheld, the Group expanded its anti</w:t>
      </w:r>
      <w:r w:rsidRPr="00982EBE">
        <w:rPr>
          <w:rFonts w:ascii="Cambria Math" w:hAnsi="Cambria Math" w:cs="Cambria Math"/>
        </w:rPr>
        <w:t>‑</w:t>
      </w:r>
      <w:r w:rsidRPr="00982EBE">
        <w:t>corruption awareness and training efforts throughout the year, improving employee accountability and reducing exposure to misconduct risks. These efforts were complemented by active oversight from the governance body: all 14 Board members received full briefings on the Group</w:t>
      </w:r>
      <w:r w:rsidRPr="00982EBE">
        <w:rPr>
          <w:rFonts w:cs="Aptos"/>
        </w:rPr>
        <w:t>’</w:t>
      </w:r>
      <w:r w:rsidRPr="00982EBE">
        <w:t>s anti</w:t>
      </w:r>
      <w:r w:rsidRPr="00982EBE">
        <w:rPr>
          <w:rFonts w:ascii="Cambria Math" w:hAnsi="Cambria Math" w:cs="Cambria Math"/>
        </w:rPr>
        <w:t>‑</w:t>
      </w:r>
      <w:r w:rsidRPr="00982EBE">
        <w:t>corruption policies and procedures, reflecting full coverage at the highest level of decision-making.</w:t>
      </w:r>
      <w:r w:rsidRPr="00982EBE">
        <w:rPr>
          <w:rFonts w:eastAsia="Times New Roman" w:cs="Segoe UI"/>
          <w:sz w:val="21"/>
          <w:szCs w:val="21"/>
        </w:rPr>
        <w:t xml:space="preserve"> </w:t>
      </w:r>
      <w:r w:rsidRPr="00982EBE">
        <w:t>We also strengthened transparency by enhancing our digital anti</w:t>
      </w:r>
      <w:r w:rsidRPr="00982EBE">
        <w:rPr>
          <w:rFonts w:ascii="Cambria Math" w:hAnsi="Cambria Math" w:cs="Cambria Math"/>
        </w:rPr>
        <w:t>‑</w:t>
      </w:r>
      <w:r w:rsidRPr="00982EBE">
        <w:t>corruption platform in 2025, giving employees and stakeholders continuous access to policies, guidance, and reporting channels. This upgrade has improved accessibility, encouraged ongoing engagement with our ethical standards, and reduced exposure to corruption risks, helping prevent potential regulatory or reputational consequences.</w:t>
      </w:r>
    </w:p>
    <w:p w14:paraId="2E5DA57E" w14:textId="77777777" w:rsidR="00672D1E" w:rsidRPr="00747262" w:rsidRDefault="00672D1E" w:rsidP="00672D1E">
      <w:r w:rsidRPr="00747262">
        <w:t>In 2025, anti</w:t>
      </w:r>
      <w:r w:rsidRPr="00747262">
        <w:noBreakHyphen/>
        <w:t>corruption policies and procedures were communicated to 953 employees, representing 9% of the Company’s total workforce of 11,000. In addition, 223 employees, equivalent to 2% of the workforce, received targeted anti</w:t>
      </w:r>
      <w:r w:rsidRPr="00747262">
        <w:noBreakHyphen/>
        <w:t>corruption training to ensure that individuals in roles with higher exposure to corruption risks are adequately prepared to identify and respond to such situations effectively.</w:t>
      </w:r>
    </w:p>
    <w:p w14:paraId="59A28F77" w14:textId="77777777" w:rsidR="00672D1E" w:rsidRPr="003C7C93" w:rsidRDefault="00672D1E" w:rsidP="00672D1E">
      <w:pPr>
        <w:spacing w:line="257" w:lineRule="auto"/>
        <w:rPr>
          <w:rFonts w:cs="Open Sans"/>
          <w:color w:val="000000" w:themeColor="text1"/>
        </w:rPr>
      </w:pPr>
      <w:r w:rsidRPr="003C7C93">
        <w:rPr>
          <w:rFonts w:eastAsia="Calibri Light" w:cs="Open Sans"/>
          <w:b/>
          <w:color w:val="000000" w:themeColor="text1"/>
        </w:rPr>
        <w:t xml:space="preserve">Employees Trained </w:t>
      </w:r>
      <w:r>
        <w:rPr>
          <w:rFonts w:eastAsia="Calibri Light" w:cs="Open Sans"/>
          <w:b/>
          <w:color w:val="000000" w:themeColor="text1"/>
        </w:rPr>
        <w:t>i</w:t>
      </w:r>
      <w:r w:rsidRPr="003C7C93">
        <w:rPr>
          <w:rFonts w:eastAsia="Calibri Light" w:cs="Open Sans"/>
          <w:b/>
          <w:color w:val="000000" w:themeColor="text1"/>
        </w:rPr>
        <w:t xml:space="preserve">n Anti-Corruption Policies </w:t>
      </w:r>
      <w:r>
        <w:rPr>
          <w:rFonts w:eastAsia="Calibri Light" w:cs="Open Sans"/>
          <w:b/>
          <w:color w:val="000000" w:themeColor="text1"/>
        </w:rPr>
        <w:t>a</w:t>
      </w:r>
      <w:r w:rsidRPr="003C7C93">
        <w:rPr>
          <w:rFonts w:eastAsia="Calibri Light" w:cs="Open Sans"/>
          <w:b/>
          <w:color w:val="000000" w:themeColor="text1"/>
        </w:rPr>
        <w:t>nd Procedures</w:t>
      </w:r>
    </w:p>
    <w:tbl>
      <w:tblPr>
        <w:tblStyle w:val="TableGrid"/>
        <w:tblW w:w="0" w:type="auto"/>
        <w:tblLook w:val="04A0" w:firstRow="1" w:lastRow="0" w:firstColumn="1" w:lastColumn="0" w:noHBand="0" w:noVBand="1"/>
      </w:tblPr>
      <w:tblGrid>
        <w:gridCol w:w="3134"/>
        <w:gridCol w:w="3113"/>
        <w:gridCol w:w="3093"/>
      </w:tblGrid>
      <w:tr w:rsidR="00672D1E" w:rsidRPr="004F0599" w14:paraId="494F2356" w14:textId="77777777">
        <w:trPr>
          <w:trHeight w:val="300"/>
        </w:trPr>
        <w:tc>
          <w:tcPr>
            <w:tcW w:w="3192" w:type="dxa"/>
            <w:tcBorders>
              <w:top w:val="single" w:sz="8" w:space="0" w:color="auto"/>
              <w:left w:val="single" w:sz="8" w:space="0" w:color="auto"/>
              <w:bottom w:val="single" w:sz="8" w:space="0" w:color="auto"/>
              <w:right w:val="single" w:sz="8" w:space="0" w:color="auto"/>
            </w:tcBorders>
            <w:shd w:val="clear" w:color="auto" w:fill="92D050"/>
            <w:tcMar>
              <w:left w:w="108" w:type="dxa"/>
              <w:right w:w="108" w:type="dxa"/>
            </w:tcMar>
            <w:vAlign w:val="center"/>
          </w:tcPr>
          <w:p w14:paraId="4C66A704" w14:textId="77777777" w:rsidR="00672D1E" w:rsidRPr="003C7C93" w:rsidRDefault="00672D1E">
            <w:pPr>
              <w:rPr>
                <w:rFonts w:cs="Open Sans"/>
                <w:color w:val="000000" w:themeColor="text1"/>
              </w:rPr>
            </w:pPr>
            <w:r w:rsidRPr="00982EBE">
              <w:rPr>
                <w:b/>
                <w:bCs/>
              </w:rPr>
              <w:t>Parameters</w:t>
            </w:r>
          </w:p>
        </w:tc>
        <w:tc>
          <w:tcPr>
            <w:tcW w:w="3192" w:type="dxa"/>
            <w:tcBorders>
              <w:top w:val="single" w:sz="8" w:space="0" w:color="auto"/>
              <w:left w:val="single" w:sz="8" w:space="0" w:color="auto"/>
              <w:bottom w:val="single" w:sz="8" w:space="0" w:color="auto"/>
              <w:right w:val="single" w:sz="8" w:space="0" w:color="auto"/>
            </w:tcBorders>
            <w:shd w:val="clear" w:color="auto" w:fill="92D050"/>
            <w:tcMar>
              <w:left w:w="108" w:type="dxa"/>
              <w:right w:w="108" w:type="dxa"/>
            </w:tcMar>
            <w:vAlign w:val="center"/>
          </w:tcPr>
          <w:p w14:paraId="192215AE" w14:textId="77777777" w:rsidR="00672D1E" w:rsidRPr="003C7C93" w:rsidRDefault="00672D1E">
            <w:pPr>
              <w:rPr>
                <w:rFonts w:cs="Open Sans"/>
                <w:color w:val="000000" w:themeColor="text1"/>
              </w:rPr>
            </w:pPr>
            <w:r w:rsidRPr="00982EBE">
              <w:rPr>
                <w:b/>
                <w:bCs/>
              </w:rPr>
              <w:t>2025</w:t>
            </w:r>
          </w:p>
        </w:tc>
        <w:tc>
          <w:tcPr>
            <w:tcW w:w="3192" w:type="dxa"/>
            <w:tcBorders>
              <w:top w:val="single" w:sz="8" w:space="0" w:color="auto"/>
              <w:left w:val="single" w:sz="8" w:space="0" w:color="auto"/>
              <w:bottom w:val="single" w:sz="8" w:space="0" w:color="auto"/>
              <w:right w:val="single" w:sz="8" w:space="0" w:color="auto"/>
            </w:tcBorders>
            <w:shd w:val="clear" w:color="auto" w:fill="92D050"/>
            <w:tcMar>
              <w:left w:w="108" w:type="dxa"/>
              <w:right w:w="108" w:type="dxa"/>
            </w:tcMar>
            <w:vAlign w:val="center"/>
          </w:tcPr>
          <w:p w14:paraId="4BA663CA" w14:textId="77777777" w:rsidR="00672D1E" w:rsidRPr="003C7C93" w:rsidRDefault="00672D1E">
            <w:pPr>
              <w:rPr>
                <w:rFonts w:cs="Open Sans"/>
                <w:color w:val="000000" w:themeColor="text1"/>
              </w:rPr>
            </w:pPr>
            <w:r w:rsidRPr="00982EBE">
              <w:rPr>
                <w:b/>
                <w:bCs/>
              </w:rPr>
              <w:t>2024</w:t>
            </w:r>
          </w:p>
        </w:tc>
      </w:tr>
      <w:tr w:rsidR="00672D1E" w:rsidRPr="004F0599" w14:paraId="0F699BCF" w14:textId="77777777">
        <w:trPr>
          <w:trHeight w:val="300"/>
        </w:trPr>
        <w:tc>
          <w:tcPr>
            <w:tcW w:w="319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0B63BE" w14:textId="77777777" w:rsidR="00672D1E" w:rsidRPr="003C7C93" w:rsidRDefault="00672D1E">
            <w:pPr>
              <w:rPr>
                <w:rFonts w:cs="Open Sans"/>
                <w:color w:val="000000" w:themeColor="text1"/>
              </w:rPr>
            </w:pPr>
            <w:r w:rsidRPr="00982EBE">
              <w:t>Number of permanent staff</w:t>
            </w:r>
          </w:p>
        </w:tc>
        <w:tc>
          <w:tcPr>
            <w:tcW w:w="319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FE777E" w14:textId="77777777" w:rsidR="00672D1E" w:rsidRPr="003C7C93" w:rsidRDefault="00672D1E">
            <w:pPr>
              <w:rPr>
                <w:rFonts w:cs="Open Sans"/>
                <w:color w:val="000000" w:themeColor="text1"/>
              </w:rPr>
            </w:pPr>
            <w:r w:rsidRPr="00982EBE">
              <w:t>11,000</w:t>
            </w:r>
          </w:p>
        </w:tc>
        <w:tc>
          <w:tcPr>
            <w:tcW w:w="319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C3B0632" w14:textId="77777777" w:rsidR="00672D1E" w:rsidRPr="003C7C93" w:rsidRDefault="00672D1E">
            <w:pPr>
              <w:rPr>
                <w:rFonts w:cs="Open Sans"/>
                <w:color w:val="000000" w:themeColor="text1"/>
              </w:rPr>
            </w:pPr>
            <w:r w:rsidRPr="00982EBE">
              <w:t>8,121</w:t>
            </w:r>
          </w:p>
        </w:tc>
      </w:tr>
      <w:tr w:rsidR="00672D1E" w:rsidRPr="004F0599" w14:paraId="0BD9ECE5" w14:textId="77777777">
        <w:trPr>
          <w:trHeight w:val="300"/>
        </w:trPr>
        <w:tc>
          <w:tcPr>
            <w:tcW w:w="319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8B2066" w14:textId="77777777" w:rsidR="00672D1E" w:rsidRPr="003C7C93" w:rsidRDefault="00672D1E">
            <w:pPr>
              <w:rPr>
                <w:rFonts w:cs="Open Sans"/>
                <w:color w:val="000000" w:themeColor="text1"/>
              </w:rPr>
            </w:pPr>
            <w:r w:rsidRPr="00982EBE">
              <w:t>Number of permanent staff informed on anti</w:t>
            </w:r>
            <w:r w:rsidRPr="00982EBE">
              <w:noBreakHyphen/>
              <w:t>corruption policies and procedures</w:t>
            </w:r>
          </w:p>
        </w:tc>
        <w:tc>
          <w:tcPr>
            <w:tcW w:w="319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66DED8" w14:textId="77777777" w:rsidR="00672D1E" w:rsidRPr="003C7C93" w:rsidRDefault="00672D1E">
            <w:pPr>
              <w:rPr>
                <w:rFonts w:cs="Open Sans"/>
                <w:color w:val="000000" w:themeColor="text1"/>
              </w:rPr>
            </w:pPr>
            <w:r w:rsidRPr="00982EBE">
              <w:t>953</w:t>
            </w:r>
          </w:p>
        </w:tc>
        <w:tc>
          <w:tcPr>
            <w:tcW w:w="319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27FCCA0" w14:textId="77777777" w:rsidR="00672D1E" w:rsidRPr="003C7C93" w:rsidRDefault="00672D1E">
            <w:pPr>
              <w:rPr>
                <w:rFonts w:cs="Open Sans"/>
                <w:color w:val="000000" w:themeColor="text1"/>
              </w:rPr>
            </w:pPr>
            <w:r w:rsidRPr="00982EBE">
              <w:t>693</w:t>
            </w:r>
          </w:p>
        </w:tc>
      </w:tr>
      <w:tr w:rsidR="00672D1E" w:rsidRPr="004F0599" w14:paraId="0F6B1A3A" w14:textId="77777777">
        <w:trPr>
          <w:trHeight w:val="300"/>
        </w:trPr>
        <w:tc>
          <w:tcPr>
            <w:tcW w:w="319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61CDB4" w14:textId="77777777" w:rsidR="00672D1E" w:rsidRPr="003C7C93" w:rsidRDefault="00672D1E">
            <w:pPr>
              <w:rPr>
                <w:rFonts w:cs="Open Sans"/>
                <w:color w:val="000000" w:themeColor="text1"/>
              </w:rPr>
            </w:pPr>
            <w:r w:rsidRPr="00982EBE">
              <w:t>Number of permanent staff trained in anti</w:t>
            </w:r>
            <w:r w:rsidRPr="00982EBE">
              <w:noBreakHyphen/>
              <w:t>corruption policies and procedures</w:t>
            </w:r>
          </w:p>
        </w:tc>
        <w:tc>
          <w:tcPr>
            <w:tcW w:w="319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D1D5B4A" w14:textId="77777777" w:rsidR="00672D1E" w:rsidRPr="003C7C93" w:rsidRDefault="00672D1E">
            <w:pPr>
              <w:rPr>
                <w:rFonts w:cs="Open Sans"/>
                <w:color w:val="000000" w:themeColor="text1"/>
              </w:rPr>
            </w:pPr>
            <w:commentRangeStart w:id="136"/>
            <w:r w:rsidRPr="00982EBE">
              <w:t>223</w:t>
            </w:r>
            <w:commentRangeEnd w:id="136"/>
            <w:r w:rsidR="00D967AC" w:rsidRPr="003C7C93">
              <w:rPr>
                <w:rStyle w:val="CommentReference"/>
                <w:rFonts w:cs="Open Sans"/>
                <w:color w:val="000000" w:themeColor="text1"/>
                <w:sz w:val="22"/>
                <w:szCs w:val="22"/>
              </w:rPr>
              <w:commentReference w:id="136"/>
            </w:r>
          </w:p>
        </w:tc>
        <w:tc>
          <w:tcPr>
            <w:tcW w:w="319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440B1D" w14:textId="77777777" w:rsidR="00672D1E" w:rsidRPr="003C7C93" w:rsidRDefault="00672D1E">
            <w:pPr>
              <w:rPr>
                <w:rFonts w:cs="Open Sans"/>
                <w:color w:val="000000" w:themeColor="text1"/>
              </w:rPr>
            </w:pPr>
            <w:r w:rsidRPr="00982EBE">
              <w:t>291</w:t>
            </w:r>
          </w:p>
        </w:tc>
      </w:tr>
    </w:tbl>
    <w:p w14:paraId="1AD9C983" w14:textId="77777777" w:rsidR="00672D1E" w:rsidRPr="003C7C93" w:rsidRDefault="00672D1E" w:rsidP="00672D1E">
      <w:pPr>
        <w:spacing w:line="257" w:lineRule="auto"/>
        <w:rPr>
          <w:rFonts w:cs="Open Sans"/>
          <w:color w:val="000000" w:themeColor="text1"/>
        </w:rPr>
      </w:pPr>
      <w:r w:rsidRPr="003C7C93">
        <w:rPr>
          <w:rFonts w:eastAsia="Calibri Light" w:cs="Open Sans"/>
          <w:color w:val="000000" w:themeColor="text1"/>
        </w:rPr>
        <w:t xml:space="preserve"> </w:t>
      </w:r>
    </w:p>
    <w:p w14:paraId="30146109" w14:textId="77777777" w:rsidR="00672D1E" w:rsidRPr="00982EBE" w:rsidRDefault="00672D1E" w:rsidP="00672D1E">
      <w:r w:rsidRPr="00982EBE">
        <w:t>We also extended our anti</w:t>
      </w:r>
      <w:r w:rsidRPr="00982EBE">
        <w:rPr>
          <w:rFonts w:ascii="Cambria Math" w:hAnsi="Cambria Math" w:cs="Cambria Math"/>
        </w:rPr>
        <w:t>‑</w:t>
      </w:r>
      <w:r w:rsidRPr="00982EBE">
        <w:t>corruption expectations beyond internal operations. All suppliers, contractors, and customers were formally informed of the Group</w:t>
      </w:r>
      <w:r w:rsidRPr="00982EBE">
        <w:rPr>
          <w:rFonts w:cs="Aptos"/>
        </w:rPr>
        <w:t>’</w:t>
      </w:r>
      <w:r w:rsidRPr="00982EBE">
        <w:t>s anti</w:t>
      </w:r>
      <w:r w:rsidRPr="00982EBE">
        <w:rPr>
          <w:rFonts w:ascii="Cambria Math" w:hAnsi="Cambria Math" w:cs="Cambria Math"/>
        </w:rPr>
        <w:t>‑</w:t>
      </w:r>
      <w:r w:rsidRPr="00982EBE">
        <w:t>corruption policies and procedures as part of its third</w:t>
      </w:r>
      <w:r w:rsidRPr="00982EBE">
        <w:rPr>
          <w:rFonts w:ascii="Cambria Math" w:hAnsi="Cambria Math" w:cs="Cambria Math"/>
        </w:rPr>
        <w:t>‑</w:t>
      </w:r>
      <w:r w:rsidRPr="00982EBE">
        <w:t>party due diligence framework. This approach reinforces ethical expectations and helps identify and mitigate corruption risks across the supply chain.</w:t>
      </w:r>
    </w:p>
    <w:p w14:paraId="18DB63D3" w14:textId="77777777" w:rsidR="00672D1E" w:rsidRPr="003C7C93" w:rsidRDefault="00672D1E" w:rsidP="00672D1E">
      <w:pPr>
        <w:spacing w:line="257" w:lineRule="auto"/>
        <w:rPr>
          <w:rFonts w:cs="Open Sans"/>
          <w:b/>
          <w:color w:val="000000" w:themeColor="text1"/>
        </w:rPr>
      </w:pPr>
      <w:r w:rsidRPr="003C7C93">
        <w:rPr>
          <w:rFonts w:cs="Open Sans"/>
          <w:b/>
          <w:color w:val="000000" w:themeColor="text1"/>
        </w:rPr>
        <w:t>Business Partners Informed of Anti-Corruption Measures</w:t>
      </w:r>
    </w:p>
    <w:tbl>
      <w:tblPr>
        <w:tblStyle w:val="TableGrid"/>
        <w:tblW w:w="0" w:type="auto"/>
        <w:tblLook w:val="04A0" w:firstRow="1" w:lastRow="0" w:firstColumn="1" w:lastColumn="0" w:noHBand="0" w:noVBand="1"/>
      </w:tblPr>
      <w:tblGrid>
        <w:gridCol w:w="3129"/>
        <w:gridCol w:w="3116"/>
        <w:gridCol w:w="3095"/>
      </w:tblGrid>
      <w:tr w:rsidR="00672D1E" w:rsidRPr="004F0599" w14:paraId="280C210B" w14:textId="77777777">
        <w:trPr>
          <w:trHeight w:val="300"/>
        </w:trPr>
        <w:tc>
          <w:tcPr>
            <w:tcW w:w="319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391490E" w14:textId="77777777" w:rsidR="00672D1E" w:rsidRPr="003C7C93" w:rsidRDefault="00672D1E">
            <w:pPr>
              <w:rPr>
                <w:rFonts w:cs="Open Sans"/>
                <w:color w:val="000000" w:themeColor="text1"/>
              </w:rPr>
            </w:pPr>
            <w:r w:rsidRPr="00982EBE">
              <w:rPr>
                <w:b/>
              </w:rPr>
              <w:t>Stakeholder Group</w:t>
            </w:r>
          </w:p>
        </w:tc>
        <w:tc>
          <w:tcPr>
            <w:tcW w:w="319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AC68CA" w14:textId="77777777" w:rsidR="00672D1E" w:rsidRPr="003C7C93" w:rsidRDefault="00672D1E">
            <w:pPr>
              <w:rPr>
                <w:rFonts w:cs="Open Sans"/>
                <w:color w:val="000000" w:themeColor="text1"/>
              </w:rPr>
            </w:pPr>
            <w:r w:rsidRPr="00982EBE">
              <w:rPr>
                <w:b/>
                <w:bCs/>
              </w:rPr>
              <w:t>2025</w:t>
            </w:r>
          </w:p>
        </w:tc>
        <w:tc>
          <w:tcPr>
            <w:tcW w:w="319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3CEAE4" w14:textId="77777777" w:rsidR="00672D1E" w:rsidRPr="003C7C93" w:rsidRDefault="00672D1E">
            <w:pPr>
              <w:rPr>
                <w:rFonts w:cs="Open Sans"/>
                <w:color w:val="000000" w:themeColor="text1"/>
              </w:rPr>
            </w:pPr>
            <w:r w:rsidRPr="00982EBE">
              <w:rPr>
                <w:b/>
                <w:bCs/>
              </w:rPr>
              <w:t>2024</w:t>
            </w:r>
          </w:p>
        </w:tc>
      </w:tr>
      <w:tr w:rsidR="00672D1E" w:rsidRPr="004F0599" w14:paraId="78DF8F0F" w14:textId="77777777">
        <w:trPr>
          <w:trHeight w:val="300"/>
        </w:trPr>
        <w:tc>
          <w:tcPr>
            <w:tcW w:w="319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5C7244" w14:textId="77777777" w:rsidR="00672D1E" w:rsidRPr="003C7C93" w:rsidRDefault="00672D1E">
            <w:pPr>
              <w:rPr>
                <w:rFonts w:cs="Open Sans"/>
                <w:color w:val="000000" w:themeColor="text1"/>
              </w:rPr>
            </w:pPr>
            <w:r w:rsidRPr="00982EBE">
              <w:lastRenderedPageBreak/>
              <w:t>Suppliers</w:t>
            </w:r>
          </w:p>
        </w:tc>
        <w:tc>
          <w:tcPr>
            <w:tcW w:w="319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998A1A7" w14:textId="77777777" w:rsidR="00672D1E" w:rsidRPr="003C7C93" w:rsidRDefault="00672D1E">
            <w:pPr>
              <w:rPr>
                <w:rFonts w:cs="Open Sans"/>
                <w:color w:val="000000" w:themeColor="text1"/>
              </w:rPr>
            </w:pPr>
            <w:r w:rsidRPr="00982EBE">
              <w:t>327</w:t>
            </w:r>
          </w:p>
        </w:tc>
        <w:tc>
          <w:tcPr>
            <w:tcW w:w="319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7E3C64" w14:textId="77777777" w:rsidR="00672D1E" w:rsidRPr="003C7C93" w:rsidRDefault="00672D1E">
            <w:pPr>
              <w:rPr>
                <w:rFonts w:cs="Open Sans"/>
                <w:color w:val="000000" w:themeColor="text1"/>
              </w:rPr>
            </w:pPr>
            <w:r w:rsidRPr="00982EBE">
              <w:t>835</w:t>
            </w:r>
          </w:p>
        </w:tc>
      </w:tr>
      <w:tr w:rsidR="00672D1E" w:rsidRPr="004F0599" w14:paraId="0016E39B" w14:textId="77777777">
        <w:trPr>
          <w:trHeight w:val="300"/>
        </w:trPr>
        <w:tc>
          <w:tcPr>
            <w:tcW w:w="319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3801E46" w14:textId="77777777" w:rsidR="00672D1E" w:rsidRPr="003C7C93" w:rsidRDefault="00672D1E">
            <w:pPr>
              <w:rPr>
                <w:rFonts w:cs="Open Sans"/>
                <w:color w:val="000000" w:themeColor="text1"/>
              </w:rPr>
            </w:pPr>
            <w:r w:rsidRPr="00982EBE">
              <w:t>Contractors</w:t>
            </w:r>
          </w:p>
        </w:tc>
        <w:tc>
          <w:tcPr>
            <w:tcW w:w="319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162597" w14:textId="77777777" w:rsidR="00672D1E" w:rsidRPr="003C7C93" w:rsidRDefault="00672D1E">
            <w:pPr>
              <w:rPr>
                <w:rFonts w:cs="Open Sans"/>
                <w:color w:val="000000" w:themeColor="text1"/>
              </w:rPr>
            </w:pPr>
            <w:r w:rsidRPr="00982EBE">
              <w:t>63</w:t>
            </w:r>
          </w:p>
        </w:tc>
        <w:tc>
          <w:tcPr>
            <w:tcW w:w="319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ACFA9B" w14:textId="77777777" w:rsidR="00672D1E" w:rsidRPr="003C7C93" w:rsidRDefault="00672D1E">
            <w:pPr>
              <w:rPr>
                <w:rFonts w:cs="Open Sans"/>
                <w:color w:val="000000" w:themeColor="text1"/>
              </w:rPr>
            </w:pPr>
            <w:r w:rsidRPr="00982EBE">
              <w:t>79</w:t>
            </w:r>
          </w:p>
        </w:tc>
      </w:tr>
      <w:tr w:rsidR="00672D1E" w:rsidRPr="004F0599" w14:paraId="720EC396" w14:textId="77777777">
        <w:trPr>
          <w:trHeight w:val="300"/>
        </w:trPr>
        <w:tc>
          <w:tcPr>
            <w:tcW w:w="319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92655E1" w14:textId="77777777" w:rsidR="00672D1E" w:rsidRPr="003C7C93" w:rsidRDefault="00672D1E">
            <w:pPr>
              <w:rPr>
                <w:rFonts w:cs="Open Sans"/>
                <w:color w:val="000000" w:themeColor="text1"/>
              </w:rPr>
            </w:pPr>
            <w:r w:rsidRPr="00982EBE">
              <w:t>Customers</w:t>
            </w:r>
          </w:p>
        </w:tc>
        <w:tc>
          <w:tcPr>
            <w:tcW w:w="319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B93E6E" w14:textId="0A550806" w:rsidR="00672D1E" w:rsidRPr="003C7C93" w:rsidRDefault="00672D1E">
            <w:pPr>
              <w:rPr>
                <w:rFonts w:cs="Open Sans"/>
                <w:color w:val="000000" w:themeColor="text1"/>
              </w:rPr>
            </w:pPr>
            <w:commentRangeStart w:id="137"/>
            <w:r w:rsidRPr="00982EBE">
              <w:t>308</w:t>
            </w:r>
            <w:commentRangeEnd w:id="137"/>
            <w:r w:rsidR="001A5E1A" w:rsidRPr="003C7C93">
              <w:rPr>
                <w:rStyle w:val="CommentReference"/>
                <w:rFonts w:cs="Open Sans"/>
                <w:color w:val="000000" w:themeColor="text1"/>
                <w:sz w:val="22"/>
                <w:szCs w:val="22"/>
              </w:rPr>
              <w:commentReference w:id="137"/>
            </w:r>
          </w:p>
        </w:tc>
        <w:tc>
          <w:tcPr>
            <w:tcW w:w="319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9CD11B" w14:textId="77777777" w:rsidR="00672D1E" w:rsidRPr="003C7C93" w:rsidRDefault="00672D1E">
            <w:pPr>
              <w:rPr>
                <w:rFonts w:cs="Open Sans"/>
                <w:color w:val="000000" w:themeColor="text1"/>
              </w:rPr>
            </w:pPr>
            <w:r w:rsidRPr="00982EBE">
              <w:t>204</w:t>
            </w:r>
          </w:p>
        </w:tc>
      </w:tr>
    </w:tbl>
    <w:p w14:paraId="3B7235F9" w14:textId="77777777" w:rsidR="00672D1E" w:rsidRPr="003C7C93" w:rsidRDefault="00672D1E" w:rsidP="00672D1E">
      <w:pPr>
        <w:rPr>
          <w:rFonts w:eastAsia="Calibri Light" w:cs="Open Sans"/>
          <w:b/>
        </w:rPr>
      </w:pPr>
      <w:bookmarkStart w:id="138" w:name="_Toc224302690"/>
      <w:bookmarkStart w:id="139" w:name="_Toc224302896"/>
      <w:r w:rsidRPr="003C7C93">
        <w:rPr>
          <w:rFonts w:eastAsia="Calibri Light" w:cs="Open Sans"/>
        </w:rPr>
        <w:t>Throughout the year, no confirmed incidents of corruption were reported, reflecting the effectiveness of clear reporting channels, rigorous oversight, and continuous training initiatives.</w:t>
      </w:r>
      <w:bookmarkEnd w:id="138"/>
      <w:bookmarkEnd w:id="139"/>
    </w:p>
    <w:p w14:paraId="3091D2BE" w14:textId="77777777" w:rsidR="0048681F" w:rsidRPr="003C7C93" w:rsidRDefault="0048681F" w:rsidP="008A3097">
      <w:pPr>
        <w:rPr>
          <w:rFonts w:cs="Open Sans"/>
          <w:color w:val="FF0000"/>
        </w:rPr>
      </w:pPr>
    </w:p>
    <w:p w14:paraId="67E7637C" w14:textId="21EECF14" w:rsidR="00FD1757" w:rsidRPr="00982EBE" w:rsidRDefault="00FD1757" w:rsidP="00EF5496">
      <w:pPr>
        <w:pStyle w:val="Heading2"/>
        <w:rPr>
          <w:rFonts w:eastAsia="Calibri Light" w:cs="Open Sans"/>
          <w:sz w:val="22"/>
          <w:szCs w:val="22"/>
        </w:rPr>
      </w:pPr>
      <w:bookmarkStart w:id="140" w:name="_Toc224302686"/>
      <w:bookmarkStart w:id="141" w:name="_Toc224302892"/>
      <w:bookmarkStart w:id="142" w:name="_Toc226528028"/>
      <w:r w:rsidRPr="00982EBE">
        <w:t>Sustainable Procurement</w:t>
      </w:r>
      <w:bookmarkEnd w:id="140"/>
      <w:bookmarkEnd w:id="141"/>
      <w:bookmarkEnd w:id="142"/>
      <w:r w:rsidR="00B85150" w:rsidRPr="00982EBE">
        <w:rPr>
          <w:rFonts w:eastAsia="Calibri Light" w:cs="Open Sans"/>
          <w:sz w:val="22"/>
          <w:szCs w:val="22"/>
        </w:rPr>
        <w:t xml:space="preserve"> </w:t>
      </w:r>
    </w:p>
    <w:p w14:paraId="36E40722" w14:textId="321DD238" w:rsidR="00FD1757" w:rsidRPr="003C7C93" w:rsidRDefault="00B240C9" w:rsidP="00244994">
      <w:r w:rsidRPr="003C7C93">
        <w:t xml:space="preserve">Construction materials are </w:t>
      </w:r>
      <w:r w:rsidRPr="00982EBE">
        <w:t>essential to</w:t>
      </w:r>
      <w:r w:rsidRPr="003C7C93">
        <w:t xml:space="preserve"> Julius Berger’s infrastructure projects</w:t>
      </w:r>
      <w:r w:rsidRPr="00982EBE">
        <w:t>, as they directly influence</w:t>
      </w:r>
      <w:r w:rsidRPr="003C7C93">
        <w:t xml:space="preserve"> the quality, durability, and safety of the assets </w:t>
      </w:r>
      <w:r w:rsidRPr="00982EBE">
        <w:t>delivered. As a result, the Group</w:t>
      </w:r>
      <w:r w:rsidRPr="003C7C93">
        <w:t xml:space="preserve"> places </w:t>
      </w:r>
      <w:r w:rsidRPr="00982EBE">
        <w:t xml:space="preserve">strong </w:t>
      </w:r>
      <w:r w:rsidRPr="003C7C93">
        <w:t xml:space="preserve">emphasis on responsible sourcing practices that </w:t>
      </w:r>
      <w:r w:rsidRPr="00982EBE">
        <w:t>ensure consistent</w:t>
      </w:r>
      <w:r w:rsidRPr="003C7C93">
        <w:t xml:space="preserve"> project </w:t>
      </w:r>
      <w:r w:rsidRPr="00982EBE">
        <w:t>performance</w:t>
      </w:r>
      <w:r w:rsidRPr="003C7C93">
        <w:t xml:space="preserve"> while promoting transparency and accountability across its supply chain.</w:t>
      </w:r>
    </w:p>
    <w:p w14:paraId="64F26523" w14:textId="77777777" w:rsidR="00FD1757" w:rsidRPr="003C7C93" w:rsidRDefault="00FD1757" w:rsidP="00244994">
      <w:r w:rsidRPr="003C7C93">
        <w:t>Where possible, Julius Berger prioritises sourcing materials and services locally. This approach supports the participation of domestic suppliers in infrastructure development and contributes to economic activity within Nigeria’s construction sector, while also reducing the environmental impacts associated with long-distance transportation.</w:t>
      </w:r>
    </w:p>
    <w:p w14:paraId="421EDBFD" w14:textId="77777777" w:rsidR="00FD1757" w:rsidRPr="003C7C93" w:rsidRDefault="00FD1757" w:rsidP="00244994">
      <w:r w:rsidRPr="003C7C93">
        <w:t xml:space="preserve">In 2025, local procurement accounted for 71% of total procurement expenditure, equivalent to </w:t>
      </w:r>
      <w:r w:rsidRPr="003C7C93">
        <w:rPr>
          <w:rFonts w:cs="Arial"/>
        </w:rPr>
        <w:t>₦</w:t>
      </w:r>
      <w:r w:rsidRPr="003C7C93">
        <w:t xml:space="preserve">179.8 billion. By sourcing a significant share of materials and services locally, Julius Berger supports domestic suppliers and contributes to economic activity within Nigeria’s construction value chain. Imported procurement increased to </w:t>
      </w:r>
      <w:r w:rsidRPr="003C7C93">
        <w:rPr>
          <w:rFonts w:cs="Arial"/>
        </w:rPr>
        <w:t>₦</w:t>
      </w:r>
      <w:r w:rsidRPr="003C7C93">
        <w:t>73.8 billion, reflecting the need to source specialised materials and equipment that are not readily available locally.</w:t>
      </w:r>
    </w:p>
    <w:tbl>
      <w:tblPr>
        <w:tblStyle w:val="TableGrid"/>
        <w:tblW w:w="0" w:type="auto"/>
        <w:tblInd w:w="105" w:type="dxa"/>
        <w:tblLook w:val="04A0" w:firstRow="1" w:lastRow="0" w:firstColumn="1" w:lastColumn="0" w:noHBand="0" w:noVBand="1"/>
      </w:tblPr>
      <w:tblGrid>
        <w:gridCol w:w="2577"/>
        <w:gridCol w:w="3112"/>
        <w:gridCol w:w="3546"/>
      </w:tblGrid>
      <w:tr w:rsidR="002B4100" w:rsidRPr="00982EBE" w14:paraId="25DDF267" w14:textId="77777777">
        <w:trPr>
          <w:trHeight w:val="300"/>
        </w:trPr>
        <w:tc>
          <w:tcPr>
            <w:tcW w:w="2580" w:type="dxa"/>
            <w:tcBorders>
              <w:top w:val="single" w:sz="8" w:space="0" w:color="auto"/>
              <w:left w:val="single" w:sz="8" w:space="0" w:color="auto"/>
              <w:bottom w:val="single" w:sz="8" w:space="0" w:color="auto"/>
              <w:right w:val="single" w:sz="8" w:space="0" w:color="auto"/>
            </w:tcBorders>
            <w:shd w:val="clear" w:color="auto" w:fill="92D050"/>
            <w:tcMar>
              <w:left w:w="108" w:type="dxa"/>
              <w:right w:w="108" w:type="dxa"/>
            </w:tcMar>
            <w:vAlign w:val="center"/>
          </w:tcPr>
          <w:p w14:paraId="34EA3E72" w14:textId="31AD834B" w:rsidR="002B4100" w:rsidRPr="003C7C93" w:rsidRDefault="00400A60" w:rsidP="002B4100">
            <w:pPr>
              <w:rPr>
                <w:rFonts w:cs="Open Sans"/>
                <w:color w:val="000000" w:themeColor="text1"/>
              </w:rPr>
            </w:pPr>
            <w:r w:rsidRPr="00982EBE">
              <w:rPr>
                <w:b/>
              </w:rPr>
              <w:t>Parameters</w:t>
            </w:r>
          </w:p>
        </w:tc>
        <w:tc>
          <w:tcPr>
            <w:tcW w:w="3120" w:type="dxa"/>
            <w:tcBorders>
              <w:top w:val="single" w:sz="8" w:space="0" w:color="auto"/>
              <w:left w:val="single" w:sz="8" w:space="0" w:color="auto"/>
              <w:bottom w:val="single" w:sz="8" w:space="0" w:color="auto"/>
              <w:right w:val="single" w:sz="8" w:space="0" w:color="auto"/>
            </w:tcBorders>
            <w:shd w:val="clear" w:color="auto" w:fill="92D050"/>
            <w:tcMar>
              <w:left w:w="108" w:type="dxa"/>
              <w:right w:w="108" w:type="dxa"/>
            </w:tcMar>
            <w:vAlign w:val="center"/>
          </w:tcPr>
          <w:p w14:paraId="196A6479" w14:textId="76DD356A" w:rsidR="002B4100" w:rsidRPr="003C7C93" w:rsidRDefault="002B4100" w:rsidP="002B4100">
            <w:pPr>
              <w:rPr>
                <w:rFonts w:cs="Open Sans"/>
                <w:color w:val="000000" w:themeColor="text1"/>
              </w:rPr>
            </w:pPr>
            <w:r w:rsidRPr="00982EBE">
              <w:rPr>
                <w:b/>
              </w:rPr>
              <w:t>2025</w:t>
            </w:r>
          </w:p>
        </w:tc>
        <w:tc>
          <w:tcPr>
            <w:tcW w:w="3555" w:type="dxa"/>
            <w:tcBorders>
              <w:top w:val="single" w:sz="8" w:space="0" w:color="auto"/>
              <w:left w:val="single" w:sz="8" w:space="0" w:color="auto"/>
              <w:bottom w:val="single" w:sz="8" w:space="0" w:color="auto"/>
              <w:right w:val="single" w:sz="8" w:space="0" w:color="auto"/>
            </w:tcBorders>
            <w:shd w:val="clear" w:color="auto" w:fill="92D050"/>
            <w:tcMar>
              <w:left w:w="108" w:type="dxa"/>
              <w:right w:w="108" w:type="dxa"/>
            </w:tcMar>
            <w:vAlign w:val="center"/>
          </w:tcPr>
          <w:p w14:paraId="219D2D42" w14:textId="6A0AF101" w:rsidR="002B4100" w:rsidRPr="003C7C93" w:rsidRDefault="002B4100" w:rsidP="002B4100">
            <w:pPr>
              <w:rPr>
                <w:rFonts w:cs="Open Sans"/>
                <w:color w:val="000000" w:themeColor="text1"/>
              </w:rPr>
            </w:pPr>
            <w:r w:rsidRPr="00982EBE">
              <w:rPr>
                <w:b/>
              </w:rPr>
              <w:t>2024</w:t>
            </w:r>
          </w:p>
        </w:tc>
      </w:tr>
      <w:tr w:rsidR="002B4100" w:rsidRPr="00982EBE" w14:paraId="2B1A28FF" w14:textId="77777777">
        <w:trPr>
          <w:trHeight w:val="300"/>
        </w:trPr>
        <w:tc>
          <w:tcPr>
            <w:tcW w:w="25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A92073" w14:textId="055CD285" w:rsidR="002B4100" w:rsidRPr="003C7C93" w:rsidRDefault="002B4100" w:rsidP="002B4100">
            <w:pPr>
              <w:rPr>
                <w:rFonts w:cs="Open Sans"/>
                <w:color w:val="000000" w:themeColor="text1"/>
              </w:rPr>
            </w:pPr>
            <w:r w:rsidRPr="00982EBE">
              <w:t>Import procurement</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4EBD1C" w14:textId="38218491" w:rsidR="002B4100" w:rsidRPr="003C7C93" w:rsidRDefault="002B4100" w:rsidP="002B4100">
            <w:pPr>
              <w:rPr>
                <w:rFonts w:cs="Open Sans"/>
                <w:color w:val="000000" w:themeColor="text1"/>
              </w:rPr>
            </w:pPr>
            <w:r w:rsidRPr="00982EBE">
              <w:t>73.8 billion</w:t>
            </w:r>
          </w:p>
        </w:tc>
        <w:tc>
          <w:tcPr>
            <w:tcW w:w="35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B9B323" w14:textId="15E093EC" w:rsidR="002B4100" w:rsidRPr="003C7C93" w:rsidRDefault="007F3CA4" w:rsidP="002B4100">
            <w:pPr>
              <w:rPr>
                <w:rFonts w:cs="Open Sans"/>
                <w:color w:val="000000" w:themeColor="text1"/>
              </w:rPr>
            </w:pPr>
            <w:r w:rsidRPr="00982EBE">
              <w:t>50</w:t>
            </w:r>
            <w:r w:rsidR="0007392E" w:rsidRPr="00982EBE">
              <w:t>.8</w:t>
            </w:r>
            <w:r w:rsidR="002B4100" w:rsidRPr="00982EBE">
              <w:t xml:space="preserve"> billion</w:t>
            </w:r>
          </w:p>
        </w:tc>
      </w:tr>
      <w:tr w:rsidR="002B4100" w:rsidRPr="00982EBE" w14:paraId="22908453" w14:textId="77777777">
        <w:trPr>
          <w:trHeight w:val="300"/>
        </w:trPr>
        <w:tc>
          <w:tcPr>
            <w:tcW w:w="25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A38C0A" w14:textId="2DE5BCB4" w:rsidR="002B4100" w:rsidRPr="003C7C93" w:rsidRDefault="002B4100" w:rsidP="002B4100">
            <w:pPr>
              <w:rPr>
                <w:rFonts w:cs="Open Sans"/>
                <w:color w:val="000000" w:themeColor="text1"/>
              </w:rPr>
            </w:pPr>
            <w:r w:rsidRPr="00982EBE">
              <w:t>Locally sourced procurement</w:t>
            </w:r>
          </w:p>
        </w:tc>
        <w:tc>
          <w:tcPr>
            <w:tcW w:w="31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402777" w14:textId="4B0BEC1B" w:rsidR="002B4100" w:rsidRPr="003C7C93" w:rsidRDefault="002B4100" w:rsidP="002B4100">
            <w:pPr>
              <w:rPr>
                <w:rFonts w:cs="Open Sans"/>
                <w:color w:val="000000" w:themeColor="text1"/>
              </w:rPr>
            </w:pPr>
            <w:r w:rsidRPr="00982EBE">
              <w:t>179.8 billion</w:t>
            </w:r>
          </w:p>
        </w:tc>
        <w:tc>
          <w:tcPr>
            <w:tcW w:w="35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36ACD0" w14:textId="28F00F27" w:rsidR="002B4100" w:rsidRPr="003C7C93" w:rsidRDefault="00CD1936" w:rsidP="002B4100">
            <w:pPr>
              <w:rPr>
                <w:rFonts w:cs="Open Sans"/>
                <w:color w:val="000000" w:themeColor="text1"/>
              </w:rPr>
            </w:pPr>
            <w:r w:rsidRPr="00982EBE">
              <w:t>204.6</w:t>
            </w:r>
            <w:r w:rsidR="002B4100" w:rsidRPr="00982EBE">
              <w:t xml:space="preserve"> billion</w:t>
            </w:r>
          </w:p>
        </w:tc>
      </w:tr>
    </w:tbl>
    <w:p w14:paraId="1D31390C" w14:textId="77777777" w:rsidR="00FD1757" w:rsidRPr="003C7C93" w:rsidRDefault="00FD1757" w:rsidP="008A3097">
      <w:pPr>
        <w:spacing w:line="257" w:lineRule="auto"/>
        <w:rPr>
          <w:rFonts w:cs="Open Sans"/>
          <w:color w:val="000000" w:themeColor="text1"/>
        </w:rPr>
      </w:pPr>
      <w:r w:rsidRPr="003C7C93">
        <w:rPr>
          <w:rFonts w:eastAsia="Calibri Light" w:cs="Open Sans"/>
          <w:color w:val="000000" w:themeColor="text1"/>
        </w:rPr>
        <w:t xml:space="preserve"> </w:t>
      </w:r>
    </w:p>
    <w:p w14:paraId="0466537C" w14:textId="77777777" w:rsidR="00FD1757" w:rsidRPr="003C7C93" w:rsidRDefault="00FD1757" w:rsidP="00244994">
      <w:r w:rsidRPr="003C7C93">
        <w:t>The risks associated with inadequate supplier environmental and social (E&amp;S) assessment can include potential adverse effects on employee health and safety, the environment, and the broader economy.</w:t>
      </w:r>
      <w:commentRangeStart w:id="143"/>
      <w:commentRangeStart w:id="144"/>
      <w:r w:rsidRPr="003C7C93">
        <w:t xml:space="preserve"> </w:t>
      </w:r>
      <w:commentRangeEnd w:id="143"/>
      <w:r w:rsidRPr="003C7C93">
        <w:rPr>
          <w:rStyle w:val="CommentReference"/>
          <w:sz w:val="24"/>
          <w:szCs w:val="22"/>
        </w:rPr>
        <w:commentReference w:id="143"/>
      </w:r>
      <w:commentRangeEnd w:id="144"/>
      <w:r w:rsidRPr="003C7C93">
        <w:rPr>
          <w:rStyle w:val="CommentReference"/>
          <w:sz w:val="24"/>
          <w:szCs w:val="22"/>
        </w:rPr>
        <w:commentReference w:id="144"/>
      </w:r>
      <w:r w:rsidRPr="003C7C93">
        <w:t xml:space="preserve"> Conversely, effective supplier due diligence can strengthen supply chain reliability, protect corporate reputation, and support long-term operational efficiency.</w:t>
      </w:r>
    </w:p>
    <w:p w14:paraId="57A91E0D" w14:textId="3F60D289" w:rsidR="00D91FCA" w:rsidRPr="00D91FCA" w:rsidRDefault="00D91FCA" w:rsidP="00244994">
      <w:r w:rsidRPr="00D91FCA">
        <w:t xml:space="preserve">Julius Berger maintains comprehensive supplier risk management procedures that apply to both local and international suppliers. These procedures are anchored in the Company’s Code of Conduct and Third-Party Guidelines, which outline expectations for ethical behaviour, regulatory compliance, and responsible business practices. The </w:t>
      </w:r>
      <w:r w:rsidRPr="00D91FCA">
        <w:lastRenderedPageBreak/>
        <w:t>procurement process is guided by Policy CQP</w:t>
      </w:r>
      <w:r w:rsidRPr="00D91FCA">
        <w:noBreakHyphen/>
        <w:t>430, while goods receipt procedures follow Policy CQP</w:t>
      </w:r>
      <w:r w:rsidRPr="00D91FCA">
        <w:noBreakHyphen/>
        <w:t>437. These policies require suppliers to undergo technical evaluations, and</w:t>
      </w:r>
      <w:r w:rsidRPr="00982EBE">
        <w:t>,</w:t>
      </w:r>
      <w:r w:rsidRPr="00D91FCA">
        <w:t xml:space="preserve"> where necessary, site inspections and laboratory testing of materials. Supplier assessments also consider relevant third</w:t>
      </w:r>
      <w:r w:rsidRPr="00D91FCA">
        <w:noBreakHyphen/>
        <w:t>party certifications, including applicable ISO standards, and all suppliers are required to comply with the Company’s internal policies and procurement procedures.</w:t>
      </w:r>
    </w:p>
    <w:p w14:paraId="0DF2B856" w14:textId="51E7E981" w:rsidR="00D91FCA" w:rsidRPr="00D91FCA" w:rsidRDefault="00D91FCA" w:rsidP="00244994">
      <w:r w:rsidRPr="00D91FCA">
        <w:t xml:space="preserve">Environmental and social considerations were first integrated into supplier assessments in 2024, and the Company has </w:t>
      </w:r>
      <w:r w:rsidRPr="00982EBE">
        <w:t>since expanded</w:t>
      </w:r>
      <w:r w:rsidRPr="00D91FCA">
        <w:t xml:space="preserve"> this focus. In 2025, Julius Berger strengthened environmental screening within its procurement processes, evaluating 236 suppliers using environmental criteria. This accounted for 18% of new suppliers, compared to 17% in 2024, demonstrating the Company’s ongoing commitment to enhancing supplier engagement and gradually embedding sustainability standards into its procurement practices.</w:t>
      </w:r>
    </w:p>
    <w:p w14:paraId="44111051" w14:textId="77777777" w:rsidR="00FD1757" w:rsidRPr="003C7C93" w:rsidRDefault="00FD1757" w:rsidP="00244994">
      <w:r w:rsidRPr="003C7C93">
        <w:t>No incidents of environmental or social assessment breaches were reported during the reporting period.</w:t>
      </w:r>
    </w:p>
    <w:p w14:paraId="11B77374" w14:textId="6497FA33" w:rsidR="00FD1757" w:rsidRPr="003C7C93" w:rsidRDefault="00FD1757" w:rsidP="008A3097">
      <w:pPr>
        <w:spacing w:line="257" w:lineRule="auto"/>
        <w:rPr>
          <w:rFonts w:cs="Open Sans"/>
          <w:color w:val="000000" w:themeColor="text1"/>
        </w:rPr>
      </w:pPr>
      <w:r w:rsidRPr="003C7C93">
        <w:rPr>
          <w:rFonts w:eastAsia="Calibri Light" w:cs="Open Sans"/>
          <w:b/>
          <w:color w:val="000000" w:themeColor="text1"/>
        </w:rPr>
        <w:t>Number of Suppliers screened using the environmental criteria</w:t>
      </w:r>
    </w:p>
    <w:tbl>
      <w:tblPr>
        <w:tblStyle w:val="TableGrid"/>
        <w:tblW w:w="0" w:type="auto"/>
        <w:tblLook w:val="04A0" w:firstRow="1" w:lastRow="0" w:firstColumn="1" w:lastColumn="0" w:noHBand="0" w:noVBand="1"/>
      </w:tblPr>
      <w:tblGrid>
        <w:gridCol w:w="3133"/>
        <w:gridCol w:w="3104"/>
        <w:gridCol w:w="3103"/>
      </w:tblGrid>
      <w:tr w:rsidR="00784E9F" w:rsidRPr="00982EBE" w14:paraId="2D6CD449" w14:textId="77777777" w:rsidTr="00784E9F">
        <w:trPr>
          <w:trHeight w:val="300"/>
        </w:trPr>
        <w:tc>
          <w:tcPr>
            <w:tcW w:w="3193" w:type="dxa"/>
            <w:tcBorders>
              <w:top w:val="single" w:sz="8" w:space="0" w:color="auto"/>
              <w:left w:val="single" w:sz="8" w:space="0" w:color="auto"/>
              <w:bottom w:val="single" w:sz="8" w:space="0" w:color="auto"/>
              <w:right w:val="single" w:sz="8" w:space="0" w:color="auto"/>
            </w:tcBorders>
            <w:shd w:val="clear" w:color="auto" w:fill="92D050"/>
            <w:tcMar>
              <w:left w:w="108" w:type="dxa"/>
              <w:right w:w="108" w:type="dxa"/>
            </w:tcMar>
            <w:vAlign w:val="center"/>
          </w:tcPr>
          <w:p w14:paraId="0DB1AFA1" w14:textId="06254DE6" w:rsidR="00784E9F" w:rsidRPr="003C7C93" w:rsidRDefault="00400A60" w:rsidP="00784E9F">
            <w:pPr>
              <w:rPr>
                <w:rFonts w:cs="Open Sans"/>
                <w:color w:val="000000" w:themeColor="text1"/>
              </w:rPr>
            </w:pPr>
            <w:r w:rsidRPr="00982EBE">
              <w:rPr>
                <w:b/>
              </w:rPr>
              <w:t>Parameters</w:t>
            </w:r>
          </w:p>
        </w:tc>
        <w:tc>
          <w:tcPr>
            <w:tcW w:w="3192" w:type="dxa"/>
            <w:tcBorders>
              <w:top w:val="single" w:sz="8" w:space="0" w:color="auto"/>
              <w:left w:val="single" w:sz="8" w:space="0" w:color="auto"/>
              <w:bottom w:val="single" w:sz="8" w:space="0" w:color="auto"/>
              <w:right w:val="single" w:sz="8" w:space="0" w:color="auto"/>
            </w:tcBorders>
            <w:shd w:val="clear" w:color="auto" w:fill="92D050"/>
            <w:tcMar>
              <w:left w:w="108" w:type="dxa"/>
              <w:right w:w="108" w:type="dxa"/>
            </w:tcMar>
            <w:vAlign w:val="center"/>
          </w:tcPr>
          <w:p w14:paraId="0359D854" w14:textId="43F51F37" w:rsidR="00784E9F" w:rsidRPr="003C7C93" w:rsidRDefault="00784E9F" w:rsidP="00784E9F">
            <w:pPr>
              <w:rPr>
                <w:rFonts w:cs="Open Sans"/>
                <w:color w:val="000000" w:themeColor="text1"/>
              </w:rPr>
            </w:pPr>
            <w:r w:rsidRPr="00982EBE">
              <w:rPr>
                <w:b/>
              </w:rPr>
              <w:t>2025</w:t>
            </w:r>
          </w:p>
        </w:tc>
        <w:tc>
          <w:tcPr>
            <w:tcW w:w="3191" w:type="dxa"/>
            <w:tcBorders>
              <w:top w:val="single" w:sz="8" w:space="0" w:color="auto"/>
              <w:left w:val="single" w:sz="8" w:space="0" w:color="auto"/>
              <w:bottom w:val="single" w:sz="8" w:space="0" w:color="auto"/>
              <w:right w:val="single" w:sz="8" w:space="0" w:color="auto"/>
            </w:tcBorders>
            <w:shd w:val="clear" w:color="auto" w:fill="92D050"/>
            <w:tcMar>
              <w:left w:w="108" w:type="dxa"/>
              <w:right w:w="108" w:type="dxa"/>
            </w:tcMar>
            <w:vAlign w:val="center"/>
          </w:tcPr>
          <w:p w14:paraId="12C122BB" w14:textId="082D753D" w:rsidR="00784E9F" w:rsidRPr="003C7C93" w:rsidRDefault="00784E9F" w:rsidP="00784E9F">
            <w:pPr>
              <w:rPr>
                <w:rFonts w:cs="Open Sans"/>
                <w:color w:val="000000" w:themeColor="text1"/>
              </w:rPr>
            </w:pPr>
            <w:r w:rsidRPr="00982EBE">
              <w:rPr>
                <w:b/>
              </w:rPr>
              <w:t>2024</w:t>
            </w:r>
          </w:p>
        </w:tc>
      </w:tr>
      <w:tr w:rsidR="00784E9F" w:rsidRPr="00982EBE" w14:paraId="0AB3AC8D" w14:textId="77777777" w:rsidTr="00784E9F">
        <w:trPr>
          <w:trHeight w:val="300"/>
        </w:trPr>
        <w:tc>
          <w:tcPr>
            <w:tcW w:w="319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E0158D4" w14:textId="78605C3E" w:rsidR="00784E9F" w:rsidRPr="003C7C93" w:rsidRDefault="00784E9F" w:rsidP="00784E9F">
            <w:pPr>
              <w:rPr>
                <w:rFonts w:cs="Open Sans"/>
                <w:color w:val="000000" w:themeColor="text1"/>
              </w:rPr>
            </w:pPr>
            <w:r w:rsidRPr="00982EBE">
              <w:t>Total Number of Suppliers</w:t>
            </w:r>
          </w:p>
        </w:tc>
        <w:tc>
          <w:tcPr>
            <w:tcW w:w="319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1C313C" w14:textId="0C02D8A2" w:rsidR="00784E9F" w:rsidRPr="003C7C93" w:rsidRDefault="00784E9F" w:rsidP="00784E9F">
            <w:pPr>
              <w:rPr>
                <w:rFonts w:cs="Open Sans"/>
                <w:color w:val="000000" w:themeColor="text1"/>
              </w:rPr>
            </w:pPr>
            <w:r w:rsidRPr="00982EBE">
              <w:t>1291</w:t>
            </w:r>
          </w:p>
        </w:tc>
        <w:tc>
          <w:tcPr>
            <w:tcW w:w="319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51CA31E" w14:textId="23CAF887" w:rsidR="00784E9F" w:rsidRPr="003C7C93" w:rsidRDefault="00784E9F" w:rsidP="00784E9F">
            <w:pPr>
              <w:rPr>
                <w:rFonts w:cs="Open Sans"/>
                <w:color w:val="000000" w:themeColor="text1"/>
              </w:rPr>
            </w:pPr>
            <w:r w:rsidRPr="00982EBE">
              <w:t>1346</w:t>
            </w:r>
          </w:p>
        </w:tc>
      </w:tr>
      <w:tr w:rsidR="00784E9F" w:rsidRPr="00982EBE" w14:paraId="5FEAB804" w14:textId="77777777" w:rsidTr="00784E9F">
        <w:trPr>
          <w:trHeight w:val="300"/>
        </w:trPr>
        <w:tc>
          <w:tcPr>
            <w:tcW w:w="319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BA7993" w14:textId="5652BD4E" w:rsidR="00784E9F" w:rsidRPr="003C7C93" w:rsidRDefault="00784E9F" w:rsidP="00784E9F">
            <w:pPr>
              <w:rPr>
                <w:rFonts w:cs="Open Sans"/>
                <w:color w:val="000000" w:themeColor="text1"/>
              </w:rPr>
            </w:pPr>
            <w:r w:rsidRPr="00982EBE">
              <w:t>Number of Suppliers Screened</w:t>
            </w:r>
          </w:p>
        </w:tc>
        <w:tc>
          <w:tcPr>
            <w:tcW w:w="319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C59817" w14:textId="77B9AE5A" w:rsidR="00784E9F" w:rsidRPr="003C7C93" w:rsidRDefault="00784E9F" w:rsidP="00784E9F">
            <w:pPr>
              <w:rPr>
                <w:rFonts w:cs="Open Sans"/>
                <w:color w:val="000000" w:themeColor="text1"/>
              </w:rPr>
            </w:pPr>
            <w:r w:rsidRPr="00982EBE">
              <w:t>236</w:t>
            </w:r>
          </w:p>
        </w:tc>
        <w:tc>
          <w:tcPr>
            <w:tcW w:w="319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4BCA11" w14:textId="49426110" w:rsidR="00784E9F" w:rsidRPr="003C7C93" w:rsidRDefault="00784E9F" w:rsidP="00784E9F">
            <w:pPr>
              <w:rPr>
                <w:rFonts w:cs="Open Sans"/>
                <w:color w:val="000000" w:themeColor="text1"/>
              </w:rPr>
            </w:pPr>
            <w:r w:rsidRPr="00982EBE">
              <w:t>227</w:t>
            </w:r>
          </w:p>
        </w:tc>
      </w:tr>
    </w:tbl>
    <w:p w14:paraId="03CDD7D3" w14:textId="77777777" w:rsidR="00416CF0" w:rsidRDefault="00416CF0" w:rsidP="008A3097">
      <w:pPr>
        <w:spacing w:line="257" w:lineRule="auto"/>
        <w:rPr>
          <w:rFonts w:eastAsia="Calibri Light" w:cs="Open Sans"/>
          <w:color w:val="000000" w:themeColor="text1"/>
        </w:rPr>
      </w:pPr>
    </w:p>
    <w:p w14:paraId="4EBC6096" w14:textId="1E19936A" w:rsidR="00FD1757" w:rsidRPr="00982EBE" w:rsidRDefault="00DA0189" w:rsidP="00244994">
      <w:pPr>
        <w:rPr>
          <w:rFonts w:eastAsia="Calibri Light" w:cs="Open Sans"/>
          <w:b/>
          <w:bCs/>
        </w:rPr>
      </w:pPr>
      <w:r w:rsidRPr="00982EBE">
        <w:t>These outcomes demonstrate Julius Berger’s ongoing efforts to enhance transparency and oversight across its supply chain. By embedding responsible sourcing principles into its procurement processes, the Group aims to ensure reliable project delivery while steadily strengthening environmental and social risk management throughout its supplier network.</w:t>
      </w:r>
    </w:p>
    <w:p w14:paraId="6EA67534" w14:textId="77777777" w:rsidR="0053094A" w:rsidRDefault="0053094A" w:rsidP="008A3097">
      <w:pPr>
        <w:rPr>
          <w:rFonts w:cs="Open Sans"/>
        </w:rPr>
      </w:pPr>
      <w:bookmarkStart w:id="145" w:name="_Toc210119838"/>
      <w:bookmarkStart w:id="146" w:name="_Toc555204160"/>
    </w:p>
    <w:p w14:paraId="46C5CAC1" w14:textId="77777777" w:rsidR="00E80526" w:rsidRDefault="00E80526" w:rsidP="008A3097">
      <w:pPr>
        <w:rPr>
          <w:rFonts w:cs="Open Sans"/>
        </w:rPr>
      </w:pPr>
    </w:p>
    <w:p w14:paraId="79B07152" w14:textId="77777777" w:rsidR="00E80526" w:rsidRDefault="00E80526" w:rsidP="008A3097">
      <w:pPr>
        <w:rPr>
          <w:ins w:id="147" w:author="Akinola, Ayokunle" w:date="2026-04-08T09:36:00Z" w16du:dateUtc="2026-04-08T08:36:00Z"/>
          <w:rFonts w:cs="Open Sans"/>
        </w:rPr>
      </w:pPr>
    </w:p>
    <w:p w14:paraId="4E42ED3B" w14:textId="77777777" w:rsidR="00E80526" w:rsidRDefault="00E80526" w:rsidP="008A3097">
      <w:pPr>
        <w:rPr>
          <w:ins w:id="148" w:author="Akinola, Ayokunle" w:date="2026-04-08T09:36:00Z" w16du:dateUtc="2026-04-08T08:36:00Z"/>
          <w:rFonts w:cs="Open Sans"/>
        </w:rPr>
      </w:pPr>
    </w:p>
    <w:p w14:paraId="57DAE70A" w14:textId="77777777" w:rsidR="00E80526" w:rsidRDefault="00E80526" w:rsidP="008A3097">
      <w:pPr>
        <w:rPr>
          <w:ins w:id="149" w:author="Akinola, Ayokunle" w:date="2026-04-08T09:36:00Z" w16du:dateUtc="2026-04-08T08:36:00Z"/>
          <w:rFonts w:cs="Open Sans"/>
        </w:rPr>
      </w:pPr>
    </w:p>
    <w:p w14:paraId="5CABCC40" w14:textId="77777777" w:rsidR="00E80526" w:rsidRDefault="00E80526" w:rsidP="008A3097">
      <w:pPr>
        <w:rPr>
          <w:ins w:id="150" w:author="Akinola, Ayokunle" w:date="2026-04-08T09:36:00Z" w16du:dateUtc="2026-04-08T08:36:00Z"/>
          <w:rFonts w:cs="Open Sans"/>
        </w:rPr>
      </w:pPr>
    </w:p>
    <w:p w14:paraId="5141514F" w14:textId="5B6D2712" w:rsidR="00244994" w:rsidRPr="003C7C93" w:rsidRDefault="00244994" w:rsidP="008A3097">
      <w:pPr>
        <w:rPr>
          <w:ins w:id="151" w:author="Akinola, Ayokunle" w:date="2026-04-08T09:36:00Z" w16du:dateUtc="2026-04-08T08:36:00Z"/>
          <w:rFonts w:cs="Open Sans"/>
        </w:rPr>
      </w:pPr>
    </w:p>
    <w:p w14:paraId="6B5BC448" w14:textId="77777777" w:rsidR="001F7E1A" w:rsidRDefault="00FE6DD4" w:rsidP="001F7E1A">
      <w:pPr>
        <w:pStyle w:val="Heading1"/>
      </w:pPr>
      <w:bookmarkStart w:id="152" w:name="_Toc1031201281"/>
      <w:bookmarkStart w:id="153" w:name="_Toc1249303887"/>
      <w:bookmarkEnd w:id="145"/>
      <w:bookmarkEnd w:id="146"/>
      <w:r w:rsidRPr="00FE6DD4">
        <w:lastRenderedPageBreak/>
        <w:t>ENVIRONMENTAL RESPONSIBILITY</w:t>
      </w:r>
    </w:p>
    <w:p w14:paraId="6DD3A752" w14:textId="74E76006" w:rsidR="00FD1757" w:rsidRPr="003C7C93" w:rsidRDefault="00F96ADD" w:rsidP="008A3097">
      <w:pPr>
        <w:rPr>
          <w:rFonts w:cs="Open Sans"/>
          <w:color w:val="000000" w:themeColor="text1"/>
        </w:rPr>
      </w:pPr>
      <w:r w:rsidRPr="00F96ADD">
        <w:rPr>
          <w:rFonts w:cs="Open Sans"/>
          <w:color w:val="000000" w:themeColor="text1"/>
        </w:rPr>
        <w:t xml:space="preserve">At Julius Berger Nigeria Plc, environmental performance is recognized as a strategic component of operational efficiency. The </w:t>
      </w:r>
      <w:r w:rsidR="00C64E09">
        <w:rPr>
          <w:rFonts w:cs="Open Sans"/>
          <w:color w:val="000000" w:themeColor="text1"/>
        </w:rPr>
        <w:t>Group</w:t>
      </w:r>
      <w:r w:rsidR="00C64E09" w:rsidRPr="00F96ADD">
        <w:rPr>
          <w:rFonts w:cs="Open Sans"/>
          <w:color w:val="000000" w:themeColor="text1"/>
        </w:rPr>
        <w:t xml:space="preserve"> </w:t>
      </w:r>
      <w:r w:rsidRPr="00F96ADD">
        <w:rPr>
          <w:rFonts w:cs="Open Sans"/>
          <w:color w:val="000000" w:themeColor="text1"/>
        </w:rPr>
        <w:t>acknowledges that the effective management of materials, energy, and water resources has a direct and measurable impact on project execution, cost optimization, and long</w:t>
      </w:r>
      <w:r w:rsidRPr="00982EBE">
        <w:rPr>
          <w:rFonts w:ascii="Cambria Math" w:hAnsi="Cambria Math" w:cs="Cambria Math"/>
          <w:color w:val="000000" w:themeColor="text1"/>
        </w:rPr>
        <w:t>‑</w:t>
      </w:r>
      <w:r w:rsidRPr="00F96ADD">
        <w:rPr>
          <w:rFonts w:cs="Open Sans"/>
          <w:color w:val="000000" w:themeColor="text1"/>
        </w:rPr>
        <w:t>term operational resilience. By integrating environmental considerations into core operational processes, Julius Berger strengthens its ability to deliver high</w:t>
      </w:r>
      <w:r w:rsidRPr="00982EBE">
        <w:rPr>
          <w:rFonts w:ascii="Cambria Math" w:hAnsi="Cambria Math" w:cs="Cambria Math"/>
          <w:color w:val="000000" w:themeColor="text1"/>
        </w:rPr>
        <w:t>‑</w:t>
      </w:r>
      <w:r w:rsidRPr="00F96ADD">
        <w:rPr>
          <w:rFonts w:cs="Open Sans"/>
          <w:color w:val="000000" w:themeColor="text1"/>
        </w:rPr>
        <w:t>quality outcomes while supporting sustainable performance across all project sites</w:t>
      </w:r>
      <w:r w:rsidR="00C64E09">
        <w:rPr>
          <w:rFonts w:cs="Open Sans"/>
          <w:color w:val="000000" w:themeColor="text1"/>
        </w:rPr>
        <w:t xml:space="preserve">, thus demonstrating </w:t>
      </w:r>
      <w:r w:rsidR="00C64E09" w:rsidRPr="003C7C93">
        <w:rPr>
          <w:rFonts w:cs="Open Sans"/>
          <w:color w:val="000000" w:themeColor="text1"/>
        </w:rPr>
        <w:t>responsible management of natural resources and effective environmental oversight</w:t>
      </w:r>
      <w:r w:rsidR="00C64E09" w:rsidRPr="00F96ADD">
        <w:rPr>
          <w:rFonts w:cs="Open Sans"/>
          <w:color w:val="000000" w:themeColor="text1"/>
        </w:rPr>
        <w:t>.</w:t>
      </w:r>
    </w:p>
    <w:p w14:paraId="6BC6EEB2" w14:textId="77777777" w:rsidR="00FD1757" w:rsidRPr="003C7C93" w:rsidRDefault="00FD1757" w:rsidP="008A3097">
      <w:pPr>
        <w:rPr>
          <w:rFonts w:cs="Open Sans"/>
          <w:color w:val="000000" w:themeColor="text1"/>
        </w:rPr>
      </w:pPr>
      <w:r w:rsidRPr="003C7C93">
        <w:rPr>
          <w:rFonts w:cs="Open Sans"/>
          <w:color w:val="000000" w:themeColor="text1"/>
        </w:rPr>
        <w:t>In 2025, particular attention was given to improving the quality and consistency of environmental data. More robust tracking of resource use and environmental impacts supports the identification of efficiency opportunities, strengthens risk management, and improves the reliability of sustainability reporting.</w:t>
      </w:r>
    </w:p>
    <w:p w14:paraId="23020CFA" w14:textId="77777777" w:rsidR="00FD1757" w:rsidRPr="003C7C93" w:rsidRDefault="00FD1757" w:rsidP="008A3097">
      <w:pPr>
        <w:rPr>
          <w:rFonts w:cs="Open Sans"/>
          <w:color w:val="000000" w:themeColor="text1"/>
        </w:rPr>
      </w:pPr>
      <w:r w:rsidRPr="003C7C93">
        <w:rPr>
          <w:rFonts w:cs="Open Sans"/>
          <w:color w:val="000000" w:themeColor="text1"/>
        </w:rPr>
        <w:t>Our environmental efforts are structured around six material focus areas:</w:t>
      </w:r>
    </w:p>
    <w:p w14:paraId="20B88F97" w14:textId="77777777" w:rsidR="00FD1757" w:rsidRPr="003C7C93" w:rsidRDefault="00FD1757" w:rsidP="00D159C9">
      <w:pPr>
        <w:pStyle w:val="ListParagraph"/>
        <w:numPr>
          <w:ilvl w:val="0"/>
          <w:numId w:val="11"/>
        </w:numPr>
        <w:rPr>
          <w:rFonts w:cs="Open Sans"/>
          <w:color w:val="000000" w:themeColor="text1"/>
        </w:rPr>
      </w:pPr>
      <w:r w:rsidRPr="003C7C93">
        <w:rPr>
          <w:rFonts w:cs="Open Sans"/>
          <w:b/>
          <w:color w:val="000000" w:themeColor="text1"/>
        </w:rPr>
        <w:t>Material Consumption</w:t>
      </w:r>
      <w:r w:rsidRPr="003C7C93">
        <w:rPr>
          <w:rFonts w:cs="Open Sans"/>
          <w:color w:val="000000" w:themeColor="text1"/>
        </w:rPr>
        <w:t xml:space="preserve"> – Promoting efficient use of construction inputs and responsible sourcing practices.</w:t>
      </w:r>
    </w:p>
    <w:p w14:paraId="6369533E" w14:textId="77777777" w:rsidR="00FD1757" w:rsidRPr="003C7C93" w:rsidRDefault="00FD1757" w:rsidP="00D159C9">
      <w:pPr>
        <w:pStyle w:val="ListParagraph"/>
        <w:numPr>
          <w:ilvl w:val="0"/>
          <w:numId w:val="11"/>
        </w:numPr>
        <w:rPr>
          <w:rFonts w:cs="Open Sans"/>
          <w:color w:val="000000" w:themeColor="text1"/>
        </w:rPr>
      </w:pPr>
      <w:r w:rsidRPr="003C7C93">
        <w:rPr>
          <w:rFonts w:cs="Open Sans"/>
          <w:b/>
          <w:color w:val="000000" w:themeColor="text1"/>
        </w:rPr>
        <w:t>Energy Management</w:t>
      </w:r>
      <w:r w:rsidRPr="003C7C93">
        <w:rPr>
          <w:rFonts w:cs="Open Sans"/>
          <w:color w:val="000000" w:themeColor="text1"/>
        </w:rPr>
        <w:t xml:space="preserve"> – Optimising energy use and improving operational efficiency.</w:t>
      </w:r>
    </w:p>
    <w:p w14:paraId="5AAB64FD" w14:textId="77777777" w:rsidR="00FD1757" w:rsidRPr="003C7C93" w:rsidRDefault="00FD1757" w:rsidP="00D159C9">
      <w:pPr>
        <w:pStyle w:val="ListParagraph"/>
        <w:numPr>
          <w:ilvl w:val="0"/>
          <w:numId w:val="11"/>
        </w:numPr>
        <w:rPr>
          <w:rFonts w:cs="Open Sans"/>
          <w:color w:val="000000" w:themeColor="text1"/>
        </w:rPr>
      </w:pPr>
      <w:r w:rsidRPr="003C7C93">
        <w:rPr>
          <w:rFonts w:cs="Open Sans"/>
          <w:b/>
          <w:color w:val="000000" w:themeColor="text1"/>
        </w:rPr>
        <w:t>Greenhouse Gas Emissions</w:t>
      </w:r>
      <w:r w:rsidRPr="003C7C93">
        <w:rPr>
          <w:rFonts w:cs="Open Sans"/>
          <w:color w:val="000000" w:themeColor="text1"/>
        </w:rPr>
        <w:t xml:space="preserve"> – Enhancing emissions monitoring and strengthening climate accountability.</w:t>
      </w:r>
    </w:p>
    <w:p w14:paraId="7C4E1439" w14:textId="77777777" w:rsidR="00FD1757" w:rsidRPr="003C7C93" w:rsidRDefault="00FD1757" w:rsidP="00D159C9">
      <w:pPr>
        <w:pStyle w:val="ListParagraph"/>
        <w:numPr>
          <w:ilvl w:val="0"/>
          <w:numId w:val="11"/>
        </w:numPr>
        <w:rPr>
          <w:rFonts w:cs="Open Sans"/>
          <w:color w:val="000000" w:themeColor="text1"/>
        </w:rPr>
      </w:pPr>
      <w:r w:rsidRPr="003C7C93">
        <w:rPr>
          <w:rFonts w:cs="Open Sans"/>
          <w:b/>
          <w:color w:val="000000" w:themeColor="text1"/>
        </w:rPr>
        <w:t>Water and Effluents</w:t>
      </w:r>
      <w:r w:rsidRPr="003C7C93">
        <w:rPr>
          <w:rFonts w:cs="Open Sans"/>
          <w:color w:val="000000" w:themeColor="text1"/>
        </w:rPr>
        <w:t xml:space="preserve"> – Ensuring responsible water use and effective wastewater management.</w:t>
      </w:r>
    </w:p>
    <w:p w14:paraId="5A6AD880" w14:textId="77777777" w:rsidR="00FD1757" w:rsidRPr="003C7C93" w:rsidRDefault="00FD1757" w:rsidP="00D159C9">
      <w:pPr>
        <w:pStyle w:val="ListParagraph"/>
        <w:numPr>
          <w:ilvl w:val="0"/>
          <w:numId w:val="11"/>
        </w:numPr>
        <w:rPr>
          <w:rFonts w:cs="Open Sans"/>
          <w:color w:val="000000" w:themeColor="text1"/>
        </w:rPr>
      </w:pPr>
      <w:r w:rsidRPr="003C7C93">
        <w:rPr>
          <w:rFonts w:cs="Open Sans"/>
          <w:b/>
          <w:color w:val="000000" w:themeColor="text1"/>
        </w:rPr>
        <w:t>Waste Management</w:t>
      </w:r>
      <w:r w:rsidRPr="003C7C93">
        <w:rPr>
          <w:rFonts w:cs="Open Sans"/>
          <w:color w:val="000000" w:themeColor="text1"/>
        </w:rPr>
        <w:t xml:space="preserve"> – Minimising environmental impact through controlled waste handling and material recovery.</w:t>
      </w:r>
    </w:p>
    <w:p w14:paraId="500081D6" w14:textId="77777777" w:rsidR="00FD1757" w:rsidRDefault="00FD1757" w:rsidP="00D159C9">
      <w:pPr>
        <w:pStyle w:val="ListParagraph"/>
        <w:numPr>
          <w:ilvl w:val="0"/>
          <w:numId w:val="11"/>
        </w:numPr>
        <w:rPr>
          <w:rFonts w:cs="Open Sans"/>
          <w:color w:val="000000" w:themeColor="text1"/>
        </w:rPr>
      </w:pPr>
      <w:r w:rsidRPr="003C7C93">
        <w:rPr>
          <w:rFonts w:cs="Open Sans"/>
          <w:b/>
          <w:color w:val="000000" w:themeColor="text1"/>
        </w:rPr>
        <w:t>Environmental Compliance</w:t>
      </w:r>
      <w:r w:rsidRPr="003C7C93">
        <w:rPr>
          <w:rFonts w:cs="Open Sans"/>
          <w:color w:val="000000" w:themeColor="text1"/>
        </w:rPr>
        <w:t xml:space="preserve"> – Maintaining strong governance systems to ensure adherence to regulatory requirements.</w:t>
      </w:r>
    </w:p>
    <w:p w14:paraId="3F3F6838" w14:textId="248D4E43" w:rsidR="00235372" w:rsidRPr="00982EBE" w:rsidRDefault="00FD1757" w:rsidP="0053061C">
      <w:pPr>
        <w:ind w:left="360"/>
        <w:rPr>
          <w:rFonts w:cs="Open Sans"/>
          <w:color w:val="000000" w:themeColor="text1"/>
        </w:rPr>
      </w:pPr>
      <w:r w:rsidRPr="005E37F3">
        <w:rPr>
          <w:rFonts w:cs="Open Sans"/>
          <w:color w:val="000000" w:themeColor="text1"/>
        </w:rPr>
        <w:t xml:space="preserve">Through these focus areas, Julius Berger continues to improve environmental performance while supporting responsible infrastructure development across its </w:t>
      </w:r>
      <w:r w:rsidR="005E37F3" w:rsidRPr="005E37F3">
        <w:rPr>
          <w:rFonts w:cs="Open Sans"/>
          <w:color w:val="000000" w:themeColor="text1"/>
        </w:rPr>
        <w:t>operation.</w:t>
      </w:r>
      <w:bookmarkStart w:id="154" w:name="_Toc224302693"/>
      <w:bookmarkStart w:id="155" w:name="_Toc224302899"/>
    </w:p>
    <w:p w14:paraId="681EF95A" w14:textId="75C8C9DB" w:rsidR="00FD1757" w:rsidRPr="00982EBE" w:rsidRDefault="00FD1757" w:rsidP="000401F2">
      <w:pPr>
        <w:pStyle w:val="Heading2"/>
      </w:pPr>
      <w:bookmarkStart w:id="156" w:name="_Toc226528031"/>
      <w:r w:rsidRPr="00982EBE">
        <w:t>Materials Consumption</w:t>
      </w:r>
      <w:bookmarkEnd w:id="152"/>
      <w:bookmarkEnd w:id="153"/>
      <w:bookmarkEnd w:id="154"/>
      <w:bookmarkEnd w:id="155"/>
      <w:bookmarkEnd w:id="156"/>
    </w:p>
    <w:p w14:paraId="3087328E" w14:textId="1C331757" w:rsidR="00FD1757" w:rsidRPr="003C7C93" w:rsidRDefault="00FD1757" w:rsidP="008A3097">
      <w:pPr>
        <w:rPr>
          <w:rFonts w:cs="Open Sans"/>
          <w:color w:val="000000" w:themeColor="text1"/>
        </w:rPr>
      </w:pPr>
      <w:r w:rsidRPr="003C7C93">
        <w:rPr>
          <w:rFonts w:cs="Open Sans"/>
          <w:color w:val="000000" w:themeColor="text1"/>
        </w:rPr>
        <w:t>For Julius Berger Nigeria Plc, managing material consumption efficiently is important for controlling costs, reducing environmental impact, and improving resource efficiency. Effective material planning helps minimise waste and supports more efficient utilisation of resources throughout the project lifecycle.</w:t>
      </w:r>
    </w:p>
    <w:p w14:paraId="5000239F" w14:textId="77777777" w:rsidR="00FD1757" w:rsidRPr="003C7C93" w:rsidRDefault="00FD1757" w:rsidP="008A3097">
      <w:pPr>
        <w:rPr>
          <w:rFonts w:cs="Open Sans"/>
          <w:color w:val="000000" w:themeColor="text1"/>
        </w:rPr>
      </w:pPr>
      <w:r w:rsidRPr="003C7C93">
        <w:rPr>
          <w:rFonts w:cs="Open Sans"/>
          <w:color w:val="000000" w:themeColor="text1"/>
        </w:rPr>
        <w:t>During the reporting year, construction activities primarily required cement, reinforcement steel, and bitumen, which are key inputs for road construction, structural works, and other civil engineering activities. The volume of materials consumed reflects the scale and nature of infrastructure projects executed during the year.</w:t>
      </w:r>
    </w:p>
    <w:p w14:paraId="02F843D6" w14:textId="6296D898" w:rsidR="00FD1757" w:rsidRPr="003C7C93" w:rsidRDefault="00FD1757" w:rsidP="008A3097">
      <w:pPr>
        <w:rPr>
          <w:rFonts w:cs="Open Sans"/>
          <w:color w:val="000000" w:themeColor="text1"/>
        </w:rPr>
      </w:pPr>
      <w:r w:rsidRPr="003C7C93">
        <w:rPr>
          <w:rFonts w:cs="Open Sans"/>
          <w:b/>
          <w:color w:val="000000" w:themeColor="text1"/>
        </w:rPr>
        <w:lastRenderedPageBreak/>
        <w:t xml:space="preserve">2025 Material Usage </w:t>
      </w:r>
    </w:p>
    <w:tbl>
      <w:tblPr>
        <w:tblStyle w:val="TableGrid"/>
        <w:tblW w:w="9568" w:type="dxa"/>
        <w:jc w:val="center"/>
        <w:tblLayout w:type="fixed"/>
        <w:tblLook w:val="06A0" w:firstRow="1" w:lastRow="0" w:firstColumn="1" w:lastColumn="0" w:noHBand="1" w:noVBand="1"/>
      </w:tblPr>
      <w:tblGrid>
        <w:gridCol w:w="2798"/>
        <w:gridCol w:w="3334"/>
        <w:gridCol w:w="3436"/>
      </w:tblGrid>
      <w:tr w:rsidR="00FD1757" w:rsidRPr="00982EBE" w14:paraId="136A3D73" w14:textId="77777777" w:rsidTr="00743B4B">
        <w:trPr>
          <w:trHeight w:val="300"/>
          <w:jc w:val="center"/>
        </w:trPr>
        <w:tc>
          <w:tcPr>
            <w:tcW w:w="2798" w:type="dxa"/>
            <w:shd w:val="clear" w:color="auto" w:fill="92D050"/>
          </w:tcPr>
          <w:p w14:paraId="743595B8" w14:textId="77777777" w:rsidR="00FD1757" w:rsidRPr="003C7C93" w:rsidRDefault="00FD1757" w:rsidP="008A3097">
            <w:pPr>
              <w:rPr>
                <w:rFonts w:cs="Open Sans"/>
                <w:b/>
                <w:color w:val="000000" w:themeColor="text1"/>
              </w:rPr>
            </w:pPr>
            <w:r w:rsidRPr="003C7C93">
              <w:rPr>
                <w:rFonts w:cs="Open Sans"/>
                <w:b/>
                <w:color w:val="000000" w:themeColor="text1"/>
              </w:rPr>
              <w:t>Material Name</w:t>
            </w:r>
          </w:p>
        </w:tc>
        <w:tc>
          <w:tcPr>
            <w:tcW w:w="3334" w:type="dxa"/>
            <w:shd w:val="clear" w:color="auto" w:fill="92D050"/>
          </w:tcPr>
          <w:p w14:paraId="46BDB1CC" w14:textId="2FEFB9DD" w:rsidR="00FD1757" w:rsidRPr="003C7C93" w:rsidRDefault="00FD1757" w:rsidP="008A3097">
            <w:pPr>
              <w:rPr>
                <w:rFonts w:cs="Open Sans"/>
                <w:b/>
                <w:color w:val="000000" w:themeColor="text1"/>
              </w:rPr>
            </w:pPr>
            <w:r w:rsidRPr="003C7C93">
              <w:rPr>
                <w:rFonts w:cs="Open Sans"/>
                <w:b/>
                <w:color w:val="000000" w:themeColor="text1"/>
              </w:rPr>
              <w:t xml:space="preserve">2025 </w:t>
            </w:r>
            <w:r w:rsidR="00AB13C9" w:rsidRPr="003C7C93">
              <w:rPr>
                <w:rFonts w:cs="Open Sans"/>
                <w:b/>
                <w:color w:val="000000" w:themeColor="text1"/>
              </w:rPr>
              <w:t>(Tonnes)</w:t>
            </w:r>
          </w:p>
        </w:tc>
        <w:tc>
          <w:tcPr>
            <w:tcW w:w="3436" w:type="dxa"/>
            <w:shd w:val="clear" w:color="auto" w:fill="92D050"/>
          </w:tcPr>
          <w:p w14:paraId="765AC5FC" w14:textId="1ABA26D5" w:rsidR="00FD1757" w:rsidRPr="003C7C93" w:rsidRDefault="00FD1757" w:rsidP="008A3097">
            <w:pPr>
              <w:rPr>
                <w:rFonts w:cs="Open Sans"/>
                <w:b/>
                <w:color w:val="000000" w:themeColor="text1"/>
              </w:rPr>
            </w:pPr>
            <w:r w:rsidRPr="003C7C93">
              <w:rPr>
                <w:rFonts w:cs="Open Sans"/>
                <w:b/>
                <w:color w:val="000000" w:themeColor="text1"/>
              </w:rPr>
              <w:t xml:space="preserve">2024 </w:t>
            </w:r>
            <w:r w:rsidR="00AB13C9" w:rsidRPr="003C7C93">
              <w:rPr>
                <w:rFonts w:cs="Open Sans"/>
                <w:b/>
                <w:color w:val="000000" w:themeColor="text1"/>
              </w:rPr>
              <w:t xml:space="preserve"> (Tonnes)</w:t>
            </w:r>
          </w:p>
        </w:tc>
      </w:tr>
      <w:tr w:rsidR="00FD1757" w:rsidRPr="00982EBE" w14:paraId="2CDCDB6F" w14:textId="77777777" w:rsidTr="00AB13C9">
        <w:trPr>
          <w:trHeight w:val="300"/>
          <w:jc w:val="center"/>
        </w:trPr>
        <w:tc>
          <w:tcPr>
            <w:tcW w:w="2798" w:type="dxa"/>
          </w:tcPr>
          <w:p w14:paraId="6DC423A4" w14:textId="77777777" w:rsidR="00FD1757" w:rsidRPr="003C7C93" w:rsidRDefault="00FD1757" w:rsidP="008A3097">
            <w:pPr>
              <w:rPr>
                <w:rFonts w:eastAsiaTheme="majorEastAsia" w:cs="Open Sans"/>
                <w:color w:val="000000" w:themeColor="text1"/>
              </w:rPr>
            </w:pPr>
            <w:r w:rsidRPr="003C7C93">
              <w:rPr>
                <w:rFonts w:eastAsiaTheme="majorEastAsia" w:cs="Open Sans"/>
                <w:color w:val="000000" w:themeColor="text1"/>
              </w:rPr>
              <w:t>Cement</w:t>
            </w:r>
          </w:p>
        </w:tc>
        <w:tc>
          <w:tcPr>
            <w:tcW w:w="3334" w:type="dxa"/>
          </w:tcPr>
          <w:p w14:paraId="189833A1" w14:textId="77777777" w:rsidR="00FD1757" w:rsidRPr="003C7C93" w:rsidRDefault="00FD1757" w:rsidP="008A3097">
            <w:pPr>
              <w:rPr>
                <w:rFonts w:eastAsiaTheme="majorEastAsia" w:cs="Open Sans"/>
                <w:color w:val="000000" w:themeColor="text1"/>
              </w:rPr>
            </w:pPr>
            <w:r w:rsidRPr="003C7C93">
              <w:rPr>
                <w:rFonts w:eastAsiaTheme="majorEastAsia" w:cs="Open Sans"/>
                <w:color w:val="000000" w:themeColor="text1"/>
              </w:rPr>
              <w:t>92,322.56</w:t>
            </w:r>
          </w:p>
        </w:tc>
        <w:tc>
          <w:tcPr>
            <w:tcW w:w="3436" w:type="dxa"/>
          </w:tcPr>
          <w:p w14:paraId="22017471" w14:textId="77777777" w:rsidR="00FD1757" w:rsidRPr="003C7C93" w:rsidRDefault="00FD1757" w:rsidP="008A3097">
            <w:pPr>
              <w:rPr>
                <w:rFonts w:eastAsiaTheme="majorEastAsia" w:cs="Open Sans"/>
                <w:color w:val="000000" w:themeColor="text1"/>
              </w:rPr>
            </w:pPr>
            <w:r w:rsidRPr="003C7C93">
              <w:rPr>
                <w:rFonts w:eastAsiaTheme="majorEastAsia" w:cs="Open Sans"/>
                <w:color w:val="000000" w:themeColor="text1"/>
              </w:rPr>
              <w:t>127,415.76</w:t>
            </w:r>
          </w:p>
        </w:tc>
      </w:tr>
      <w:tr w:rsidR="00FD1757" w:rsidRPr="00982EBE" w14:paraId="0A1D6BF1" w14:textId="77777777" w:rsidTr="00AB13C9">
        <w:trPr>
          <w:trHeight w:val="300"/>
          <w:jc w:val="center"/>
        </w:trPr>
        <w:tc>
          <w:tcPr>
            <w:tcW w:w="2798" w:type="dxa"/>
          </w:tcPr>
          <w:p w14:paraId="2FDAF6A2" w14:textId="77777777" w:rsidR="00FD1757" w:rsidRPr="003C7C93" w:rsidRDefault="00FD1757" w:rsidP="008A3097">
            <w:pPr>
              <w:rPr>
                <w:rFonts w:eastAsiaTheme="majorEastAsia" w:cs="Open Sans"/>
                <w:color w:val="000000" w:themeColor="text1"/>
              </w:rPr>
            </w:pPr>
            <w:r w:rsidRPr="003C7C93">
              <w:rPr>
                <w:rFonts w:eastAsiaTheme="majorEastAsia" w:cs="Open Sans"/>
                <w:color w:val="000000" w:themeColor="text1"/>
              </w:rPr>
              <w:t>Reinforcement steel</w:t>
            </w:r>
          </w:p>
        </w:tc>
        <w:tc>
          <w:tcPr>
            <w:tcW w:w="3334" w:type="dxa"/>
          </w:tcPr>
          <w:p w14:paraId="7E347F5D" w14:textId="77777777" w:rsidR="00FD1757" w:rsidRPr="003C7C93" w:rsidRDefault="00FD1757" w:rsidP="008A3097">
            <w:pPr>
              <w:rPr>
                <w:rFonts w:eastAsiaTheme="majorEastAsia" w:cs="Open Sans"/>
                <w:color w:val="000000" w:themeColor="text1"/>
              </w:rPr>
            </w:pPr>
            <w:r w:rsidRPr="003C7C93">
              <w:rPr>
                <w:rFonts w:eastAsiaTheme="majorEastAsia" w:cs="Open Sans"/>
                <w:color w:val="000000" w:themeColor="text1"/>
              </w:rPr>
              <w:t>22,122.70</w:t>
            </w:r>
          </w:p>
        </w:tc>
        <w:tc>
          <w:tcPr>
            <w:tcW w:w="3436" w:type="dxa"/>
          </w:tcPr>
          <w:p w14:paraId="3F06FCCF" w14:textId="77777777" w:rsidR="00FD1757" w:rsidRPr="003C7C93" w:rsidRDefault="00FD1757" w:rsidP="008A3097">
            <w:pPr>
              <w:rPr>
                <w:rFonts w:eastAsiaTheme="majorEastAsia" w:cs="Open Sans"/>
                <w:color w:val="000000" w:themeColor="text1"/>
              </w:rPr>
            </w:pPr>
            <w:r w:rsidRPr="003C7C93">
              <w:rPr>
                <w:rFonts w:eastAsiaTheme="majorEastAsia" w:cs="Open Sans"/>
                <w:color w:val="000000" w:themeColor="text1"/>
              </w:rPr>
              <w:t>24,172.00</w:t>
            </w:r>
          </w:p>
        </w:tc>
      </w:tr>
      <w:tr w:rsidR="00FD1757" w:rsidRPr="00982EBE" w14:paraId="5E33D04A" w14:textId="77777777" w:rsidTr="00AB13C9">
        <w:trPr>
          <w:trHeight w:val="300"/>
          <w:jc w:val="center"/>
        </w:trPr>
        <w:tc>
          <w:tcPr>
            <w:tcW w:w="2798" w:type="dxa"/>
          </w:tcPr>
          <w:p w14:paraId="25C2AEC1" w14:textId="77777777" w:rsidR="00FD1757" w:rsidRPr="003C7C93" w:rsidRDefault="00FD1757" w:rsidP="008A3097">
            <w:pPr>
              <w:rPr>
                <w:rFonts w:eastAsiaTheme="majorEastAsia" w:cs="Open Sans"/>
                <w:color w:val="000000" w:themeColor="text1"/>
              </w:rPr>
            </w:pPr>
            <w:r w:rsidRPr="003C7C93">
              <w:rPr>
                <w:rFonts w:eastAsiaTheme="majorEastAsia" w:cs="Open Sans"/>
                <w:color w:val="000000" w:themeColor="text1"/>
              </w:rPr>
              <w:t>Bitumen</w:t>
            </w:r>
          </w:p>
        </w:tc>
        <w:tc>
          <w:tcPr>
            <w:tcW w:w="3334" w:type="dxa"/>
          </w:tcPr>
          <w:p w14:paraId="38B6F06A" w14:textId="77777777" w:rsidR="00FD1757" w:rsidRPr="003C7C93" w:rsidRDefault="00FD1757" w:rsidP="008A3097">
            <w:pPr>
              <w:rPr>
                <w:rFonts w:eastAsiaTheme="majorEastAsia" w:cs="Open Sans"/>
                <w:color w:val="000000" w:themeColor="text1"/>
              </w:rPr>
            </w:pPr>
            <w:r w:rsidRPr="003C7C93">
              <w:rPr>
                <w:rFonts w:eastAsiaTheme="majorEastAsia" w:cs="Open Sans"/>
                <w:color w:val="000000" w:themeColor="text1"/>
              </w:rPr>
              <w:t>13,279.11</w:t>
            </w:r>
          </w:p>
        </w:tc>
        <w:tc>
          <w:tcPr>
            <w:tcW w:w="3436" w:type="dxa"/>
          </w:tcPr>
          <w:p w14:paraId="5D31E53A" w14:textId="77777777" w:rsidR="00FD1757" w:rsidRPr="003C7C93" w:rsidRDefault="00FD1757" w:rsidP="008A3097">
            <w:pPr>
              <w:rPr>
                <w:rFonts w:eastAsiaTheme="majorEastAsia" w:cs="Open Sans"/>
                <w:color w:val="000000" w:themeColor="text1"/>
              </w:rPr>
            </w:pPr>
            <w:r w:rsidRPr="003C7C93">
              <w:rPr>
                <w:rFonts w:eastAsiaTheme="majorEastAsia" w:cs="Open Sans"/>
                <w:color w:val="000000" w:themeColor="text1"/>
              </w:rPr>
              <w:t>16,214.88</w:t>
            </w:r>
          </w:p>
        </w:tc>
      </w:tr>
      <w:tr w:rsidR="00FD1757" w:rsidRPr="00982EBE" w14:paraId="2DB04B4A" w14:textId="77777777" w:rsidTr="00AB13C9">
        <w:trPr>
          <w:trHeight w:val="300"/>
          <w:jc w:val="center"/>
        </w:trPr>
        <w:tc>
          <w:tcPr>
            <w:tcW w:w="2798" w:type="dxa"/>
          </w:tcPr>
          <w:p w14:paraId="04CA8825" w14:textId="77777777" w:rsidR="00FD1757" w:rsidRPr="003C7C93" w:rsidRDefault="00FD1757" w:rsidP="008A3097">
            <w:pPr>
              <w:rPr>
                <w:rFonts w:eastAsiaTheme="majorEastAsia" w:cs="Open Sans"/>
                <w:b/>
                <w:color w:val="000000" w:themeColor="text1"/>
              </w:rPr>
            </w:pPr>
            <w:r w:rsidRPr="003C7C93">
              <w:rPr>
                <w:rFonts w:eastAsiaTheme="majorEastAsia" w:cs="Open Sans"/>
                <w:b/>
                <w:color w:val="000000" w:themeColor="text1"/>
              </w:rPr>
              <w:t xml:space="preserve">Total </w:t>
            </w:r>
            <w:r w:rsidRPr="003C7C93">
              <w:rPr>
                <w:rFonts w:cs="Open Sans"/>
                <w:b/>
                <w:color w:val="000000" w:themeColor="text1"/>
              </w:rPr>
              <w:t>core construction materials</w:t>
            </w:r>
            <w:r w:rsidRPr="003C7C93">
              <w:rPr>
                <w:rFonts w:eastAsiaTheme="majorEastAsia" w:cs="Open Sans"/>
                <w:b/>
                <w:color w:val="000000" w:themeColor="text1"/>
              </w:rPr>
              <w:t xml:space="preserve"> used </w:t>
            </w:r>
          </w:p>
        </w:tc>
        <w:tc>
          <w:tcPr>
            <w:tcW w:w="3334" w:type="dxa"/>
          </w:tcPr>
          <w:p w14:paraId="17D08C51" w14:textId="77777777" w:rsidR="00AB13C9" w:rsidRPr="003C7C93" w:rsidRDefault="00AB13C9" w:rsidP="008A3097">
            <w:pPr>
              <w:rPr>
                <w:rFonts w:eastAsiaTheme="majorEastAsia" w:cs="Open Sans"/>
                <w:b/>
                <w:color w:val="000000" w:themeColor="text1"/>
              </w:rPr>
            </w:pPr>
          </w:p>
          <w:p w14:paraId="68D59E13" w14:textId="77777777" w:rsidR="00FD1757" w:rsidRPr="003C7C93" w:rsidRDefault="00FD1757" w:rsidP="008A3097">
            <w:pPr>
              <w:rPr>
                <w:rFonts w:eastAsiaTheme="majorEastAsia" w:cs="Open Sans"/>
                <w:b/>
                <w:color w:val="000000" w:themeColor="text1"/>
              </w:rPr>
            </w:pPr>
            <w:r w:rsidRPr="003C7C93">
              <w:rPr>
                <w:rFonts w:eastAsiaTheme="majorEastAsia" w:cs="Open Sans"/>
                <w:b/>
                <w:color w:val="000000" w:themeColor="text1"/>
              </w:rPr>
              <w:t>127,724.37</w:t>
            </w:r>
          </w:p>
        </w:tc>
        <w:tc>
          <w:tcPr>
            <w:tcW w:w="3436" w:type="dxa"/>
          </w:tcPr>
          <w:p w14:paraId="661E264D" w14:textId="77777777" w:rsidR="00FD1757" w:rsidRPr="003C7C93" w:rsidRDefault="00FD1757" w:rsidP="008A3097">
            <w:pPr>
              <w:rPr>
                <w:rFonts w:eastAsiaTheme="majorEastAsia" w:cs="Open Sans"/>
                <w:b/>
                <w:color w:val="000000" w:themeColor="text1"/>
              </w:rPr>
            </w:pPr>
            <w:r w:rsidRPr="003C7C93">
              <w:rPr>
                <w:rFonts w:eastAsiaTheme="majorEastAsia" w:cs="Open Sans"/>
                <w:b/>
                <w:color w:val="000000" w:themeColor="text1"/>
              </w:rPr>
              <w:t xml:space="preserve">                                                         167,802.64</w:t>
            </w:r>
          </w:p>
        </w:tc>
      </w:tr>
    </w:tbl>
    <w:p w14:paraId="71477C0F" w14:textId="77777777" w:rsidR="00FD1757" w:rsidRPr="003C7C93" w:rsidRDefault="00FD1757" w:rsidP="008A3097">
      <w:pPr>
        <w:rPr>
          <w:rFonts w:cs="Open Sans"/>
          <w:color w:val="000000" w:themeColor="text1"/>
        </w:rPr>
      </w:pPr>
    </w:p>
    <w:p w14:paraId="79A6DC02" w14:textId="77777777" w:rsidR="00FD1757" w:rsidRPr="003C7C93" w:rsidRDefault="00FD1757" w:rsidP="008A3097">
      <w:pPr>
        <w:rPr>
          <w:rFonts w:cs="Open Sans"/>
          <w:color w:val="000000" w:themeColor="text1"/>
        </w:rPr>
      </w:pPr>
      <w:r w:rsidRPr="003C7C93">
        <w:rPr>
          <w:rFonts w:cs="Open Sans"/>
          <w:color w:val="000000" w:themeColor="text1"/>
        </w:rPr>
        <w:t>Total material consumption declined from 167,802.64 tonnes in 2024 to 127,724.37 tonnes in 2025, representing a 23.9% year-on-year decrease. This change reflects variations in project scope during the reporting period as well as improvements in material planning and utilisation across project locations.</w:t>
      </w:r>
    </w:p>
    <w:p w14:paraId="1153399B" w14:textId="0A13538B" w:rsidR="00FD1757" w:rsidRPr="003C7C93" w:rsidRDefault="00FD1757" w:rsidP="008A3097">
      <w:pPr>
        <w:rPr>
          <w:rFonts w:cs="Open Sans"/>
          <w:color w:val="000000" w:themeColor="text1"/>
        </w:rPr>
      </w:pPr>
      <w:r w:rsidRPr="003C7C93">
        <w:rPr>
          <w:rFonts w:cs="Open Sans"/>
          <w:color w:val="000000" w:themeColor="text1"/>
        </w:rPr>
        <w:t>The most significant reduction occurred in cement consumption, primarily due to changes in project scope and improved quantity optimisation during project planning. Consumption of reinforcement steel and bitumen also declined, reflecting reduced structural and road construction intensity compared with the previous year.</w:t>
      </w:r>
    </w:p>
    <w:p w14:paraId="4CD7D6BF" w14:textId="4B887F4E" w:rsidR="005E37F3" w:rsidRPr="003C7C93" w:rsidRDefault="00FD1757" w:rsidP="008A3097">
      <w:pPr>
        <w:rPr>
          <w:rFonts w:cs="Open Sans"/>
          <w:color w:val="000000" w:themeColor="text1"/>
        </w:rPr>
      </w:pPr>
      <w:r w:rsidRPr="003C7C93">
        <w:rPr>
          <w:rFonts w:cs="Open Sans"/>
          <w:color w:val="000000" w:themeColor="text1"/>
        </w:rPr>
        <w:t>Material efficiency is supported through structured procurement controls, detailed engineering design specifications, and the use of prefabrication techniques where appropriate. These practices help minimise excess ordering, reduce on-site waste, and improve resource utilisation across project activities.</w:t>
      </w:r>
    </w:p>
    <w:p w14:paraId="52C0A7E1" w14:textId="77777777" w:rsidR="0053061C" w:rsidRPr="003C7C93" w:rsidRDefault="0053061C" w:rsidP="008A3097">
      <w:pPr>
        <w:rPr>
          <w:rFonts w:cs="Open Sans"/>
          <w:color w:val="000000" w:themeColor="text1"/>
        </w:rPr>
      </w:pPr>
    </w:p>
    <w:p w14:paraId="5599D789" w14:textId="07EAEA04" w:rsidR="00FD1757" w:rsidRPr="00982EBE" w:rsidRDefault="00FD1757" w:rsidP="000401F2">
      <w:pPr>
        <w:pStyle w:val="Heading2"/>
      </w:pPr>
      <w:bookmarkStart w:id="157" w:name="_Toc804884079"/>
      <w:bookmarkStart w:id="158" w:name="_Toc864525094"/>
      <w:bookmarkStart w:id="159" w:name="_Toc224302694"/>
      <w:bookmarkStart w:id="160" w:name="_Toc224302900"/>
      <w:bookmarkStart w:id="161" w:name="_Toc226528032"/>
      <w:r w:rsidRPr="00982EBE">
        <w:t>Energy Management</w:t>
      </w:r>
      <w:bookmarkEnd w:id="157"/>
      <w:bookmarkEnd w:id="158"/>
      <w:bookmarkEnd w:id="159"/>
      <w:bookmarkEnd w:id="160"/>
      <w:bookmarkEnd w:id="161"/>
    </w:p>
    <w:p w14:paraId="61951D52" w14:textId="77777777" w:rsidR="00FD1757" w:rsidRPr="003C7C93" w:rsidRDefault="00FD1757" w:rsidP="008A3097">
      <w:pPr>
        <w:rPr>
          <w:rFonts w:cs="Open Sans"/>
          <w:color w:val="000000" w:themeColor="text1"/>
        </w:rPr>
      </w:pPr>
      <w:r w:rsidRPr="003C7C93">
        <w:rPr>
          <w:rFonts w:cs="Open Sans"/>
          <w:color w:val="000000" w:themeColor="text1"/>
        </w:rPr>
        <w:t>Energy consumption is a key operational aspect of Julius Berger Nigeria Plc’s infrastructure construction activities. Given the scale and technical requirements of project delivery, the Group focuses on managing energy use across project sites, operational facilities, and support functions.</w:t>
      </w:r>
    </w:p>
    <w:p w14:paraId="3092CB80" w14:textId="1082EF4B" w:rsidR="00FD1757" w:rsidRPr="003C7C93" w:rsidRDefault="00FD1757" w:rsidP="008A3097">
      <w:pPr>
        <w:rPr>
          <w:rFonts w:cs="Open Sans"/>
          <w:color w:val="000000" w:themeColor="text1"/>
        </w:rPr>
      </w:pPr>
      <w:r w:rsidRPr="003C7C93">
        <w:rPr>
          <w:rFonts w:cs="Open Sans"/>
          <w:color w:val="000000" w:themeColor="text1"/>
        </w:rPr>
        <w:t>During the reporting year, Julius Berger continued to improve energy monitoring and management practices</w:t>
      </w:r>
      <w:r w:rsidR="00003F3E">
        <w:rPr>
          <w:rFonts w:cs="Open Sans"/>
          <w:color w:val="000000" w:themeColor="text1"/>
        </w:rPr>
        <w:t xml:space="preserve"> through enhanced </w:t>
      </w:r>
      <w:r w:rsidR="002F57C4">
        <w:rPr>
          <w:rFonts w:cs="Open Sans"/>
          <w:color w:val="000000" w:themeColor="text1"/>
        </w:rPr>
        <w:t xml:space="preserve">data tracking measures </w:t>
      </w:r>
      <w:r w:rsidR="0063281B">
        <w:rPr>
          <w:rFonts w:cs="Open Sans"/>
          <w:color w:val="000000" w:themeColor="text1"/>
        </w:rPr>
        <w:t>t</w:t>
      </w:r>
      <w:r w:rsidR="008B7398">
        <w:rPr>
          <w:rFonts w:cs="Open Sans"/>
          <w:color w:val="000000" w:themeColor="text1"/>
        </w:rPr>
        <w:t xml:space="preserve">hus strengthening </w:t>
      </w:r>
      <w:r w:rsidRPr="003C7C93">
        <w:rPr>
          <w:rFonts w:cs="Open Sans"/>
          <w:color w:val="000000" w:themeColor="text1"/>
        </w:rPr>
        <w:t xml:space="preserve"> visibility over consumption patterns</w:t>
      </w:r>
      <w:r w:rsidR="008B7398">
        <w:rPr>
          <w:rFonts w:cs="Open Sans"/>
          <w:color w:val="000000" w:themeColor="text1"/>
        </w:rPr>
        <w:t xml:space="preserve"> to support </w:t>
      </w:r>
      <w:r w:rsidR="00F8571B">
        <w:rPr>
          <w:rFonts w:cs="Open Sans"/>
          <w:color w:val="000000" w:themeColor="text1"/>
        </w:rPr>
        <w:t xml:space="preserve">planning and </w:t>
      </w:r>
      <w:r w:rsidR="008B7398">
        <w:rPr>
          <w:rFonts w:cs="Open Sans"/>
          <w:color w:val="000000" w:themeColor="text1"/>
        </w:rPr>
        <w:t>operational effic</w:t>
      </w:r>
      <w:r w:rsidR="00F8571B">
        <w:rPr>
          <w:rFonts w:cs="Open Sans"/>
          <w:color w:val="000000" w:themeColor="text1"/>
        </w:rPr>
        <w:t>iency</w:t>
      </w:r>
      <w:r w:rsidRPr="003C7C93">
        <w:rPr>
          <w:rFonts w:cs="Open Sans"/>
          <w:color w:val="000000" w:themeColor="text1"/>
        </w:rPr>
        <w:t xml:space="preserve"> </w:t>
      </w:r>
    </w:p>
    <w:p w14:paraId="6EDB0C06" w14:textId="3F0119AF" w:rsidR="00FD1757" w:rsidRPr="003C7C93" w:rsidRDefault="00FD1757" w:rsidP="008A3097">
      <w:pPr>
        <w:rPr>
          <w:rFonts w:cs="Open Sans"/>
          <w:color w:val="000000" w:themeColor="text1"/>
        </w:rPr>
      </w:pPr>
      <w:r w:rsidRPr="003C7C93">
        <w:rPr>
          <w:rFonts w:cs="Open Sans"/>
          <w:color w:val="000000" w:themeColor="text1"/>
        </w:rPr>
        <w:t xml:space="preserve">Total energy consumption declined </w:t>
      </w:r>
      <w:r w:rsidRPr="00DC1490">
        <w:rPr>
          <w:rFonts w:cs="Open Sans"/>
          <w:color w:val="000000" w:themeColor="text1"/>
        </w:rPr>
        <w:t xml:space="preserve">from </w:t>
      </w:r>
      <w:r w:rsidR="00A12ACB" w:rsidRPr="00DC1490">
        <w:rPr>
          <w:rFonts w:cs="Open Sans"/>
          <w:color w:val="000000" w:themeColor="text1"/>
        </w:rPr>
        <w:t>165,315,478.53 G</w:t>
      </w:r>
      <w:r w:rsidR="00A142D7" w:rsidRPr="00DC1490">
        <w:rPr>
          <w:rFonts w:cs="Open Sans"/>
          <w:color w:val="000000" w:themeColor="text1"/>
        </w:rPr>
        <w:t>J</w:t>
      </w:r>
      <w:r w:rsidRPr="00DC1490">
        <w:rPr>
          <w:rFonts w:cs="Open Sans"/>
          <w:color w:val="000000" w:themeColor="text1"/>
        </w:rPr>
        <w:t xml:space="preserve"> in 2024 to </w:t>
      </w:r>
      <w:r w:rsidR="00A142D7" w:rsidRPr="00DC1490">
        <w:rPr>
          <w:rFonts w:cs="Open Sans"/>
          <w:color w:val="000000" w:themeColor="text1"/>
        </w:rPr>
        <w:t>147,290,526.30 GJ</w:t>
      </w:r>
      <w:r w:rsidRPr="00DC1490">
        <w:rPr>
          <w:rFonts w:cs="Open Sans"/>
          <w:color w:val="000000" w:themeColor="text1"/>
        </w:rPr>
        <w:t xml:space="preserve"> in 2025</w:t>
      </w:r>
      <w:r w:rsidRPr="003C7C93">
        <w:rPr>
          <w:rFonts w:cs="Open Sans"/>
          <w:color w:val="000000" w:themeColor="text1"/>
        </w:rPr>
        <w:t xml:space="preserve">, representing </w:t>
      </w:r>
      <w:r w:rsidR="00DC1490" w:rsidRPr="00DC1490">
        <w:rPr>
          <w:rFonts w:cs="Open Sans"/>
          <w:color w:val="000000" w:themeColor="text1"/>
        </w:rPr>
        <w:t>a</w:t>
      </w:r>
      <w:r w:rsidRPr="003C7C93">
        <w:rPr>
          <w:rFonts w:cs="Open Sans"/>
          <w:color w:val="000000" w:themeColor="text1"/>
        </w:rPr>
        <w:t xml:space="preserve"> </w:t>
      </w:r>
      <w:r w:rsidRPr="00982EBE">
        <w:rPr>
          <w:rFonts w:cs="Open Sans"/>
          <w:color w:val="000000" w:themeColor="text1"/>
        </w:rPr>
        <w:t>1</w:t>
      </w:r>
      <w:r w:rsidR="005D4E33">
        <w:rPr>
          <w:rFonts w:cs="Open Sans"/>
          <w:color w:val="000000" w:themeColor="text1"/>
        </w:rPr>
        <w:t>0</w:t>
      </w:r>
      <w:r w:rsidR="00190953">
        <w:rPr>
          <w:rFonts w:cs="Open Sans"/>
          <w:color w:val="000000" w:themeColor="text1"/>
        </w:rPr>
        <w:t>.9</w:t>
      </w:r>
      <w:r w:rsidRPr="003C7C93">
        <w:rPr>
          <w:rFonts w:cs="Open Sans"/>
          <w:color w:val="000000" w:themeColor="text1"/>
        </w:rPr>
        <w:t>% year-on-year reduction. This decrease reflects improved fuel management practices, optimisation of equipment deployment, and stronger monitoring of site-level energy use.</w:t>
      </w:r>
    </w:p>
    <w:p w14:paraId="3A7FA232" w14:textId="77777777" w:rsidR="00FF2245" w:rsidRDefault="00FF2245" w:rsidP="008A3097">
      <w:pPr>
        <w:rPr>
          <w:ins w:id="162" w:author="Akinola, Ayokunle" w:date="2026-04-08T09:36:00Z" w16du:dateUtc="2026-04-08T08:36:00Z"/>
          <w:rFonts w:cs="Open Sans"/>
          <w:color w:val="000000" w:themeColor="text1"/>
        </w:rPr>
      </w:pPr>
    </w:p>
    <w:p w14:paraId="7B1ADB82" w14:textId="77777777" w:rsidR="00FF2245" w:rsidRPr="003C7C93" w:rsidRDefault="00FF2245" w:rsidP="008A3097">
      <w:pPr>
        <w:rPr>
          <w:ins w:id="163" w:author="Akinola, Ayokunle" w:date="2026-04-08T09:36:00Z" w16du:dateUtc="2026-04-08T08:36:00Z"/>
          <w:rFonts w:cs="Open Sans"/>
          <w:color w:val="000000" w:themeColor="text1"/>
        </w:rPr>
      </w:pPr>
    </w:p>
    <w:p w14:paraId="2CE25F3D" w14:textId="77777777" w:rsidR="00FD1757" w:rsidRPr="003C7C93" w:rsidRDefault="00FD1757" w:rsidP="008A3097">
      <w:pPr>
        <w:rPr>
          <w:rFonts w:cs="Open Sans"/>
          <w:b/>
          <w:color w:val="000000" w:themeColor="text1"/>
        </w:rPr>
      </w:pPr>
      <w:r w:rsidRPr="003C7C93">
        <w:rPr>
          <w:rFonts w:cs="Open Sans"/>
          <w:b/>
          <w:color w:val="000000" w:themeColor="text1"/>
        </w:rPr>
        <w:lastRenderedPageBreak/>
        <w:t>Total Energy Consumption by Source</w:t>
      </w:r>
    </w:p>
    <w:tbl>
      <w:tblPr>
        <w:tblStyle w:val="TableGrid"/>
        <w:tblW w:w="0" w:type="auto"/>
        <w:tblLook w:val="04A0" w:firstRow="1" w:lastRow="0" w:firstColumn="1" w:lastColumn="0" w:noHBand="0" w:noVBand="1"/>
      </w:tblPr>
      <w:tblGrid>
        <w:gridCol w:w="3193"/>
        <w:gridCol w:w="2855"/>
        <w:gridCol w:w="3302"/>
      </w:tblGrid>
      <w:tr w:rsidR="00DC1490" w:rsidRPr="00DC1490" w14:paraId="31F885B5" w14:textId="77777777">
        <w:tc>
          <w:tcPr>
            <w:tcW w:w="3193" w:type="dxa"/>
            <w:shd w:val="clear" w:color="auto" w:fill="92D050"/>
          </w:tcPr>
          <w:p w14:paraId="62F08292" w14:textId="77777777" w:rsidR="00FD1757" w:rsidRPr="003C7C93" w:rsidRDefault="00FD1757" w:rsidP="008A3097">
            <w:pPr>
              <w:rPr>
                <w:rFonts w:cs="Open Sans"/>
                <w:b/>
                <w:color w:val="000000" w:themeColor="text1"/>
              </w:rPr>
            </w:pPr>
            <w:r w:rsidRPr="003C7C93">
              <w:rPr>
                <w:rFonts w:cs="Open Sans"/>
                <w:b/>
                <w:color w:val="000000" w:themeColor="text1"/>
              </w:rPr>
              <w:t>Energy Source</w:t>
            </w:r>
          </w:p>
        </w:tc>
        <w:tc>
          <w:tcPr>
            <w:tcW w:w="2855" w:type="dxa"/>
            <w:shd w:val="clear" w:color="auto" w:fill="92D050"/>
          </w:tcPr>
          <w:p w14:paraId="3FCE1399" w14:textId="620C66F7" w:rsidR="00FD1757" w:rsidRPr="003C7C93" w:rsidRDefault="007C7052" w:rsidP="008A3097">
            <w:pPr>
              <w:rPr>
                <w:rFonts w:cs="Open Sans"/>
                <w:b/>
                <w:color w:val="000000" w:themeColor="text1"/>
              </w:rPr>
            </w:pPr>
            <w:r w:rsidRPr="003C7C93">
              <w:rPr>
                <w:rFonts w:cs="Open Sans"/>
                <w:b/>
                <w:color w:val="000000" w:themeColor="text1"/>
              </w:rPr>
              <w:t xml:space="preserve">2025 </w:t>
            </w:r>
            <w:r w:rsidR="00FD1757" w:rsidRPr="003C7C93">
              <w:rPr>
                <w:rFonts w:cs="Open Sans"/>
                <w:b/>
                <w:color w:val="000000" w:themeColor="text1"/>
              </w:rPr>
              <w:t>(</w:t>
            </w:r>
            <w:r w:rsidR="00BE75C5">
              <w:rPr>
                <w:rFonts w:cs="Open Sans"/>
                <w:b/>
                <w:color w:val="000000" w:themeColor="text1"/>
              </w:rPr>
              <w:t>GJ</w:t>
            </w:r>
            <w:r w:rsidR="00FD1757" w:rsidRPr="003C7C93">
              <w:rPr>
                <w:rFonts w:cs="Open Sans"/>
                <w:b/>
                <w:color w:val="000000" w:themeColor="text1"/>
              </w:rPr>
              <w:t xml:space="preserve">) </w:t>
            </w:r>
          </w:p>
        </w:tc>
        <w:tc>
          <w:tcPr>
            <w:tcW w:w="3302" w:type="dxa"/>
            <w:shd w:val="clear" w:color="auto" w:fill="92D050"/>
          </w:tcPr>
          <w:p w14:paraId="5FD2B863" w14:textId="5796D13B" w:rsidR="00FD1757" w:rsidRPr="003C7C93" w:rsidRDefault="007C7052" w:rsidP="008A3097">
            <w:pPr>
              <w:rPr>
                <w:rFonts w:cs="Open Sans"/>
                <w:b/>
                <w:color w:val="000000" w:themeColor="text1"/>
              </w:rPr>
            </w:pPr>
            <w:r w:rsidRPr="003C7C93">
              <w:rPr>
                <w:rFonts w:cs="Open Sans"/>
                <w:b/>
                <w:color w:val="000000" w:themeColor="text1"/>
              </w:rPr>
              <w:t xml:space="preserve">2024 </w:t>
            </w:r>
            <w:r w:rsidR="00FD1757" w:rsidRPr="003C7C93">
              <w:rPr>
                <w:rFonts w:cs="Open Sans"/>
                <w:b/>
                <w:color w:val="000000" w:themeColor="text1"/>
              </w:rPr>
              <w:t>(</w:t>
            </w:r>
            <w:r w:rsidR="00BE75C5">
              <w:rPr>
                <w:rFonts w:cs="Open Sans"/>
                <w:b/>
                <w:color w:val="000000" w:themeColor="text1"/>
              </w:rPr>
              <w:t>GJ</w:t>
            </w:r>
            <w:r w:rsidR="00FD1757" w:rsidRPr="003C7C93">
              <w:rPr>
                <w:rFonts w:cs="Open Sans"/>
                <w:b/>
                <w:color w:val="000000" w:themeColor="text1"/>
              </w:rPr>
              <w:t xml:space="preserve">) </w:t>
            </w:r>
          </w:p>
        </w:tc>
      </w:tr>
      <w:tr w:rsidR="00DC1490" w:rsidRPr="00DC1490" w14:paraId="6207818B" w14:textId="77777777">
        <w:tc>
          <w:tcPr>
            <w:tcW w:w="3193" w:type="dxa"/>
          </w:tcPr>
          <w:p w14:paraId="262E3F21" w14:textId="77777777" w:rsidR="00FD1757" w:rsidRPr="003C7C93" w:rsidRDefault="00FD1757" w:rsidP="008A3097">
            <w:pPr>
              <w:rPr>
                <w:rFonts w:cs="Open Sans"/>
                <w:color w:val="000000" w:themeColor="text1"/>
              </w:rPr>
            </w:pPr>
            <w:r w:rsidRPr="003C7C93">
              <w:rPr>
                <w:rFonts w:cs="Open Sans"/>
                <w:color w:val="000000" w:themeColor="text1"/>
              </w:rPr>
              <w:t>Natural Gas</w:t>
            </w:r>
          </w:p>
        </w:tc>
        <w:tc>
          <w:tcPr>
            <w:tcW w:w="2855" w:type="dxa"/>
            <w:vAlign w:val="center"/>
          </w:tcPr>
          <w:p w14:paraId="5738AEAD" w14:textId="5BE468AF" w:rsidR="00FD1757" w:rsidRPr="001C0876" w:rsidRDefault="00173A03" w:rsidP="008A3097">
            <w:pPr>
              <w:rPr>
                <w:rFonts w:cs="Open Sans"/>
                <w:color w:val="000000" w:themeColor="text1"/>
              </w:rPr>
            </w:pPr>
            <w:r w:rsidRPr="001C0876">
              <w:rPr>
                <w:rFonts w:cs="Open Sans"/>
                <w:color w:val="000000" w:themeColor="text1"/>
              </w:rPr>
              <w:t>33,932,016.00</w:t>
            </w:r>
          </w:p>
        </w:tc>
        <w:tc>
          <w:tcPr>
            <w:tcW w:w="3302" w:type="dxa"/>
            <w:vAlign w:val="center"/>
          </w:tcPr>
          <w:p w14:paraId="34920CF2" w14:textId="4B9979A8" w:rsidR="00FD1757" w:rsidRPr="001C0876" w:rsidRDefault="00DC59B2" w:rsidP="008A3097">
            <w:pPr>
              <w:rPr>
                <w:rFonts w:cs="Open Sans"/>
                <w:color w:val="000000" w:themeColor="text1"/>
              </w:rPr>
            </w:pPr>
            <w:r w:rsidRPr="001C0876">
              <w:rPr>
                <w:rFonts w:cs="Open Sans"/>
                <w:color w:val="000000" w:themeColor="text1"/>
              </w:rPr>
              <w:t>33,737,725.00</w:t>
            </w:r>
          </w:p>
        </w:tc>
      </w:tr>
      <w:tr w:rsidR="00DC1490" w:rsidRPr="00DC1490" w14:paraId="0C62DAA5" w14:textId="77777777">
        <w:tc>
          <w:tcPr>
            <w:tcW w:w="3193" w:type="dxa"/>
          </w:tcPr>
          <w:p w14:paraId="5501A556" w14:textId="77777777" w:rsidR="00AF1A1D" w:rsidRPr="003C7C93" w:rsidRDefault="00AF1A1D" w:rsidP="00AF1A1D">
            <w:pPr>
              <w:rPr>
                <w:rFonts w:cs="Open Sans"/>
                <w:color w:val="000000" w:themeColor="text1"/>
              </w:rPr>
            </w:pPr>
            <w:r w:rsidRPr="003C7C93">
              <w:rPr>
                <w:rFonts w:cs="Open Sans"/>
                <w:color w:val="000000" w:themeColor="text1"/>
              </w:rPr>
              <w:t>Diesel</w:t>
            </w:r>
          </w:p>
        </w:tc>
        <w:tc>
          <w:tcPr>
            <w:tcW w:w="2855" w:type="dxa"/>
            <w:vAlign w:val="center"/>
          </w:tcPr>
          <w:p w14:paraId="3B30A70A" w14:textId="0BA392C5" w:rsidR="00AF1A1D" w:rsidRPr="001C0876" w:rsidRDefault="00142E4D" w:rsidP="00AF1A1D">
            <w:pPr>
              <w:rPr>
                <w:rFonts w:cs="Open Sans"/>
                <w:color w:val="000000" w:themeColor="text1"/>
              </w:rPr>
            </w:pPr>
            <w:r w:rsidRPr="001C0876">
              <w:rPr>
                <w:rFonts w:cs="Open Sans"/>
                <w:color w:val="000000" w:themeColor="text1"/>
              </w:rPr>
              <w:t>68,786,672.94</w:t>
            </w:r>
          </w:p>
        </w:tc>
        <w:tc>
          <w:tcPr>
            <w:tcW w:w="3302" w:type="dxa"/>
            <w:vAlign w:val="center"/>
          </w:tcPr>
          <w:p w14:paraId="5484F975" w14:textId="0FAE38DD" w:rsidR="00AF1A1D" w:rsidRPr="001C0876" w:rsidRDefault="00AF1A1D" w:rsidP="00AF1A1D">
            <w:pPr>
              <w:rPr>
                <w:rFonts w:cs="Open Sans"/>
                <w:color w:val="000000" w:themeColor="text1"/>
              </w:rPr>
            </w:pPr>
            <w:r w:rsidRPr="001C0876">
              <w:rPr>
                <w:rFonts w:cs="Open Sans"/>
                <w:color w:val="000000" w:themeColor="text1"/>
              </w:rPr>
              <w:t>100,167,822.76</w:t>
            </w:r>
          </w:p>
        </w:tc>
      </w:tr>
      <w:tr w:rsidR="00DC1490" w:rsidRPr="00DC1490" w14:paraId="7C4F89C6" w14:textId="77777777">
        <w:tc>
          <w:tcPr>
            <w:tcW w:w="3193" w:type="dxa"/>
          </w:tcPr>
          <w:p w14:paraId="476A96F3" w14:textId="77777777" w:rsidR="00AF1A1D" w:rsidRPr="003C7C93" w:rsidRDefault="00AF1A1D" w:rsidP="00AF1A1D">
            <w:pPr>
              <w:rPr>
                <w:rFonts w:cs="Open Sans"/>
                <w:color w:val="000000" w:themeColor="text1"/>
              </w:rPr>
            </w:pPr>
            <w:r w:rsidRPr="003C7C93">
              <w:rPr>
                <w:rFonts w:cs="Open Sans"/>
                <w:color w:val="000000" w:themeColor="text1"/>
              </w:rPr>
              <w:t>Petrol</w:t>
            </w:r>
          </w:p>
        </w:tc>
        <w:tc>
          <w:tcPr>
            <w:tcW w:w="2855" w:type="dxa"/>
            <w:vAlign w:val="center"/>
          </w:tcPr>
          <w:p w14:paraId="5F2DCC28" w14:textId="4E97F17A" w:rsidR="00AF1A1D" w:rsidRPr="001C0876" w:rsidRDefault="00142E4D" w:rsidP="00AF1A1D">
            <w:pPr>
              <w:rPr>
                <w:rFonts w:cs="Open Sans"/>
                <w:color w:val="000000" w:themeColor="text1"/>
              </w:rPr>
            </w:pPr>
            <w:r w:rsidRPr="001C0876">
              <w:rPr>
                <w:rFonts w:cs="Open Sans"/>
                <w:color w:val="000000" w:themeColor="text1"/>
              </w:rPr>
              <w:t>791.28</w:t>
            </w:r>
          </w:p>
        </w:tc>
        <w:tc>
          <w:tcPr>
            <w:tcW w:w="3302" w:type="dxa"/>
            <w:vAlign w:val="center"/>
          </w:tcPr>
          <w:p w14:paraId="7AFDF93D" w14:textId="29C821E5" w:rsidR="00AF1A1D" w:rsidRPr="001C0876" w:rsidRDefault="00AF1A1D" w:rsidP="00AF1A1D">
            <w:pPr>
              <w:rPr>
                <w:rFonts w:cs="Open Sans"/>
                <w:color w:val="000000" w:themeColor="text1"/>
              </w:rPr>
            </w:pPr>
            <w:r w:rsidRPr="001C0876">
              <w:rPr>
                <w:rFonts w:cs="Open Sans"/>
                <w:color w:val="000000" w:themeColor="text1"/>
              </w:rPr>
              <w:t>810.93</w:t>
            </w:r>
          </w:p>
        </w:tc>
      </w:tr>
      <w:tr w:rsidR="00DC1490" w:rsidRPr="00DC1490" w14:paraId="4508ABF7" w14:textId="77777777">
        <w:tc>
          <w:tcPr>
            <w:tcW w:w="3193" w:type="dxa"/>
          </w:tcPr>
          <w:p w14:paraId="1265716F" w14:textId="77777777" w:rsidR="00AF1A1D" w:rsidRPr="003C7C93" w:rsidRDefault="00AF1A1D" w:rsidP="00AF1A1D">
            <w:pPr>
              <w:rPr>
                <w:rFonts w:cs="Open Sans"/>
                <w:color w:val="000000" w:themeColor="text1"/>
              </w:rPr>
            </w:pPr>
            <w:r w:rsidRPr="003C7C93">
              <w:rPr>
                <w:rFonts w:cs="Open Sans"/>
                <w:color w:val="000000" w:themeColor="text1"/>
              </w:rPr>
              <w:t>Electricity</w:t>
            </w:r>
          </w:p>
        </w:tc>
        <w:tc>
          <w:tcPr>
            <w:tcW w:w="2855" w:type="dxa"/>
            <w:vAlign w:val="center"/>
          </w:tcPr>
          <w:p w14:paraId="58BD7694" w14:textId="438790F0" w:rsidR="00AF1A1D" w:rsidRPr="001C0876" w:rsidRDefault="00142E4D" w:rsidP="00AF1A1D">
            <w:pPr>
              <w:rPr>
                <w:rFonts w:cs="Open Sans"/>
                <w:color w:val="000000" w:themeColor="text1"/>
              </w:rPr>
            </w:pPr>
            <w:r w:rsidRPr="001C0876">
              <w:rPr>
                <w:rFonts w:cs="Open Sans"/>
                <w:color w:val="000000" w:themeColor="text1"/>
              </w:rPr>
              <w:t>41,432,435.28</w:t>
            </w:r>
          </w:p>
        </w:tc>
        <w:tc>
          <w:tcPr>
            <w:tcW w:w="3302" w:type="dxa"/>
            <w:vAlign w:val="center"/>
          </w:tcPr>
          <w:p w14:paraId="777B0200" w14:textId="7DC91D16" w:rsidR="00AF1A1D" w:rsidRPr="001C0876" w:rsidRDefault="00AF1A1D" w:rsidP="00AF1A1D">
            <w:pPr>
              <w:rPr>
                <w:rFonts w:cs="Open Sans"/>
                <w:color w:val="000000" w:themeColor="text1"/>
              </w:rPr>
            </w:pPr>
            <w:r w:rsidRPr="001C0876">
              <w:rPr>
                <w:rFonts w:cs="Open Sans"/>
                <w:color w:val="000000" w:themeColor="text1"/>
              </w:rPr>
              <w:t>31,019,846.00</w:t>
            </w:r>
          </w:p>
        </w:tc>
      </w:tr>
      <w:tr w:rsidR="00DC1490" w:rsidRPr="00DC1490" w14:paraId="57CBB73E" w14:textId="77777777">
        <w:tc>
          <w:tcPr>
            <w:tcW w:w="3193" w:type="dxa"/>
          </w:tcPr>
          <w:p w14:paraId="78BA0735" w14:textId="2D3679DC" w:rsidR="00AF1A1D" w:rsidRPr="003C7C93" w:rsidRDefault="00AF1A1D" w:rsidP="00AF1A1D">
            <w:pPr>
              <w:rPr>
                <w:rFonts w:cs="Open Sans"/>
                <w:color w:val="000000" w:themeColor="text1"/>
              </w:rPr>
            </w:pPr>
            <w:r w:rsidRPr="003C7C93">
              <w:rPr>
                <w:rFonts w:cs="Open Sans"/>
                <w:color w:val="000000" w:themeColor="text1"/>
              </w:rPr>
              <w:t xml:space="preserve">Alternative </w:t>
            </w:r>
            <w:r w:rsidR="00AB2FF9">
              <w:rPr>
                <w:rFonts w:cs="Open Sans"/>
                <w:color w:val="000000" w:themeColor="text1"/>
              </w:rPr>
              <w:t>energy</w:t>
            </w:r>
            <w:r w:rsidRPr="003C7C93">
              <w:rPr>
                <w:rFonts w:cs="Open Sans"/>
                <w:color w:val="000000" w:themeColor="text1"/>
              </w:rPr>
              <w:t xml:space="preserve"> (From several sources such as solar, hydro, biodiesel etc.)</w:t>
            </w:r>
          </w:p>
        </w:tc>
        <w:tc>
          <w:tcPr>
            <w:tcW w:w="2855" w:type="dxa"/>
            <w:vAlign w:val="center"/>
          </w:tcPr>
          <w:p w14:paraId="13B36C5A" w14:textId="05252105" w:rsidR="00AF1A1D" w:rsidRPr="001C0876" w:rsidRDefault="00173A03" w:rsidP="00AF1A1D">
            <w:pPr>
              <w:rPr>
                <w:rFonts w:cs="Open Sans"/>
                <w:color w:val="000000" w:themeColor="text1"/>
              </w:rPr>
            </w:pPr>
            <w:r w:rsidRPr="001C0876">
              <w:rPr>
                <w:rFonts w:cs="Open Sans"/>
                <w:color w:val="000000" w:themeColor="text1"/>
              </w:rPr>
              <w:t>3</w:t>
            </w:r>
            <w:r w:rsidR="00793E67" w:rsidRPr="001C0876">
              <w:rPr>
                <w:rFonts w:cs="Open Sans"/>
                <w:color w:val="000000" w:themeColor="text1"/>
              </w:rPr>
              <w:t>,144,610.80</w:t>
            </w:r>
          </w:p>
        </w:tc>
        <w:tc>
          <w:tcPr>
            <w:tcW w:w="3302" w:type="dxa"/>
            <w:vAlign w:val="center"/>
          </w:tcPr>
          <w:p w14:paraId="655061FB" w14:textId="276DDF76" w:rsidR="00AF1A1D" w:rsidRPr="001C0876" w:rsidRDefault="00AF1A1D" w:rsidP="00AF1A1D">
            <w:pPr>
              <w:rPr>
                <w:rFonts w:cs="Open Sans"/>
                <w:color w:val="000000" w:themeColor="text1"/>
              </w:rPr>
            </w:pPr>
            <w:r w:rsidRPr="001C0876">
              <w:rPr>
                <w:rFonts w:cs="Open Sans"/>
                <w:color w:val="000000" w:themeColor="text1"/>
              </w:rPr>
              <w:t>389,274.84</w:t>
            </w:r>
          </w:p>
        </w:tc>
      </w:tr>
      <w:tr w:rsidR="00B32861" w:rsidRPr="00DC1490" w14:paraId="73D4DE76" w14:textId="77777777">
        <w:tc>
          <w:tcPr>
            <w:tcW w:w="3193" w:type="dxa"/>
          </w:tcPr>
          <w:p w14:paraId="3D41B64A" w14:textId="77777777" w:rsidR="00FD1757" w:rsidRPr="003C7C93" w:rsidRDefault="00FD1757" w:rsidP="008A3097">
            <w:pPr>
              <w:rPr>
                <w:rFonts w:cs="Open Sans"/>
                <w:b/>
                <w:color w:val="000000" w:themeColor="text1"/>
              </w:rPr>
            </w:pPr>
            <w:r w:rsidRPr="003C7C93">
              <w:rPr>
                <w:rFonts w:cs="Open Sans"/>
                <w:b/>
                <w:color w:val="000000" w:themeColor="text1"/>
              </w:rPr>
              <w:t>TOTAL</w:t>
            </w:r>
          </w:p>
        </w:tc>
        <w:tc>
          <w:tcPr>
            <w:tcW w:w="2855" w:type="dxa"/>
            <w:vAlign w:val="center"/>
          </w:tcPr>
          <w:p w14:paraId="1CFB1CE3" w14:textId="3C8488E1" w:rsidR="00FD1757" w:rsidRPr="001C0876" w:rsidRDefault="001C0876" w:rsidP="008A3097">
            <w:pPr>
              <w:rPr>
                <w:rFonts w:cs="Open Sans"/>
                <w:b/>
                <w:color w:val="000000" w:themeColor="text1"/>
              </w:rPr>
            </w:pPr>
            <w:r w:rsidRPr="00822AF4">
              <w:rPr>
                <w:rFonts w:cs="Open Sans"/>
                <w:b/>
                <w:color w:val="000000" w:themeColor="text1"/>
              </w:rPr>
              <w:t xml:space="preserve">147,296,526.30 </w:t>
            </w:r>
          </w:p>
        </w:tc>
        <w:tc>
          <w:tcPr>
            <w:tcW w:w="3302" w:type="dxa"/>
            <w:vAlign w:val="center"/>
          </w:tcPr>
          <w:p w14:paraId="688FE86F" w14:textId="42BD048A" w:rsidR="00FD1757" w:rsidRPr="001C0876" w:rsidRDefault="00FD1757" w:rsidP="008A3097">
            <w:pPr>
              <w:rPr>
                <w:rFonts w:cs="Open Sans"/>
                <w:b/>
                <w:color w:val="000000" w:themeColor="text1"/>
              </w:rPr>
            </w:pPr>
            <w:r w:rsidRPr="001C0876">
              <w:rPr>
                <w:rFonts w:cs="Open Sans"/>
                <w:b/>
                <w:color w:val="000000" w:themeColor="text1"/>
              </w:rPr>
              <w:t xml:space="preserve"> </w:t>
            </w:r>
            <w:r w:rsidR="00393B1A" w:rsidRPr="00822AF4">
              <w:rPr>
                <w:rFonts w:cs="Open Sans"/>
                <w:b/>
                <w:color w:val="000000" w:themeColor="text1"/>
              </w:rPr>
              <w:t xml:space="preserve">165,315,478.53 </w:t>
            </w:r>
          </w:p>
        </w:tc>
      </w:tr>
    </w:tbl>
    <w:p w14:paraId="48674389" w14:textId="77777777" w:rsidR="00FD1757" w:rsidRPr="003C7C93" w:rsidRDefault="00FD1757" w:rsidP="008A3097">
      <w:pPr>
        <w:rPr>
          <w:rFonts w:cs="Open Sans"/>
          <w:color w:val="000000" w:themeColor="text1"/>
        </w:rPr>
      </w:pPr>
    </w:p>
    <w:p w14:paraId="3C96C38C" w14:textId="246917A3" w:rsidR="00FD1757" w:rsidRPr="00DC1490" w:rsidRDefault="00FD1757" w:rsidP="008A3097">
      <w:pPr>
        <w:rPr>
          <w:rFonts w:cs="Open Sans"/>
          <w:color w:val="000000" w:themeColor="text1"/>
        </w:rPr>
      </w:pPr>
      <w:r w:rsidRPr="00DC1490">
        <w:rPr>
          <w:rFonts w:cs="Open Sans"/>
          <w:color w:val="000000" w:themeColor="text1"/>
        </w:rPr>
        <w:t xml:space="preserve">The most significant contributor to the overall reduction was diesel consumption, which declined from </w:t>
      </w:r>
      <w:r w:rsidR="0088497A" w:rsidRPr="00DC1490">
        <w:rPr>
          <w:rFonts w:cs="Open Sans"/>
          <w:color w:val="000000" w:themeColor="text1"/>
        </w:rPr>
        <w:t>100,167,822.76 GJ</w:t>
      </w:r>
      <w:r w:rsidRPr="00DC1490">
        <w:rPr>
          <w:rFonts w:cs="Open Sans"/>
          <w:color w:val="000000" w:themeColor="text1"/>
        </w:rPr>
        <w:t xml:space="preserve"> in 2024 to </w:t>
      </w:r>
      <w:r w:rsidR="00AF1B4B" w:rsidRPr="00DC1490">
        <w:rPr>
          <w:rFonts w:cs="Open Sans"/>
          <w:color w:val="000000" w:themeColor="text1"/>
        </w:rPr>
        <w:t>68,786,672.94 GJ</w:t>
      </w:r>
      <w:r w:rsidRPr="00DC1490">
        <w:rPr>
          <w:rFonts w:cs="Open Sans"/>
          <w:color w:val="000000" w:themeColor="text1"/>
        </w:rPr>
        <w:t xml:space="preserve"> MWh in 2025. This reduction reflects improved fuel efficiency measures and greater reliance on grid electricity and alternative energy sources where available.</w:t>
      </w:r>
    </w:p>
    <w:p w14:paraId="26A18B1F" w14:textId="77777777" w:rsidR="00FD1757" w:rsidRPr="00DC1490" w:rsidRDefault="00FD1757" w:rsidP="008A3097">
      <w:pPr>
        <w:rPr>
          <w:rFonts w:cs="Open Sans"/>
          <w:color w:val="000000" w:themeColor="text1"/>
        </w:rPr>
      </w:pPr>
      <w:r w:rsidRPr="00DC1490">
        <w:rPr>
          <w:rFonts w:cs="Open Sans"/>
          <w:color w:val="000000" w:themeColor="text1"/>
        </w:rPr>
        <w:t>Electricity consumption increased during the reporting period, reflecting a gradual shift away from diesel-powered generation toward grid-based energy supply.</w:t>
      </w:r>
    </w:p>
    <w:p w14:paraId="1E62F87C" w14:textId="549B6D5D" w:rsidR="00FD1757" w:rsidRPr="00DC1490" w:rsidRDefault="00664107" w:rsidP="008A3097">
      <w:pPr>
        <w:rPr>
          <w:rFonts w:cs="Open Sans"/>
          <w:color w:val="000000" w:themeColor="text1"/>
        </w:rPr>
      </w:pPr>
      <w:r w:rsidRPr="00DC1490">
        <w:rPr>
          <w:rFonts w:cs="Open Sans"/>
          <w:color w:val="000000" w:themeColor="text1"/>
        </w:rPr>
        <w:t>In addition, alternative energy consumption increased significantly from 389,274.84 GJ in 2024</w:t>
      </w:r>
      <w:r w:rsidR="003E1E73" w:rsidRPr="00DC1490">
        <w:rPr>
          <w:rFonts w:cs="Open Sans"/>
          <w:color w:val="000000" w:themeColor="text1"/>
        </w:rPr>
        <w:t xml:space="preserve"> to 3,144,610 </w:t>
      </w:r>
      <w:r w:rsidR="00C317CF" w:rsidRPr="00DC1490">
        <w:rPr>
          <w:rFonts w:cs="Open Sans"/>
          <w:color w:val="000000" w:themeColor="text1"/>
        </w:rPr>
        <w:t xml:space="preserve">GJ in 2025, demonstrating early progress </w:t>
      </w:r>
      <w:r w:rsidR="00DC1490" w:rsidRPr="00DC1490">
        <w:rPr>
          <w:rFonts w:cs="Open Sans"/>
          <w:color w:val="000000" w:themeColor="text1"/>
        </w:rPr>
        <w:t xml:space="preserve">towards diversifying the </w:t>
      </w:r>
      <w:r w:rsidR="00AB2FF9">
        <w:rPr>
          <w:rFonts w:cs="Open Sans"/>
          <w:color w:val="000000" w:themeColor="text1"/>
        </w:rPr>
        <w:t>G</w:t>
      </w:r>
      <w:r w:rsidR="00AB2FF9" w:rsidRPr="00DC1490">
        <w:rPr>
          <w:rFonts w:cs="Open Sans"/>
          <w:color w:val="000000" w:themeColor="text1"/>
        </w:rPr>
        <w:t>roup’s</w:t>
      </w:r>
      <w:r w:rsidR="00DC1490" w:rsidRPr="00DC1490">
        <w:rPr>
          <w:rFonts w:cs="Open Sans"/>
          <w:color w:val="000000" w:themeColor="text1"/>
        </w:rPr>
        <w:t xml:space="preserve"> energy mix.</w:t>
      </w:r>
    </w:p>
    <w:p w14:paraId="55E366D1" w14:textId="77777777" w:rsidR="00FD1757" w:rsidRPr="003C7C93" w:rsidRDefault="00FD1757" w:rsidP="008A3097">
      <w:pPr>
        <w:rPr>
          <w:rFonts w:cs="Open Sans"/>
          <w:b/>
          <w:color w:val="000000" w:themeColor="text1"/>
        </w:rPr>
      </w:pPr>
      <w:r w:rsidRPr="003C7C93">
        <w:rPr>
          <w:rFonts w:cs="Open Sans"/>
          <w:b/>
          <w:color w:val="000000" w:themeColor="text1"/>
        </w:rPr>
        <w:t>Energy Consumption by Location</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2400"/>
        <w:gridCol w:w="2557"/>
        <w:gridCol w:w="4252"/>
      </w:tblGrid>
      <w:tr w:rsidR="002F4A92" w:rsidRPr="00982EBE" w14:paraId="7AB7B63B" w14:textId="77777777" w:rsidTr="00743B4B">
        <w:trPr>
          <w:trHeight w:val="870"/>
        </w:trPr>
        <w:tc>
          <w:tcPr>
            <w:tcW w:w="2400" w:type="dxa"/>
            <w:shd w:val="clear" w:color="auto" w:fill="92D050"/>
            <w:vAlign w:val="center"/>
            <w:hideMark/>
          </w:tcPr>
          <w:p w14:paraId="1F727454" w14:textId="77777777" w:rsidR="00FD1757" w:rsidRPr="003C7C93" w:rsidRDefault="00FD1757" w:rsidP="008A3097">
            <w:pPr>
              <w:spacing w:after="0" w:line="240" w:lineRule="auto"/>
              <w:rPr>
                <w:rFonts w:eastAsia="Times New Roman" w:cs="Open Sans"/>
                <w:b/>
                <w:color w:val="000000" w:themeColor="text1"/>
              </w:rPr>
            </w:pPr>
            <w:r w:rsidRPr="003C7C93">
              <w:rPr>
                <w:rFonts w:eastAsia="Times New Roman" w:cs="Open Sans"/>
                <w:b/>
                <w:color w:val="000000" w:themeColor="text1"/>
              </w:rPr>
              <w:t>LOCATION</w:t>
            </w:r>
          </w:p>
        </w:tc>
        <w:tc>
          <w:tcPr>
            <w:tcW w:w="2557" w:type="dxa"/>
            <w:shd w:val="clear" w:color="auto" w:fill="92D050"/>
            <w:vAlign w:val="center"/>
          </w:tcPr>
          <w:p w14:paraId="04E57DCE" w14:textId="57A5B742" w:rsidR="00FD1757" w:rsidRPr="003C7C93" w:rsidRDefault="00FD1757" w:rsidP="008A3097">
            <w:pPr>
              <w:spacing w:after="0" w:line="240" w:lineRule="auto"/>
              <w:rPr>
                <w:rFonts w:eastAsia="Times New Roman" w:cs="Open Sans"/>
                <w:b/>
                <w:color w:val="000000" w:themeColor="text1"/>
              </w:rPr>
            </w:pPr>
            <w:r w:rsidRPr="003C7C93">
              <w:rPr>
                <w:rFonts w:cs="Open Sans"/>
                <w:b/>
                <w:color w:val="000000" w:themeColor="text1"/>
              </w:rPr>
              <w:t>2025 Total Energy Consumption (</w:t>
            </w:r>
            <w:r w:rsidR="002867A7">
              <w:rPr>
                <w:rFonts w:cs="Open Sans"/>
                <w:b/>
                <w:color w:val="000000" w:themeColor="text1"/>
              </w:rPr>
              <w:t>GJ</w:t>
            </w:r>
            <w:r w:rsidRPr="003C7C93">
              <w:rPr>
                <w:rFonts w:cs="Open Sans"/>
                <w:b/>
                <w:color w:val="000000" w:themeColor="text1"/>
              </w:rPr>
              <w:t>)</w:t>
            </w:r>
          </w:p>
        </w:tc>
        <w:tc>
          <w:tcPr>
            <w:tcW w:w="4252" w:type="dxa"/>
            <w:shd w:val="clear" w:color="auto" w:fill="92D050"/>
            <w:vAlign w:val="center"/>
            <w:hideMark/>
          </w:tcPr>
          <w:p w14:paraId="7317FFA8" w14:textId="2A2E7B8D" w:rsidR="00FD1757" w:rsidRPr="003C7C93" w:rsidRDefault="00FD1757" w:rsidP="008A3097">
            <w:pPr>
              <w:spacing w:after="0" w:line="240" w:lineRule="auto"/>
              <w:rPr>
                <w:rFonts w:eastAsia="Times New Roman" w:cs="Open Sans"/>
                <w:b/>
                <w:color w:val="000000" w:themeColor="text1"/>
              </w:rPr>
            </w:pPr>
            <w:r w:rsidRPr="003C7C93">
              <w:rPr>
                <w:rFonts w:eastAsia="Times New Roman" w:cs="Open Sans"/>
                <w:b/>
                <w:color w:val="000000" w:themeColor="text1"/>
              </w:rPr>
              <w:t>2024 Total Energy Consumption (</w:t>
            </w:r>
            <w:r w:rsidR="002867A7">
              <w:rPr>
                <w:rFonts w:eastAsia="Times New Roman" w:cs="Open Sans"/>
                <w:b/>
                <w:color w:val="000000" w:themeColor="text1"/>
              </w:rPr>
              <w:t>GJ</w:t>
            </w:r>
            <w:r w:rsidRPr="003C7C93">
              <w:rPr>
                <w:rFonts w:eastAsia="Times New Roman" w:cs="Open Sans"/>
                <w:b/>
                <w:color w:val="000000" w:themeColor="text1"/>
              </w:rPr>
              <w:t>)</w:t>
            </w:r>
          </w:p>
        </w:tc>
      </w:tr>
      <w:tr w:rsidR="009235EB" w:rsidRPr="00982EBE" w14:paraId="7CF2D079" w14:textId="77777777">
        <w:trPr>
          <w:trHeight w:val="158"/>
        </w:trPr>
        <w:tc>
          <w:tcPr>
            <w:tcW w:w="2400" w:type="dxa"/>
            <w:shd w:val="clear" w:color="auto" w:fill="FFFFFF" w:themeFill="background1"/>
            <w:vAlign w:val="bottom"/>
          </w:tcPr>
          <w:p w14:paraId="74D6EC58" w14:textId="1920D12D" w:rsidR="009235EB" w:rsidRPr="000A0E3A" w:rsidRDefault="009235EB" w:rsidP="009235EB">
            <w:pPr>
              <w:spacing w:after="0" w:line="240" w:lineRule="auto"/>
              <w:rPr>
                <w:rFonts w:cs="Open Sans"/>
                <w:color w:val="000000" w:themeColor="text1"/>
              </w:rPr>
            </w:pPr>
            <w:r w:rsidRPr="000A0E3A">
              <w:rPr>
                <w:rFonts w:cs="Open Sans"/>
                <w:color w:val="000000" w:themeColor="text1"/>
              </w:rPr>
              <w:t>RCN</w:t>
            </w:r>
          </w:p>
        </w:tc>
        <w:tc>
          <w:tcPr>
            <w:tcW w:w="2557" w:type="dxa"/>
            <w:shd w:val="clear" w:color="auto" w:fill="FFFFFF" w:themeFill="background1"/>
            <w:vAlign w:val="bottom"/>
          </w:tcPr>
          <w:p w14:paraId="7435CFFF" w14:textId="237CA169" w:rsidR="009235EB" w:rsidRPr="000A0E3A" w:rsidRDefault="009235EB" w:rsidP="009235EB">
            <w:pPr>
              <w:spacing w:after="0" w:line="240" w:lineRule="auto"/>
              <w:rPr>
                <w:rFonts w:cs="Open Sans"/>
                <w:color w:val="000000" w:themeColor="text1"/>
              </w:rPr>
            </w:pPr>
            <w:r w:rsidRPr="000A0E3A">
              <w:rPr>
                <w:rFonts w:cs="Open Sans"/>
                <w:color w:val="000000" w:themeColor="text1"/>
              </w:rPr>
              <w:t>83,438</w:t>
            </w:r>
            <w:r w:rsidR="002F3DF4" w:rsidRPr="000A0E3A">
              <w:rPr>
                <w:rFonts w:cs="Open Sans"/>
                <w:color w:val="000000" w:themeColor="text1"/>
              </w:rPr>
              <w:t>,580.60</w:t>
            </w:r>
            <w:r w:rsidRPr="000A0E3A">
              <w:rPr>
                <w:rFonts w:cs="Open Sans"/>
                <w:color w:val="000000" w:themeColor="text1"/>
              </w:rPr>
              <w:t xml:space="preserve"> </w:t>
            </w:r>
          </w:p>
        </w:tc>
        <w:tc>
          <w:tcPr>
            <w:tcW w:w="4252" w:type="dxa"/>
            <w:shd w:val="clear" w:color="auto" w:fill="FFFFFF" w:themeFill="background1"/>
            <w:vAlign w:val="center"/>
          </w:tcPr>
          <w:p w14:paraId="4F79565B" w14:textId="2F11C7DA" w:rsidR="009235EB" w:rsidRPr="000A0E3A" w:rsidRDefault="009235EB" w:rsidP="009235EB">
            <w:pPr>
              <w:spacing w:after="0" w:line="240" w:lineRule="auto"/>
              <w:rPr>
                <w:rFonts w:cs="Open Sans"/>
                <w:color w:val="000000" w:themeColor="text1"/>
              </w:rPr>
            </w:pPr>
            <w:r w:rsidRPr="000A0E3A">
              <w:rPr>
                <w:rFonts w:cs="Open Sans"/>
                <w:color w:val="000000" w:themeColor="text1"/>
              </w:rPr>
              <w:t>95,139,296.60</w:t>
            </w:r>
          </w:p>
        </w:tc>
      </w:tr>
      <w:tr w:rsidR="009235EB" w:rsidRPr="00982EBE" w14:paraId="7CF08C85" w14:textId="77777777">
        <w:trPr>
          <w:trHeight w:val="285"/>
        </w:trPr>
        <w:tc>
          <w:tcPr>
            <w:tcW w:w="2400" w:type="dxa"/>
            <w:shd w:val="clear" w:color="auto" w:fill="FFFFFF" w:themeFill="background1"/>
            <w:vAlign w:val="bottom"/>
          </w:tcPr>
          <w:p w14:paraId="0A34B5FC" w14:textId="1B056F3C" w:rsidR="009235EB" w:rsidRPr="000A0E3A" w:rsidRDefault="009235EB" w:rsidP="009235EB">
            <w:pPr>
              <w:spacing w:after="0" w:line="240" w:lineRule="auto"/>
              <w:rPr>
                <w:rFonts w:cs="Open Sans"/>
                <w:color w:val="000000" w:themeColor="text1"/>
              </w:rPr>
            </w:pPr>
            <w:r w:rsidRPr="000A0E3A">
              <w:rPr>
                <w:rFonts w:cs="Open Sans"/>
                <w:color w:val="000000" w:themeColor="text1"/>
              </w:rPr>
              <w:t>RSE</w:t>
            </w:r>
          </w:p>
        </w:tc>
        <w:tc>
          <w:tcPr>
            <w:tcW w:w="2557" w:type="dxa"/>
            <w:shd w:val="clear" w:color="auto" w:fill="FFFFFF" w:themeFill="background1"/>
            <w:vAlign w:val="bottom"/>
          </w:tcPr>
          <w:p w14:paraId="23363A1F" w14:textId="79D48A76" w:rsidR="009235EB" w:rsidRPr="000A0E3A" w:rsidRDefault="009235EB" w:rsidP="009235EB">
            <w:pPr>
              <w:spacing w:after="0" w:line="240" w:lineRule="auto"/>
              <w:rPr>
                <w:rFonts w:cs="Open Sans"/>
                <w:color w:val="000000" w:themeColor="text1"/>
              </w:rPr>
            </w:pPr>
            <w:r w:rsidRPr="000A0E3A">
              <w:rPr>
                <w:rFonts w:cs="Open Sans"/>
                <w:color w:val="000000" w:themeColor="text1"/>
              </w:rPr>
              <w:t xml:space="preserve">30,752,618.40 </w:t>
            </w:r>
          </w:p>
        </w:tc>
        <w:tc>
          <w:tcPr>
            <w:tcW w:w="4252" w:type="dxa"/>
            <w:shd w:val="clear" w:color="auto" w:fill="FFFFFF" w:themeFill="background1"/>
            <w:vAlign w:val="bottom"/>
          </w:tcPr>
          <w:p w14:paraId="72608C3A" w14:textId="4598E347" w:rsidR="009235EB" w:rsidRPr="000A0E3A" w:rsidRDefault="009235EB" w:rsidP="009235EB">
            <w:pPr>
              <w:spacing w:after="0" w:line="240" w:lineRule="auto"/>
              <w:rPr>
                <w:rFonts w:cs="Open Sans"/>
                <w:color w:val="000000" w:themeColor="text1"/>
              </w:rPr>
            </w:pPr>
            <w:r w:rsidRPr="000A0E3A">
              <w:rPr>
                <w:rFonts w:cs="Open Sans"/>
                <w:color w:val="000000" w:themeColor="text1"/>
              </w:rPr>
              <w:t xml:space="preserve">29,356,632.00 </w:t>
            </w:r>
          </w:p>
        </w:tc>
      </w:tr>
      <w:tr w:rsidR="009235EB" w:rsidRPr="00982EBE" w14:paraId="74991F3F" w14:textId="77777777">
        <w:trPr>
          <w:trHeight w:val="285"/>
        </w:trPr>
        <w:tc>
          <w:tcPr>
            <w:tcW w:w="2400" w:type="dxa"/>
            <w:shd w:val="clear" w:color="auto" w:fill="FFFFFF" w:themeFill="background1"/>
            <w:vAlign w:val="bottom"/>
          </w:tcPr>
          <w:p w14:paraId="334BC979" w14:textId="3A891A01" w:rsidR="009235EB" w:rsidRPr="000A0E3A" w:rsidRDefault="009235EB" w:rsidP="009235EB">
            <w:pPr>
              <w:spacing w:after="0" w:line="240" w:lineRule="auto"/>
              <w:rPr>
                <w:rFonts w:cs="Open Sans"/>
                <w:color w:val="000000" w:themeColor="text1"/>
              </w:rPr>
            </w:pPr>
            <w:r w:rsidRPr="000A0E3A">
              <w:rPr>
                <w:rFonts w:cs="Open Sans"/>
                <w:color w:val="000000" w:themeColor="text1"/>
              </w:rPr>
              <w:t>RWE</w:t>
            </w:r>
          </w:p>
        </w:tc>
        <w:tc>
          <w:tcPr>
            <w:tcW w:w="2557" w:type="dxa"/>
            <w:shd w:val="clear" w:color="auto" w:fill="FFFFFF" w:themeFill="background1"/>
            <w:vAlign w:val="bottom"/>
          </w:tcPr>
          <w:p w14:paraId="7D7CE3DF" w14:textId="2D03CECF" w:rsidR="009235EB" w:rsidRPr="000A0E3A" w:rsidRDefault="009235EB" w:rsidP="009235EB">
            <w:pPr>
              <w:spacing w:after="0" w:line="240" w:lineRule="auto"/>
              <w:rPr>
                <w:rFonts w:cs="Open Sans"/>
                <w:color w:val="000000" w:themeColor="text1"/>
              </w:rPr>
            </w:pPr>
            <w:r w:rsidRPr="000A0E3A">
              <w:rPr>
                <w:rFonts w:cs="Open Sans"/>
                <w:color w:val="000000" w:themeColor="text1"/>
              </w:rPr>
              <w:t xml:space="preserve">25,989,891.48 </w:t>
            </w:r>
          </w:p>
        </w:tc>
        <w:tc>
          <w:tcPr>
            <w:tcW w:w="4252" w:type="dxa"/>
            <w:shd w:val="clear" w:color="auto" w:fill="FFFFFF" w:themeFill="background1"/>
            <w:vAlign w:val="bottom"/>
          </w:tcPr>
          <w:p w14:paraId="3B3ED5B4" w14:textId="6B442906" w:rsidR="009235EB" w:rsidRPr="000A0E3A" w:rsidRDefault="009235EB" w:rsidP="009235EB">
            <w:pPr>
              <w:spacing w:after="0" w:line="240" w:lineRule="auto"/>
              <w:rPr>
                <w:rFonts w:cs="Open Sans"/>
                <w:color w:val="000000" w:themeColor="text1"/>
              </w:rPr>
            </w:pPr>
            <w:r w:rsidRPr="000A0E3A">
              <w:rPr>
                <w:rFonts w:cs="Open Sans"/>
                <w:color w:val="000000" w:themeColor="text1"/>
              </w:rPr>
              <w:t xml:space="preserve">30,662,074.08 </w:t>
            </w:r>
          </w:p>
        </w:tc>
      </w:tr>
      <w:tr w:rsidR="009235EB" w:rsidRPr="00982EBE" w14:paraId="3EECF47B" w14:textId="77777777">
        <w:trPr>
          <w:trHeight w:val="285"/>
        </w:trPr>
        <w:tc>
          <w:tcPr>
            <w:tcW w:w="2400" w:type="dxa"/>
            <w:shd w:val="clear" w:color="auto" w:fill="FFFFFF" w:themeFill="background1"/>
            <w:vAlign w:val="bottom"/>
          </w:tcPr>
          <w:p w14:paraId="3150B151" w14:textId="38B75D99" w:rsidR="009235EB" w:rsidRPr="000A0E3A" w:rsidRDefault="009235EB" w:rsidP="009235EB">
            <w:pPr>
              <w:spacing w:after="0" w:line="240" w:lineRule="auto"/>
              <w:rPr>
                <w:rFonts w:cs="Open Sans"/>
                <w:color w:val="000000" w:themeColor="text1"/>
              </w:rPr>
            </w:pPr>
            <w:r w:rsidRPr="000A0E3A">
              <w:rPr>
                <w:rFonts w:cs="Open Sans"/>
                <w:color w:val="000000" w:themeColor="text1"/>
              </w:rPr>
              <w:t>SPU</w:t>
            </w:r>
          </w:p>
        </w:tc>
        <w:tc>
          <w:tcPr>
            <w:tcW w:w="2557" w:type="dxa"/>
            <w:shd w:val="clear" w:color="auto" w:fill="FFFFFF" w:themeFill="background1"/>
            <w:vAlign w:val="bottom"/>
          </w:tcPr>
          <w:p w14:paraId="7FAF4CF5" w14:textId="17BF6DE3" w:rsidR="009235EB" w:rsidRPr="000A0E3A" w:rsidRDefault="009235EB" w:rsidP="009235EB">
            <w:pPr>
              <w:spacing w:after="0" w:line="240" w:lineRule="auto"/>
              <w:rPr>
                <w:rFonts w:cs="Open Sans"/>
                <w:color w:val="000000" w:themeColor="text1"/>
              </w:rPr>
            </w:pPr>
            <w:r w:rsidRPr="000A0E3A">
              <w:rPr>
                <w:rFonts w:cs="Open Sans"/>
                <w:color w:val="000000" w:themeColor="text1"/>
              </w:rPr>
              <w:t xml:space="preserve">542,804.22 </w:t>
            </w:r>
          </w:p>
        </w:tc>
        <w:tc>
          <w:tcPr>
            <w:tcW w:w="4252" w:type="dxa"/>
            <w:shd w:val="clear" w:color="auto" w:fill="FFFFFF" w:themeFill="background1"/>
            <w:vAlign w:val="bottom"/>
          </w:tcPr>
          <w:p w14:paraId="03285FB9" w14:textId="0C8C0C36" w:rsidR="009235EB" w:rsidRPr="000A0E3A" w:rsidRDefault="009235EB" w:rsidP="009235EB">
            <w:pPr>
              <w:spacing w:after="0" w:line="240" w:lineRule="auto"/>
              <w:rPr>
                <w:rFonts w:cs="Open Sans"/>
                <w:color w:val="000000" w:themeColor="text1"/>
              </w:rPr>
            </w:pPr>
            <w:r w:rsidRPr="000A0E3A">
              <w:rPr>
                <w:rFonts w:cs="Open Sans"/>
                <w:color w:val="000000" w:themeColor="text1"/>
              </w:rPr>
              <w:t xml:space="preserve">4,816,566.25 </w:t>
            </w:r>
          </w:p>
        </w:tc>
      </w:tr>
      <w:tr w:rsidR="009235EB" w:rsidRPr="00982EBE" w14:paraId="703A39B1" w14:textId="77777777">
        <w:trPr>
          <w:trHeight w:val="285"/>
        </w:trPr>
        <w:tc>
          <w:tcPr>
            <w:tcW w:w="2400" w:type="dxa"/>
            <w:shd w:val="clear" w:color="auto" w:fill="FFFFFF" w:themeFill="background1"/>
            <w:vAlign w:val="bottom"/>
          </w:tcPr>
          <w:p w14:paraId="236BD5F9" w14:textId="6D8E8A20" w:rsidR="009235EB" w:rsidRPr="000A0E3A" w:rsidRDefault="009235EB" w:rsidP="009235EB">
            <w:pPr>
              <w:spacing w:after="0" w:line="240" w:lineRule="auto"/>
              <w:rPr>
                <w:rFonts w:cs="Open Sans"/>
                <w:color w:val="000000" w:themeColor="text1"/>
              </w:rPr>
            </w:pPr>
            <w:r w:rsidRPr="000A0E3A">
              <w:rPr>
                <w:rFonts w:cs="Open Sans"/>
                <w:color w:val="000000" w:themeColor="text1"/>
              </w:rPr>
              <w:t>JBSN</w:t>
            </w:r>
          </w:p>
        </w:tc>
        <w:tc>
          <w:tcPr>
            <w:tcW w:w="2557" w:type="dxa"/>
            <w:shd w:val="clear" w:color="auto" w:fill="FFFFFF" w:themeFill="background1"/>
            <w:vAlign w:val="bottom"/>
          </w:tcPr>
          <w:p w14:paraId="7AFC8047" w14:textId="45FD1F8C" w:rsidR="009235EB" w:rsidRPr="000A0E3A" w:rsidRDefault="009235EB" w:rsidP="009235EB">
            <w:pPr>
              <w:spacing w:after="0" w:line="240" w:lineRule="auto"/>
              <w:rPr>
                <w:rFonts w:cs="Open Sans"/>
                <w:color w:val="000000" w:themeColor="text1"/>
              </w:rPr>
            </w:pPr>
            <w:r w:rsidRPr="000A0E3A">
              <w:rPr>
                <w:rFonts w:cs="Open Sans"/>
                <w:color w:val="000000" w:themeColor="text1"/>
              </w:rPr>
              <w:t xml:space="preserve">4,972,860.00 </w:t>
            </w:r>
          </w:p>
        </w:tc>
        <w:tc>
          <w:tcPr>
            <w:tcW w:w="4252" w:type="dxa"/>
            <w:shd w:val="clear" w:color="auto" w:fill="FFFFFF" w:themeFill="background1"/>
            <w:vAlign w:val="bottom"/>
          </w:tcPr>
          <w:p w14:paraId="43D2274B" w14:textId="1F7E86AE" w:rsidR="009235EB" w:rsidRPr="000A0E3A" w:rsidRDefault="009235EB" w:rsidP="009235EB">
            <w:pPr>
              <w:spacing w:after="0" w:line="240" w:lineRule="auto"/>
              <w:rPr>
                <w:rFonts w:cs="Open Sans"/>
                <w:color w:val="000000" w:themeColor="text1"/>
              </w:rPr>
            </w:pPr>
            <w:r w:rsidRPr="000A0E3A">
              <w:rPr>
                <w:rFonts w:cs="Open Sans"/>
                <w:color w:val="000000" w:themeColor="text1"/>
              </w:rPr>
              <w:t xml:space="preserve">5,340,909.60 </w:t>
            </w:r>
          </w:p>
        </w:tc>
      </w:tr>
      <w:tr w:rsidR="009235EB" w:rsidRPr="00982EBE" w14:paraId="0469B744" w14:textId="77777777">
        <w:trPr>
          <w:trHeight w:val="300"/>
        </w:trPr>
        <w:tc>
          <w:tcPr>
            <w:tcW w:w="2400" w:type="dxa"/>
            <w:shd w:val="clear" w:color="auto" w:fill="FFFFFF" w:themeFill="background1"/>
            <w:vAlign w:val="bottom"/>
          </w:tcPr>
          <w:p w14:paraId="04C42627" w14:textId="1055DBC6" w:rsidR="009235EB" w:rsidRPr="000A0E3A" w:rsidRDefault="009235EB" w:rsidP="009235EB">
            <w:pPr>
              <w:spacing w:after="0" w:line="240" w:lineRule="auto"/>
              <w:rPr>
                <w:rFonts w:cs="Open Sans"/>
                <w:color w:val="000000" w:themeColor="text1"/>
              </w:rPr>
            </w:pPr>
            <w:r w:rsidRPr="000A0E3A">
              <w:rPr>
                <w:rFonts w:cs="Open Sans"/>
                <w:color w:val="000000" w:themeColor="text1"/>
              </w:rPr>
              <w:t>RBB</w:t>
            </w:r>
          </w:p>
        </w:tc>
        <w:tc>
          <w:tcPr>
            <w:tcW w:w="2557" w:type="dxa"/>
            <w:shd w:val="clear" w:color="auto" w:fill="FFFFFF" w:themeFill="background1"/>
            <w:vAlign w:val="bottom"/>
          </w:tcPr>
          <w:p w14:paraId="73F85A8A" w14:textId="0C7C49BA" w:rsidR="009235EB" w:rsidRPr="000A0E3A" w:rsidRDefault="009235EB" w:rsidP="009235EB">
            <w:pPr>
              <w:spacing w:after="0" w:line="240" w:lineRule="auto"/>
              <w:rPr>
                <w:rFonts w:cs="Open Sans"/>
                <w:color w:val="000000" w:themeColor="text1"/>
              </w:rPr>
            </w:pPr>
            <w:r w:rsidRPr="000A0E3A">
              <w:rPr>
                <w:rFonts w:cs="Open Sans"/>
                <w:color w:val="000000" w:themeColor="text1"/>
              </w:rPr>
              <w:t xml:space="preserve">1,599,771.60 </w:t>
            </w:r>
          </w:p>
        </w:tc>
        <w:tc>
          <w:tcPr>
            <w:tcW w:w="4252" w:type="dxa"/>
            <w:shd w:val="clear" w:color="auto" w:fill="FFFFFF" w:themeFill="background1"/>
            <w:vAlign w:val="bottom"/>
          </w:tcPr>
          <w:p w14:paraId="19B65F10" w14:textId="5A32E58C" w:rsidR="009235EB" w:rsidRPr="000A0E3A" w:rsidRDefault="000A0E3A" w:rsidP="009235EB">
            <w:pPr>
              <w:spacing w:after="0" w:line="240" w:lineRule="auto"/>
              <w:rPr>
                <w:rFonts w:cs="Open Sans"/>
                <w:color w:val="000000" w:themeColor="text1"/>
              </w:rPr>
            </w:pPr>
            <w:r w:rsidRPr="000A0E3A">
              <w:rPr>
                <w:rFonts w:cs="Open Sans"/>
                <w:color w:val="000000" w:themeColor="text1"/>
              </w:rPr>
              <w:t>-</w:t>
            </w:r>
          </w:p>
        </w:tc>
      </w:tr>
      <w:tr w:rsidR="002F4A92" w:rsidRPr="00982EBE" w14:paraId="28DD89F4" w14:textId="77777777" w:rsidTr="00743B4B">
        <w:trPr>
          <w:trHeight w:val="300"/>
        </w:trPr>
        <w:tc>
          <w:tcPr>
            <w:tcW w:w="2400" w:type="dxa"/>
            <w:shd w:val="clear" w:color="auto" w:fill="FFFFFF" w:themeFill="background1"/>
            <w:vAlign w:val="center"/>
            <w:hideMark/>
          </w:tcPr>
          <w:p w14:paraId="66A865FF" w14:textId="77777777" w:rsidR="00FD1757" w:rsidRPr="000A0E3A" w:rsidRDefault="00FD1757" w:rsidP="008A3097">
            <w:pPr>
              <w:spacing w:after="0" w:line="240" w:lineRule="auto"/>
              <w:rPr>
                <w:rFonts w:cs="Open Sans"/>
                <w:color w:val="000000" w:themeColor="text1"/>
              </w:rPr>
            </w:pPr>
            <w:r w:rsidRPr="000A0E3A">
              <w:rPr>
                <w:rFonts w:cs="Open Sans"/>
                <w:color w:val="000000" w:themeColor="text1"/>
              </w:rPr>
              <w:t>Total Energy Consumption (GJ)</w:t>
            </w:r>
          </w:p>
        </w:tc>
        <w:tc>
          <w:tcPr>
            <w:tcW w:w="2557" w:type="dxa"/>
            <w:shd w:val="clear" w:color="auto" w:fill="FFFFFF" w:themeFill="background1"/>
            <w:vAlign w:val="center"/>
          </w:tcPr>
          <w:p w14:paraId="655DCD9D" w14:textId="3AF35E87" w:rsidR="00FD1757" w:rsidRPr="00822AF4" w:rsidRDefault="002045B3" w:rsidP="008A3097">
            <w:pPr>
              <w:spacing w:after="0" w:line="240" w:lineRule="auto"/>
              <w:rPr>
                <w:rFonts w:cs="Open Sans"/>
                <w:b/>
                <w:color w:val="000000" w:themeColor="text1"/>
              </w:rPr>
            </w:pPr>
            <w:r w:rsidRPr="00822AF4">
              <w:rPr>
                <w:rFonts w:cs="Open Sans"/>
                <w:b/>
                <w:color w:val="000000" w:themeColor="text1"/>
              </w:rPr>
              <w:t>147,296,</w:t>
            </w:r>
            <w:r w:rsidR="00D84D70" w:rsidRPr="00822AF4">
              <w:rPr>
                <w:rFonts w:cs="Open Sans"/>
                <w:b/>
                <w:color w:val="000000" w:themeColor="text1"/>
              </w:rPr>
              <w:t>526.30</w:t>
            </w:r>
            <w:r w:rsidR="00FD1757" w:rsidRPr="00822AF4">
              <w:rPr>
                <w:rFonts w:cs="Open Sans"/>
                <w:b/>
                <w:color w:val="000000" w:themeColor="text1"/>
              </w:rPr>
              <w:t xml:space="preserve"> </w:t>
            </w:r>
          </w:p>
        </w:tc>
        <w:tc>
          <w:tcPr>
            <w:tcW w:w="4252" w:type="dxa"/>
            <w:shd w:val="clear" w:color="auto" w:fill="FFFFFF" w:themeFill="background1"/>
            <w:vAlign w:val="center"/>
            <w:hideMark/>
          </w:tcPr>
          <w:p w14:paraId="5AA5E20A" w14:textId="1A2D62C5" w:rsidR="00FD1757" w:rsidRPr="00822AF4" w:rsidRDefault="00EC64F9" w:rsidP="008A3097">
            <w:pPr>
              <w:spacing w:after="0" w:line="240" w:lineRule="auto"/>
              <w:rPr>
                <w:rFonts w:cs="Open Sans"/>
                <w:b/>
                <w:color w:val="000000" w:themeColor="text1"/>
              </w:rPr>
            </w:pPr>
            <w:r w:rsidRPr="00822AF4">
              <w:rPr>
                <w:rFonts w:cs="Open Sans"/>
                <w:b/>
                <w:color w:val="000000" w:themeColor="text1"/>
              </w:rPr>
              <w:t>165,315</w:t>
            </w:r>
            <w:r w:rsidR="000A0E3A" w:rsidRPr="00822AF4">
              <w:rPr>
                <w:rFonts w:cs="Open Sans"/>
                <w:b/>
                <w:color w:val="000000" w:themeColor="text1"/>
              </w:rPr>
              <w:t>,478.53</w:t>
            </w:r>
            <w:r w:rsidR="00FD1757" w:rsidRPr="00822AF4">
              <w:rPr>
                <w:rFonts w:cs="Open Sans"/>
                <w:b/>
                <w:color w:val="000000" w:themeColor="text1"/>
              </w:rPr>
              <w:t xml:space="preserve"> </w:t>
            </w:r>
          </w:p>
        </w:tc>
      </w:tr>
    </w:tbl>
    <w:p w14:paraId="560213D5" w14:textId="77777777" w:rsidR="00FD1757" w:rsidRPr="003C7C93" w:rsidRDefault="00FD1757" w:rsidP="008A3097">
      <w:pPr>
        <w:rPr>
          <w:rFonts w:cs="Open Sans"/>
          <w:color w:val="000000" w:themeColor="text1"/>
        </w:rPr>
      </w:pPr>
    </w:p>
    <w:p w14:paraId="2F1869FC" w14:textId="7100A5B7" w:rsidR="00D7075E" w:rsidRPr="0053061C" w:rsidRDefault="00FD1757" w:rsidP="00D7075E">
      <w:bookmarkStart w:id="164" w:name="_Toc224302695"/>
      <w:bookmarkStart w:id="165" w:name="_Toc224302901"/>
      <w:bookmarkStart w:id="166" w:name="_Toc1433324604"/>
      <w:bookmarkStart w:id="167" w:name="_Toc1742095417"/>
      <w:r w:rsidRPr="0053061C">
        <w:t>Energy consumption across regions reflects the scale and intensity of project activities within each location. The overall reduction demonstrates improved operational control and energy optimisation across the Group’s infrastructure projects.</w:t>
      </w:r>
      <w:bookmarkEnd w:id="164"/>
      <w:bookmarkEnd w:id="165"/>
    </w:p>
    <w:p w14:paraId="7776BC57" w14:textId="72DF97CE" w:rsidR="00AB2068" w:rsidRDefault="00D7075E" w:rsidP="00AB2068">
      <w:pPr>
        <w:rPr>
          <w:rFonts w:cs="Open Sans"/>
          <w:color w:val="000000" w:themeColor="text1"/>
        </w:rPr>
      </w:pPr>
      <w:r w:rsidRPr="003C7C93">
        <w:rPr>
          <w:rFonts w:cs="Open Sans"/>
          <w:color w:val="000000" w:themeColor="text1"/>
          <w:highlight w:val="yellow"/>
        </w:rPr>
        <w:lastRenderedPageBreak/>
        <w:t xml:space="preserve">The </w:t>
      </w:r>
      <w:r w:rsidR="00182B6C" w:rsidRPr="003C7C93">
        <w:rPr>
          <w:rFonts w:cs="Open Sans"/>
          <w:color w:val="000000" w:themeColor="text1"/>
          <w:highlight w:val="yellow"/>
        </w:rPr>
        <w:t>Group</w:t>
      </w:r>
      <w:r w:rsidRPr="003C7C93">
        <w:rPr>
          <w:rFonts w:cs="Open Sans"/>
          <w:color w:val="000000" w:themeColor="text1"/>
          <w:highlight w:val="yellow"/>
        </w:rPr>
        <w:t xml:space="preserve"> is strengthening its approach to energy measurement by updating its calculation methodologies to better reflect industry standards and best practices. This includes improvements in data collection, validation, and estimation processes.</w:t>
      </w:r>
    </w:p>
    <w:p w14:paraId="07764F34" w14:textId="77777777" w:rsidR="0053061C" w:rsidRPr="0053061C" w:rsidRDefault="0053061C" w:rsidP="00AB2068">
      <w:pPr>
        <w:rPr>
          <w:rFonts w:cs="Open Sans"/>
          <w:color w:val="000000" w:themeColor="text1"/>
        </w:rPr>
      </w:pPr>
    </w:p>
    <w:p w14:paraId="5AE001CB" w14:textId="011D6397" w:rsidR="00FD1757" w:rsidRPr="00982EBE" w:rsidRDefault="00FD1757" w:rsidP="000401F2">
      <w:pPr>
        <w:pStyle w:val="Heading2"/>
      </w:pPr>
      <w:bookmarkStart w:id="168" w:name="_Toc224302696"/>
      <w:bookmarkStart w:id="169" w:name="_Toc224302902"/>
      <w:bookmarkStart w:id="170" w:name="_Toc226528033"/>
      <w:r w:rsidRPr="00AB2068">
        <w:t>G</w:t>
      </w:r>
      <w:r w:rsidR="003937C7">
        <w:t>reen House Gas (</w:t>
      </w:r>
      <w:r w:rsidRPr="00982EBE">
        <w:t>GHG</w:t>
      </w:r>
      <w:r w:rsidR="003937C7">
        <w:t>)</w:t>
      </w:r>
      <w:r w:rsidRPr="00982EBE">
        <w:t xml:space="preserve"> Emissions</w:t>
      </w:r>
      <w:bookmarkEnd w:id="166"/>
      <w:bookmarkEnd w:id="167"/>
      <w:bookmarkEnd w:id="168"/>
      <w:bookmarkEnd w:id="169"/>
      <w:bookmarkEnd w:id="170"/>
      <w:r w:rsidRPr="00982EBE">
        <w:t xml:space="preserve">  </w:t>
      </w:r>
    </w:p>
    <w:p w14:paraId="5EB1A62E" w14:textId="77777777" w:rsidR="00FD1757" w:rsidRPr="003C7C93" w:rsidRDefault="00FD1757" w:rsidP="008A3097">
      <w:pPr>
        <w:rPr>
          <w:rFonts w:cs="Open Sans"/>
          <w:color w:val="000000" w:themeColor="text1"/>
        </w:rPr>
      </w:pPr>
      <w:r w:rsidRPr="003C7C93">
        <w:rPr>
          <w:rFonts w:cs="Open Sans"/>
          <w:color w:val="000000" w:themeColor="text1"/>
        </w:rPr>
        <w:t>Managing greenhouse gas emissions is a critical part of Julius Berger Nigeria Plc’s commitment to responsible project delivery and climate accountability. As a company operating heavy equipment, vehicle fleets, and site power systems across multiple locations, monitoring and reducing emissions is essential to improving operational efficiency while supporting broader environmental sustainability objectives.</w:t>
      </w:r>
    </w:p>
    <w:p w14:paraId="60411FF4" w14:textId="77777777" w:rsidR="00FD1757" w:rsidRPr="003C7C93" w:rsidRDefault="00FD1757" w:rsidP="008A3097">
      <w:pPr>
        <w:rPr>
          <w:rFonts w:cs="Open Sans"/>
          <w:color w:val="000000" w:themeColor="text1"/>
        </w:rPr>
      </w:pPr>
      <w:r w:rsidRPr="003C7C93">
        <w:rPr>
          <w:rFonts w:cs="Open Sans"/>
          <w:color w:val="000000" w:themeColor="text1"/>
        </w:rPr>
        <w:t>The Group’s emissions management approach focuses on strengthening data visibility, improving fuel efficiency, and integrating climate considerations into operational decision-making. In 2025, the group established its first comprehensive emissions baseline, marking a significant milestone in enhancing the transparency, consistency, and credibility of its climate-related disclosures.</w:t>
      </w:r>
    </w:p>
    <w:p w14:paraId="3D73CD66" w14:textId="77777777" w:rsidR="00FD1757" w:rsidRPr="003C7C93" w:rsidRDefault="00FD1757" w:rsidP="008A3097">
      <w:pPr>
        <w:rPr>
          <w:rFonts w:cs="Open Sans"/>
          <w:color w:val="000000" w:themeColor="text1"/>
        </w:rPr>
      </w:pPr>
      <w:r w:rsidRPr="003C7C93">
        <w:rPr>
          <w:rFonts w:cs="Open Sans"/>
          <w:color w:val="000000" w:themeColor="text1"/>
        </w:rPr>
        <w:t>Building on the data consolidation efforts undertaken in the previous reporting period, the Group expanded its emissions inventory to include both Scope 1 and Scope 2 emissions in accordance with recognised reporting methodologies and applicable emission factors.</w:t>
      </w:r>
    </w:p>
    <w:p w14:paraId="1E9BA244" w14:textId="77777777" w:rsidR="00FD1757" w:rsidRPr="003C7C93" w:rsidRDefault="00FD1757" w:rsidP="008A3097">
      <w:pPr>
        <w:rPr>
          <w:rFonts w:cs="Open Sans"/>
          <w:color w:val="000000" w:themeColor="text1"/>
        </w:rPr>
      </w:pPr>
      <w:r w:rsidRPr="003C7C93">
        <w:rPr>
          <w:rFonts w:cs="Open Sans"/>
          <w:b/>
          <w:color w:val="000000" w:themeColor="text1"/>
        </w:rPr>
        <w:t>Scope 1 emissions</w:t>
      </w:r>
      <w:r w:rsidRPr="003C7C93">
        <w:rPr>
          <w:rFonts w:cs="Open Sans"/>
          <w:color w:val="000000" w:themeColor="text1"/>
        </w:rPr>
        <w:t xml:space="preserve"> represent direct emissions from fuel combustion in generators, heavy construction equipment, and company-operated vehicles.</w:t>
      </w:r>
    </w:p>
    <w:p w14:paraId="53ACC6DF" w14:textId="77777777" w:rsidR="00FD1757" w:rsidRPr="003C7C93" w:rsidRDefault="00FD1757" w:rsidP="008A3097">
      <w:pPr>
        <w:rPr>
          <w:rFonts w:cs="Open Sans"/>
          <w:color w:val="000000" w:themeColor="text1"/>
        </w:rPr>
      </w:pPr>
      <w:r w:rsidRPr="003C7C93">
        <w:rPr>
          <w:rFonts w:cs="Open Sans"/>
          <w:b/>
          <w:color w:val="000000" w:themeColor="text1"/>
        </w:rPr>
        <w:t>Scope 2 emissions</w:t>
      </w:r>
      <w:r w:rsidRPr="003C7C93">
        <w:rPr>
          <w:rFonts w:cs="Open Sans"/>
          <w:color w:val="000000" w:themeColor="text1"/>
        </w:rPr>
        <w:t xml:space="preserve"> represent indirect emissions associated with purchased electricity consumed across project sites and operational facilities.</w:t>
      </w:r>
    </w:p>
    <w:p w14:paraId="77280160" w14:textId="13BD062D" w:rsidR="00235372" w:rsidRPr="007909F1" w:rsidRDefault="00235372" w:rsidP="008A3097">
      <w:pPr>
        <w:rPr>
          <w:rFonts w:cs="Open Sans"/>
          <w:b/>
          <w:color w:val="000000" w:themeColor="text1"/>
        </w:rPr>
      </w:pPr>
      <w:r w:rsidRPr="00982EBE">
        <w:rPr>
          <w:rFonts w:cs="Open Sans"/>
          <w:b/>
          <w:color w:val="000000" w:themeColor="text1"/>
        </w:rPr>
        <w:t>2025 Scope 1 Emissions</w:t>
      </w:r>
    </w:p>
    <w:tbl>
      <w:tblPr>
        <w:tblpPr w:leftFromText="180" w:rightFromText="180" w:vertAnchor="text" w:horzAnchor="margin" w:tblpY="19"/>
        <w:tblW w:w="8897" w:type="dxa"/>
        <w:tblCellMar>
          <w:left w:w="0" w:type="dxa"/>
          <w:right w:w="0" w:type="dxa"/>
        </w:tblCellMar>
        <w:tblLook w:val="04A0" w:firstRow="1" w:lastRow="0" w:firstColumn="1" w:lastColumn="0" w:noHBand="0" w:noVBand="1"/>
      </w:tblPr>
      <w:tblGrid>
        <w:gridCol w:w="4928"/>
        <w:gridCol w:w="2568"/>
        <w:gridCol w:w="1401"/>
      </w:tblGrid>
      <w:tr w:rsidR="00261C7D" w:rsidRPr="00982EBE" w14:paraId="4E43C68B" w14:textId="77777777" w:rsidTr="00261C7D">
        <w:trPr>
          <w:trHeight w:val="290"/>
        </w:trPr>
        <w:tc>
          <w:tcPr>
            <w:tcW w:w="4928" w:type="dxa"/>
            <w:tcBorders>
              <w:top w:val="single" w:sz="8" w:space="0" w:color="auto"/>
              <w:left w:val="single" w:sz="8" w:space="0" w:color="auto"/>
              <w:bottom w:val="single" w:sz="8" w:space="0" w:color="auto"/>
              <w:right w:val="single" w:sz="8" w:space="0" w:color="auto"/>
            </w:tcBorders>
            <w:shd w:val="clear" w:color="auto" w:fill="92D050"/>
            <w:noWrap/>
            <w:tcMar>
              <w:top w:w="0" w:type="dxa"/>
              <w:left w:w="108" w:type="dxa"/>
              <w:bottom w:w="0" w:type="dxa"/>
              <w:right w:w="108" w:type="dxa"/>
            </w:tcMar>
            <w:vAlign w:val="bottom"/>
            <w:hideMark/>
          </w:tcPr>
          <w:p w14:paraId="6DB49E3F" w14:textId="77777777" w:rsidR="00261C7D" w:rsidRPr="003C7C93" w:rsidRDefault="00261C7D" w:rsidP="00261C7D">
            <w:pPr>
              <w:rPr>
                <w:rFonts w:cs="Open Sans"/>
                <w:b/>
                <w:color w:val="000000" w:themeColor="text1"/>
              </w:rPr>
            </w:pPr>
            <w:r w:rsidRPr="003C7C93">
              <w:rPr>
                <w:rFonts w:cs="Open Sans"/>
                <w:b/>
                <w:color w:val="000000" w:themeColor="text1"/>
              </w:rPr>
              <w:t>Source</w:t>
            </w:r>
          </w:p>
        </w:tc>
        <w:tc>
          <w:tcPr>
            <w:tcW w:w="2372" w:type="dxa"/>
            <w:tcBorders>
              <w:top w:val="single" w:sz="8" w:space="0" w:color="auto"/>
              <w:left w:val="nil"/>
              <w:bottom w:val="single" w:sz="8" w:space="0" w:color="auto"/>
              <w:right w:val="single" w:sz="4" w:space="0" w:color="auto"/>
            </w:tcBorders>
            <w:shd w:val="clear" w:color="auto" w:fill="92D050"/>
            <w:tcMar>
              <w:top w:w="0" w:type="dxa"/>
              <w:left w:w="108" w:type="dxa"/>
              <w:bottom w:w="0" w:type="dxa"/>
              <w:right w:w="108" w:type="dxa"/>
            </w:tcMar>
            <w:hideMark/>
          </w:tcPr>
          <w:p w14:paraId="4527C2B5" w14:textId="4F34BB74" w:rsidR="00261C7D" w:rsidRPr="003C7C93" w:rsidRDefault="00261C7D" w:rsidP="00261C7D">
            <w:pPr>
              <w:rPr>
                <w:rFonts w:cs="Open Sans"/>
                <w:b/>
                <w:color w:val="000000" w:themeColor="text1"/>
              </w:rPr>
            </w:pPr>
            <w:r w:rsidRPr="003C7C93">
              <w:rPr>
                <w:rFonts w:cs="Open Sans"/>
                <w:b/>
                <w:color w:val="000000" w:themeColor="text1"/>
              </w:rPr>
              <w:t>2025 (tco2)</w:t>
            </w:r>
          </w:p>
        </w:tc>
        <w:tc>
          <w:tcPr>
            <w:tcW w:w="1597" w:type="dxa"/>
            <w:tcBorders>
              <w:top w:val="single" w:sz="4" w:space="0" w:color="auto"/>
              <w:left w:val="single" w:sz="4" w:space="0" w:color="auto"/>
              <w:bottom w:val="single" w:sz="4" w:space="0" w:color="auto"/>
              <w:right w:val="single" w:sz="4" w:space="0" w:color="auto"/>
            </w:tcBorders>
            <w:shd w:val="clear" w:color="auto" w:fill="92D050"/>
          </w:tcPr>
          <w:p w14:paraId="21658248" w14:textId="77777777" w:rsidR="00261C7D" w:rsidRPr="003C7C93" w:rsidRDefault="00261C7D" w:rsidP="00261C7D">
            <w:pPr>
              <w:rPr>
                <w:rFonts w:cs="Open Sans"/>
                <w:b/>
                <w:color w:val="000000" w:themeColor="text1"/>
              </w:rPr>
            </w:pPr>
            <w:r>
              <w:rPr>
                <w:rFonts w:cs="Open Sans"/>
                <w:b/>
                <w:color w:val="000000" w:themeColor="text1"/>
              </w:rPr>
              <w:t>2024 (tco2)</w:t>
            </w:r>
          </w:p>
        </w:tc>
      </w:tr>
      <w:tr w:rsidR="00261C7D" w:rsidRPr="00982EBE" w14:paraId="60C6D262" w14:textId="77777777" w:rsidTr="00261C7D">
        <w:trPr>
          <w:trHeight w:val="290"/>
        </w:trPr>
        <w:tc>
          <w:tcPr>
            <w:tcW w:w="492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192499CA" w14:textId="77777777" w:rsidR="00261C7D" w:rsidRPr="003C7C93" w:rsidRDefault="00261C7D" w:rsidP="00261C7D">
            <w:pPr>
              <w:rPr>
                <w:rFonts w:cs="Open Sans"/>
                <w:color w:val="000000" w:themeColor="text1"/>
              </w:rPr>
            </w:pPr>
            <w:r w:rsidRPr="003C7C93">
              <w:rPr>
                <w:rFonts w:cs="Open Sans"/>
                <w:color w:val="000000" w:themeColor="text1"/>
              </w:rPr>
              <w:t>CO2 Emission (Power generation from diesel)</w:t>
            </w:r>
          </w:p>
        </w:tc>
        <w:tc>
          <w:tcPr>
            <w:tcW w:w="2372" w:type="dxa"/>
            <w:tcBorders>
              <w:top w:val="nil"/>
              <w:left w:val="nil"/>
              <w:bottom w:val="single" w:sz="8" w:space="0" w:color="auto"/>
              <w:right w:val="single" w:sz="4" w:space="0" w:color="auto"/>
            </w:tcBorders>
            <w:tcMar>
              <w:top w:w="0" w:type="dxa"/>
              <w:left w:w="108" w:type="dxa"/>
              <w:bottom w:w="0" w:type="dxa"/>
              <w:right w:w="108" w:type="dxa"/>
            </w:tcMar>
            <w:hideMark/>
          </w:tcPr>
          <w:p w14:paraId="2C2CA550" w14:textId="77777777" w:rsidR="00261C7D" w:rsidRPr="003C7C93" w:rsidRDefault="00261C7D" w:rsidP="00261C7D">
            <w:pPr>
              <w:rPr>
                <w:rFonts w:cs="Open Sans"/>
                <w:color w:val="000000" w:themeColor="text1"/>
                <w:highlight w:val="yellow"/>
              </w:rPr>
            </w:pPr>
            <w:r w:rsidRPr="003C7C93">
              <w:rPr>
                <w:rFonts w:cs="Open Sans"/>
                <w:color w:val="000000" w:themeColor="text1"/>
                <w:highlight w:val="yellow"/>
              </w:rPr>
              <w:t>1</w:t>
            </w:r>
            <w:r>
              <w:rPr>
                <w:rFonts w:cs="Open Sans"/>
                <w:color w:val="000000" w:themeColor="text1"/>
                <w:highlight w:val="yellow"/>
              </w:rPr>
              <w:t>6</w:t>
            </w:r>
            <w:r w:rsidRPr="003C7C93">
              <w:rPr>
                <w:rFonts w:cs="Open Sans"/>
                <w:color w:val="000000" w:themeColor="text1"/>
                <w:highlight w:val="yellow"/>
              </w:rPr>
              <w:t>,</w:t>
            </w:r>
            <w:r>
              <w:rPr>
                <w:rFonts w:cs="Open Sans"/>
                <w:color w:val="000000" w:themeColor="text1"/>
                <w:highlight w:val="yellow"/>
              </w:rPr>
              <w:t>566</w:t>
            </w:r>
            <w:r w:rsidRPr="003C7C93">
              <w:rPr>
                <w:rFonts w:cs="Open Sans"/>
                <w:color w:val="000000" w:themeColor="text1"/>
                <w:highlight w:val="yellow"/>
              </w:rPr>
              <w:t>.</w:t>
            </w:r>
            <w:r>
              <w:rPr>
                <w:rFonts w:cs="Open Sans"/>
                <w:color w:val="000000" w:themeColor="text1"/>
                <w:highlight w:val="yellow"/>
              </w:rPr>
              <w:t>77</w:t>
            </w:r>
            <w:commentRangeStart w:id="171"/>
            <w:commentRangeStart w:id="172"/>
            <w:commentRangeEnd w:id="171"/>
            <w:r w:rsidRPr="003C7C93">
              <w:rPr>
                <w:rStyle w:val="CommentReference"/>
                <w:rFonts w:cs="Open Sans"/>
                <w:color w:val="000000" w:themeColor="text1"/>
                <w:sz w:val="24"/>
                <w:szCs w:val="22"/>
                <w:highlight w:val="yellow"/>
              </w:rPr>
              <w:commentReference w:id="171"/>
            </w:r>
            <w:commentRangeEnd w:id="172"/>
            <w:r w:rsidRPr="003C7C93">
              <w:rPr>
                <w:rStyle w:val="CommentReference"/>
                <w:rFonts w:cs="Open Sans"/>
                <w:color w:val="000000" w:themeColor="text1"/>
                <w:sz w:val="24"/>
                <w:szCs w:val="22"/>
                <w:highlight w:val="yellow"/>
              </w:rPr>
              <w:commentReference w:id="172"/>
            </w:r>
          </w:p>
        </w:tc>
        <w:tc>
          <w:tcPr>
            <w:tcW w:w="1597" w:type="dxa"/>
            <w:tcBorders>
              <w:top w:val="single" w:sz="4" w:space="0" w:color="auto"/>
              <w:left w:val="single" w:sz="4" w:space="0" w:color="auto"/>
              <w:bottom w:val="single" w:sz="4" w:space="0" w:color="auto"/>
              <w:right w:val="single" w:sz="4" w:space="0" w:color="auto"/>
            </w:tcBorders>
          </w:tcPr>
          <w:p w14:paraId="47CEBA1D" w14:textId="77777777" w:rsidR="00261C7D" w:rsidRPr="003C7C93" w:rsidRDefault="00261C7D" w:rsidP="00261C7D">
            <w:pPr>
              <w:rPr>
                <w:rFonts w:cs="Open Sans"/>
                <w:color w:val="000000" w:themeColor="text1"/>
                <w:highlight w:val="yellow"/>
              </w:rPr>
            </w:pPr>
            <w:r>
              <w:rPr>
                <w:rFonts w:cs="Open Sans"/>
                <w:color w:val="000000" w:themeColor="text1"/>
                <w:highlight w:val="yellow"/>
              </w:rPr>
              <w:t>22,626.83</w:t>
            </w:r>
          </w:p>
        </w:tc>
      </w:tr>
      <w:tr w:rsidR="00261C7D" w:rsidRPr="00982EBE" w14:paraId="2F1A9314" w14:textId="77777777" w:rsidTr="00261C7D">
        <w:trPr>
          <w:trHeight w:val="300"/>
        </w:trPr>
        <w:tc>
          <w:tcPr>
            <w:tcW w:w="492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4681F05D" w14:textId="77777777" w:rsidR="00261C7D" w:rsidRPr="003C7C93" w:rsidRDefault="00261C7D" w:rsidP="00261C7D">
            <w:pPr>
              <w:rPr>
                <w:rFonts w:cs="Open Sans"/>
                <w:color w:val="000000" w:themeColor="text1"/>
              </w:rPr>
            </w:pPr>
            <w:r w:rsidRPr="003C7C93">
              <w:rPr>
                <w:rFonts w:cs="Open Sans"/>
                <w:color w:val="000000" w:themeColor="text1"/>
              </w:rPr>
              <w:t>CO2 Emission (Fleet and machinery using diesel)</w:t>
            </w:r>
          </w:p>
        </w:tc>
        <w:tc>
          <w:tcPr>
            <w:tcW w:w="2372" w:type="dxa"/>
            <w:tcBorders>
              <w:top w:val="nil"/>
              <w:left w:val="nil"/>
              <w:bottom w:val="single" w:sz="8" w:space="0" w:color="auto"/>
              <w:right w:val="single" w:sz="4" w:space="0" w:color="auto"/>
            </w:tcBorders>
            <w:tcMar>
              <w:top w:w="0" w:type="dxa"/>
              <w:left w:w="108" w:type="dxa"/>
              <w:bottom w:w="0" w:type="dxa"/>
              <w:right w:w="108" w:type="dxa"/>
            </w:tcMar>
            <w:hideMark/>
          </w:tcPr>
          <w:p w14:paraId="01EEF5CF" w14:textId="77777777" w:rsidR="00261C7D" w:rsidRPr="003C7C93" w:rsidRDefault="00261C7D" w:rsidP="00261C7D">
            <w:pPr>
              <w:rPr>
                <w:rFonts w:cs="Open Sans"/>
                <w:color w:val="000000" w:themeColor="text1"/>
                <w:highlight w:val="yellow"/>
              </w:rPr>
            </w:pPr>
            <w:r w:rsidRPr="003C7C93">
              <w:rPr>
                <w:rFonts w:cs="Open Sans"/>
                <w:color w:val="000000" w:themeColor="text1"/>
                <w:highlight w:val="yellow"/>
              </w:rPr>
              <w:t>70,179.16</w:t>
            </w:r>
          </w:p>
        </w:tc>
        <w:tc>
          <w:tcPr>
            <w:tcW w:w="1597" w:type="dxa"/>
            <w:tcBorders>
              <w:top w:val="single" w:sz="4" w:space="0" w:color="auto"/>
              <w:left w:val="single" w:sz="4" w:space="0" w:color="auto"/>
              <w:bottom w:val="single" w:sz="4" w:space="0" w:color="auto"/>
              <w:right w:val="single" w:sz="4" w:space="0" w:color="auto"/>
            </w:tcBorders>
          </w:tcPr>
          <w:p w14:paraId="4758A764" w14:textId="77777777" w:rsidR="00261C7D" w:rsidRPr="003C7C93" w:rsidRDefault="00261C7D" w:rsidP="00261C7D">
            <w:pPr>
              <w:rPr>
                <w:rFonts w:cs="Open Sans"/>
                <w:color w:val="000000" w:themeColor="text1"/>
                <w:highlight w:val="yellow"/>
              </w:rPr>
            </w:pPr>
            <w:r>
              <w:rPr>
                <w:rFonts w:cs="Open Sans"/>
                <w:color w:val="000000" w:themeColor="text1"/>
                <w:highlight w:val="yellow"/>
              </w:rPr>
              <w:t>74,999.61</w:t>
            </w:r>
          </w:p>
        </w:tc>
      </w:tr>
      <w:tr w:rsidR="00261C7D" w:rsidRPr="00982EBE" w14:paraId="267D4F3F" w14:textId="77777777" w:rsidTr="00261C7D">
        <w:trPr>
          <w:trHeight w:val="300"/>
        </w:trPr>
        <w:tc>
          <w:tcPr>
            <w:tcW w:w="492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tcPr>
          <w:p w14:paraId="29893864" w14:textId="77777777" w:rsidR="00261C7D" w:rsidRPr="003C7C93" w:rsidRDefault="00261C7D" w:rsidP="00261C7D">
            <w:pPr>
              <w:rPr>
                <w:rFonts w:cs="Open Sans"/>
                <w:color w:val="000000" w:themeColor="text1"/>
              </w:rPr>
            </w:pPr>
            <w:r w:rsidRPr="003C7C93">
              <w:rPr>
                <w:rFonts w:cs="Open Sans"/>
                <w:color w:val="000000" w:themeColor="text1"/>
              </w:rPr>
              <w:t>CO2 Emissions (PrimeTech Petrol use)</w:t>
            </w:r>
          </w:p>
        </w:tc>
        <w:tc>
          <w:tcPr>
            <w:tcW w:w="2372" w:type="dxa"/>
            <w:tcBorders>
              <w:top w:val="nil"/>
              <w:left w:val="nil"/>
              <w:bottom w:val="single" w:sz="8" w:space="0" w:color="auto"/>
              <w:right w:val="single" w:sz="4" w:space="0" w:color="auto"/>
            </w:tcBorders>
            <w:tcMar>
              <w:top w:w="0" w:type="dxa"/>
              <w:left w:w="108" w:type="dxa"/>
              <w:bottom w:w="0" w:type="dxa"/>
              <w:right w:w="108" w:type="dxa"/>
            </w:tcMar>
          </w:tcPr>
          <w:p w14:paraId="10450ACE" w14:textId="77777777" w:rsidR="00261C7D" w:rsidRPr="003C7C93" w:rsidRDefault="00261C7D" w:rsidP="00261C7D">
            <w:pPr>
              <w:rPr>
                <w:rFonts w:cs="Open Sans"/>
                <w:color w:val="000000" w:themeColor="text1"/>
                <w:highlight w:val="yellow"/>
              </w:rPr>
            </w:pPr>
            <w:r w:rsidRPr="003C7C93">
              <w:rPr>
                <w:rFonts w:cs="Open Sans"/>
                <w:color w:val="000000" w:themeColor="text1"/>
                <w:highlight w:val="yellow"/>
              </w:rPr>
              <w:t>57.31</w:t>
            </w:r>
          </w:p>
        </w:tc>
        <w:tc>
          <w:tcPr>
            <w:tcW w:w="1597" w:type="dxa"/>
            <w:tcBorders>
              <w:top w:val="single" w:sz="4" w:space="0" w:color="auto"/>
              <w:left w:val="single" w:sz="4" w:space="0" w:color="auto"/>
              <w:bottom w:val="single" w:sz="4" w:space="0" w:color="auto"/>
              <w:right w:val="single" w:sz="4" w:space="0" w:color="auto"/>
            </w:tcBorders>
          </w:tcPr>
          <w:p w14:paraId="43BC3656" w14:textId="77777777" w:rsidR="00261C7D" w:rsidRPr="003C7C93" w:rsidRDefault="00261C7D" w:rsidP="00261C7D">
            <w:pPr>
              <w:rPr>
                <w:rFonts w:cs="Open Sans"/>
                <w:color w:val="000000" w:themeColor="text1"/>
                <w:highlight w:val="yellow"/>
              </w:rPr>
            </w:pPr>
            <w:r>
              <w:rPr>
                <w:rFonts w:cs="Open Sans"/>
                <w:color w:val="000000" w:themeColor="text1"/>
                <w:highlight w:val="yellow"/>
              </w:rPr>
              <w:t>58.73</w:t>
            </w:r>
          </w:p>
        </w:tc>
      </w:tr>
      <w:tr w:rsidR="00261C7D" w:rsidRPr="00982EBE" w14:paraId="4A2C318A" w14:textId="77777777" w:rsidTr="00261C7D">
        <w:trPr>
          <w:trHeight w:val="300"/>
        </w:trPr>
        <w:tc>
          <w:tcPr>
            <w:tcW w:w="492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tcPr>
          <w:p w14:paraId="3055DABC" w14:textId="77777777" w:rsidR="00261C7D" w:rsidRPr="003C7C93" w:rsidRDefault="00261C7D" w:rsidP="00261C7D">
            <w:pPr>
              <w:rPr>
                <w:rFonts w:cs="Open Sans"/>
                <w:color w:val="000000" w:themeColor="text1"/>
              </w:rPr>
            </w:pPr>
            <w:r w:rsidRPr="003C7C93">
              <w:rPr>
                <w:rFonts w:cs="Open Sans"/>
                <w:b/>
                <w:color w:val="000000" w:themeColor="text1"/>
              </w:rPr>
              <w:t>Total CO2 Emission from Diesel and Petrol</w:t>
            </w:r>
          </w:p>
        </w:tc>
        <w:tc>
          <w:tcPr>
            <w:tcW w:w="2372" w:type="dxa"/>
            <w:tcBorders>
              <w:top w:val="nil"/>
              <w:left w:val="nil"/>
              <w:bottom w:val="single" w:sz="8" w:space="0" w:color="auto"/>
              <w:right w:val="single" w:sz="4" w:space="0" w:color="auto"/>
            </w:tcBorders>
            <w:tcMar>
              <w:top w:w="0" w:type="dxa"/>
              <w:left w:w="108" w:type="dxa"/>
              <w:bottom w:w="0" w:type="dxa"/>
              <w:right w:w="108" w:type="dxa"/>
            </w:tcMar>
          </w:tcPr>
          <w:p w14:paraId="68B536A3" w14:textId="77777777" w:rsidR="00261C7D" w:rsidRPr="003C7C93" w:rsidRDefault="00261C7D" w:rsidP="00261C7D">
            <w:pPr>
              <w:rPr>
                <w:rFonts w:cs="Open Sans"/>
                <w:color w:val="000000" w:themeColor="text1"/>
                <w:highlight w:val="yellow"/>
              </w:rPr>
            </w:pPr>
            <w:r w:rsidRPr="003C7C93">
              <w:rPr>
                <w:rFonts w:cs="Open Sans"/>
                <w:b/>
                <w:color w:val="000000" w:themeColor="text1"/>
                <w:highlight w:val="yellow"/>
              </w:rPr>
              <w:t>8</w:t>
            </w:r>
            <w:r>
              <w:rPr>
                <w:rFonts w:cs="Open Sans"/>
                <w:b/>
                <w:color w:val="000000" w:themeColor="text1"/>
                <w:highlight w:val="yellow"/>
              </w:rPr>
              <w:t>6</w:t>
            </w:r>
            <w:r w:rsidRPr="003C7C93">
              <w:rPr>
                <w:rFonts w:cs="Open Sans"/>
                <w:b/>
                <w:color w:val="000000" w:themeColor="text1"/>
                <w:highlight w:val="yellow"/>
              </w:rPr>
              <w:t>,</w:t>
            </w:r>
            <w:r>
              <w:rPr>
                <w:rFonts w:cs="Open Sans"/>
                <w:b/>
                <w:color w:val="000000" w:themeColor="text1"/>
                <w:highlight w:val="yellow"/>
              </w:rPr>
              <w:t>80</w:t>
            </w:r>
            <w:r w:rsidRPr="003C7C93">
              <w:rPr>
                <w:rFonts w:cs="Open Sans"/>
                <w:b/>
                <w:color w:val="000000" w:themeColor="text1"/>
                <w:highlight w:val="yellow"/>
              </w:rPr>
              <w:t>.</w:t>
            </w:r>
            <w:r>
              <w:rPr>
                <w:rFonts w:cs="Open Sans"/>
                <w:b/>
                <w:color w:val="000000" w:themeColor="text1"/>
                <w:highlight w:val="yellow"/>
              </w:rPr>
              <w:t>31</w:t>
            </w:r>
            <w:commentRangeStart w:id="173"/>
            <w:commentRangeStart w:id="174"/>
            <w:commentRangeStart w:id="175"/>
            <w:r w:rsidRPr="003C7C93">
              <w:rPr>
                <w:rFonts w:cs="Open Sans"/>
                <w:b/>
                <w:color w:val="000000" w:themeColor="text1"/>
                <w:highlight w:val="yellow"/>
              </w:rPr>
              <w:t xml:space="preserve"> </w:t>
            </w:r>
            <w:commentRangeEnd w:id="173"/>
            <w:r w:rsidRPr="003C7C93">
              <w:rPr>
                <w:rStyle w:val="CommentReference"/>
                <w:rFonts w:cs="Open Sans"/>
                <w:color w:val="000000" w:themeColor="text1"/>
                <w:sz w:val="24"/>
                <w:szCs w:val="22"/>
                <w:highlight w:val="yellow"/>
              </w:rPr>
              <w:commentReference w:id="173"/>
            </w:r>
            <w:commentRangeEnd w:id="174"/>
            <w:r w:rsidRPr="003C7C93">
              <w:rPr>
                <w:rStyle w:val="CommentReference"/>
                <w:rFonts w:cs="Open Sans"/>
                <w:color w:val="000000" w:themeColor="text1"/>
                <w:sz w:val="24"/>
                <w:szCs w:val="22"/>
                <w:highlight w:val="yellow"/>
              </w:rPr>
              <w:commentReference w:id="174"/>
            </w:r>
            <w:commentRangeEnd w:id="175"/>
            <w:r w:rsidRPr="003C7C93">
              <w:rPr>
                <w:rStyle w:val="CommentReference"/>
                <w:rFonts w:cs="Open Sans"/>
                <w:color w:val="000000" w:themeColor="text1"/>
                <w:sz w:val="24"/>
                <w:szCs w:val="22"/>
                <w:highlight w:val="yellow"/>
              </w:rPr>
              <w:commentReference w:id="175"/>
            </w:r>
          </w:p>
        </w:tc>
        <w:tc>
          <w:tcPr>
            <w:tcW w:w="1597" w:type="dxa"/>
            <w:tcBorders>
              <w:top w:val="single" w:sz="4" w:space="0" w:color="auto"/>
              <w:left w:val="single" w:sz="4" w:space="0" w:color="auto"/>
              <w:bottom w:val="single" w:sz="4" w:space="0" w:color="auto"/>
              <w:right w:val="single" w:sz="4" w:space="0" w:color="auto"/>
            </w:tcBorders>
          </w:tcPr>
          <w:p w14:paraId="0AFDEAFA" w14:textId="77777777" w:rsidR="00261C7D" w:rsidRPr="003C7C93" w:rsidRDefault="00261C7D" w:rsidP="00261C7D">
            <w:pPr>
              <w:rPr>
                <w:rFonts w:cs="Open Sans"/>
                <w:b/>
                <w:color w:val="000000" w:themeColor="text1"/>
                <w:highlight w:val="yellow"/>
              </w:rPr>
            </w:pPr>
            <w:r>
              <w:rPr>
                <w:rFonts w:cs="Open Sans"/>
                <w:b/>
                <w:color w:val="000000" w:themeColor="text1"/>
                <w:highlight w:val="yellow"/>
              </w:rPr>
              <w:t>97,684.34</w:t>
            </w:r>
          </w:p>
        </w:tc>
      </w:tr>
    </w:tbl>
    <w:p w14:paraId="56E69EC3" w14:textId="77777777" w:rsidR="00235372" w:rsidRPr="00982EBE" w:rsidRDefault="00235372" w:rsidP="008A3097">
      <w:pPr>
        <w:rPr>
          <w:rFonts w:cs="Open Sans"/>
          <w:b/>
          <w:color w:val="FF0000"/>
        </w:rPr>
      </w:pPr>
    </w:p>
    <w:p w14:paraId="6D9B9B98" w14:textId="77777777" w:rsidR="007909F1" w:rsidRDefault="007909F1" w:rsidP="008A3097">
      <w:pPr>
        <w:rPr>
          <w:rFonts w:cs="Open Sans"/>
          <w:b/>
          <w:color w:val="FF0000"/>
        </w:rPr>
      </w:pPr>
    </w:p>
    <w:p w14:paraId="32D5DEF9" w14:textId="77777777" w:rsidR="0060568A" w:rsidRDefault="0060568A" w:rsidP="008A3097">
      <w:pPr>
        <w:rPr>
          <w:rFonts w:cs="Open Sans"/>
          <w:b/>
          <w:color w:val="000000" w:themeColor="text1"/>
        </w:rPr>
      </w:pPr>
    </w:p>
    <w:p w14:paraId="5EDD6B19" w14:textId="77777777" w:rsidR="0060568A" w:rsidRDefault="0060568A" w:rsidP="008A3097">
      <w:pPr>
        <w:rPr>
          <w:rFonts w:cs="Open Sans"/>
          <w:b/>
          <w:color w:val="000000" w:themeColor="text1"/>
        </w:rPr>
      </w:pPr>
    </w:p>
    <w:p w14:paraId="345993F6" w14:textId="77777777" w:rsidR="0060568A" w:rsidRDefault="0060568A" w:rsidP="008A3097">
      <w:pPr>
        <w:rPr>
          <w:rFonts w:cs="Open Sans"/>
          <w:b/>
          <w:color w:val="000000" w:themeColor="text1"/>
        </w:rPr>
      </w:pPr>
    </w:p>
    <w:p w14:paraId="44D0B872" w14:textId="77777777" w:rsidR="0060568A" w:rsidRDefault="0060568A" w:rsidP="008A3097">
      <w:pPr>
        <w:rPr>
          <w:rFonts w:cs="Open Sans"/>
          <w:b/>
          <w:color w:val="000000" w:themeColor="text1"/>
        </w:rPr>
      </w:pPr>
    </w:p>
    <w:p w14:paraId="41FA446C" w14:textId="192C558B" w:rsidR="00FD1757" w:rsidRPr="00753188" w:rsidRDefault="00FD1757" w:rsidP="008A3097">
      <w:pPr>
        <w:rPr>
          <w:rFonts w:cs="Open Sans"/>
          <w:b/>
          <w:color w:val="000000" w:themeColor="text1"/>
        </w:rPr>
      </w:pPr>
      <w:r w:rsidRPr="00753188">
        <w:rPr>
          <w:rFonts w:cs="Open Sans"/>
          <w:b/>
          <w:color w:val="000000" w:themeColor="text1"/>
        </w:rPr>
        <w:t xml:space="preserve">2025 Scope 2 </w:t>
      </w:r>
      <w:r w:rsidR="00753188">
        <w:rPr>
          <w:rFonts w:cs="Open Sans"/>
          <w:b/>
          <w:color w:val="000000" w:themeColor="text1"/>
        </w:rPr>
        <w:t>Emissions</w:t>
      </w:r>
      <w:r w:rsidRPr="00753188">
        <w:rPr>
          <w:rFonts w:cs="Open Sans"/>
          <w:b/>
          <w:color w:val="000000" w:themeColor="text1"/>
        </w:rPr>
        <w:t xml:space="preserve"> by sources</w:t>
      </w:r>
    </w:p>
    <w:tbl>
      <w:tblPr>
        <w:tblW w:w="9921" w:type="dxa"/>
        <w:tblCellMar>
          <w:left w:w="0" w:type="dxa"/>
          <w:right w:w="0" w:type="dxa"/>
        </w:tblCellMar>
        <w:tblLook w:val="04A0" w:firstRow="1" w:lastRow="0" w:firstColumn="1" w:lastColumn="0" w:noHBand="0" w:noVBand="1"/>
      </w:tblPr>
      <w:tblGrid>
        <w:gridCol w:w="4252"/>
        <w:gridCol w:w="5669"/>
      </w:tblGrid>
      <w:tr w:rsidR="00FC3F6A" w:rsidRPr="00753188" w14:paraId="4DEDED14" w14:textId="77777777" w:rsidTr="00743B4B">
        <w:trPr>
          <w:trHeight w:val="290"/>
        </w:trPr>
        <w:tc>
          <w:tcPr>
            <w:tcW w:w="4252" w:type="dxa"/>
            <w:tcBorders>
              <w:top w:val="single" w:sz="8" w:space="0" w:color="auto"/>
              <w:left w:val="single" w:sz="8" w:space="0" w:color="auto"/>
              <w:bottom w:val="single" w:sz="8" w:space="0" w:color="auto"/>
              <w:right w:val="single" w:sz="8" w:space="0" w:color="auto"/>
            </w:tcBorders>
            <w:shd w:val="clear" w:color="auto" w:fill="92D050"/>
            <w:noWrap/>
            <w:tcMar>
              <w:top w:w="0" w:type="dxa"/>
              <w:left w:w="108" w:type="dxa"/>
              <w:bottom w:w="0" w:type="dxa"/>
              <w:right w:w="108" w:type="dxa"/>
            </w:tcMar>
            <w:vAlign w:val="bottom"/>
            <w:hideMark/>
          </w:tcPr>
          <w:p w14:paraId="391FAD1D" w14:textId="77777777" w:rsidR="00FD1757" w:rsidRPr="00753188" w:rsidRDefault="00FD1757" w:rsidP="008A3097">
            <w:pPr>
              <w:rPr>
                <w:rFonts w:cs="Open Sans"/>
                <w:b/>
                <w:color w:val="000000" w:themeColor="text1"/>
              </w:rPr>
            </w:pPr>
            <w:r w:rsidRPr="00753188">
              <w:rPr>
                <w:rFonts w:cs="Open Sans"/>
                <w:b/>
                <w:color w:val="000000" w:themeColor="text1"/>
              </w:rPr>
              <w:t>Source</w:t>
            </w:r>
          </w:p>
        </w:tc>
        <w:tc>
          <w:tcPr>
            <w:tcW w:w="5669" w:type="dxa"/>
            <w:tcBorders>
              <w:top w:val="single" w:sz="8" w:space="0" w:color="auto"/>
              <w:left w:val="nil"/>
              <w:bottom w:val="single" w:sz="8" w:space="0" w:color="auto"/>
              <w:right w:val="single" w:sz="8" w:space="0" w:color="auto"/>
            </w:tcBorders>
            <w:shd w:val="clear" w:color="auto" w:fill="92D050"/>
            <w:tcMar>
              <w:top w:w="0" w:type="dxa"/>
              <w:left w:w="108" w:type="dxa"/>
              <w:bottom w:w="0" w:type="dxa"/>
              <w:right w:w="108" w:type="dxa"/>
            </w:tcMar>
            <w:hideMark/>
          </w:tcPr>
          <w:p w14:paraId="0F410F20" w14:textId="77777777" w:rsidR="00FD1757" w:rsidRPr="00753188" w:rsidRDefault="00FD1757" w:rsidP="008A3097">
            <w:pPr>
              <w:rPr>
                <w:rFonts w:cs="Open Sans"/>
                <w:b/>
                <w:color w:val="000000" w:themeColor="text1"/>
              </w:rPr>
            </w:pPr>
            <w:r w:rsidRPr="00753188">
              <w:rPr>
                <w:rFonts w:cs="Open Sans"/>
                <w:b/>
                <w:color w:val="000000" w:themeColor="text1"/>
              </w:rPr>
              <w:t>CO</w:t>
            </w:r>
            <w:r w:rsidRPr="00753188">
              <w:rPr>
                <w:rFonts w:cs="Cambria Math"/>
                <w:b/>
                <w:color w:val="000000" w:themeColor="text1"/>
              </w:rPr>
              <w:t>₂</w:t>
            </w:r>
            <w:r w:rsidRPr="00753188">
              <w:rPr>
                <w:rFonts w:cs="Open Sans"/>
                <w:b/>
                <w:color w:val="000000" w:themeColor="text1"/>
              </w:rPr>
              <w:t xml:space="preserve"> emissions (ton)</w:t>
            </w:r>
          </w:p>
        </w:tc>
      </w:tr>
      <w:tr w:rsidR="005A51CD" w:rsidRPr="00753188" w14:paraId="491BD801" w14:textId="77777777">
        <w:trPr>
          <w:trHeight w:val="300"/>
        </w:trPr>
        <w:tc>
          <w:tcPr>
            <w:tcW w:w="4252" w:type="dxa"/>
            <w:tcBorders>
              <w:top w:val="nil"/>
              <w:left w:val="single" w:sz="8" w:space="0" w:color="auto"/>
              <w:bottom w:val="single" w:sz="8" w:space="0" w:color="auto"/>
              <w:right w:val="single" w:sz="8" w:space="0" w:color="auto"/>
            </w:tcBorders>
            <w:noWrap/>
            <w:tcMar>
              <w:top w:w="0" w:type="dxa"/>
              <w:left w:w="108" w:type="dxa"/>
              <w:bottom w:w="0" w:type="dxa"/>
              <w:right w:w="108" w:type="dxa"/>
            </w:tcMar>
          </w:tcPr>
          <w:p w14:paraId="5BCE2824" w14:textId="4ABC06E8" w:rsidR="005A51CD" w:rsidRPr="00753188" w:rsidRDefault="00753188" w:rsidP="008A3097">
            <w:pPr>
              <w:rPr>
                <w:rFonts w:cs="Open Sans"/>
                <w:color w:val="000000" w:themeColor="text1"/>
              </w:rPr>
            </w:pPr>
            <w:r w:rsidRPr="00753188">
              <w:rPr>
                <w:color w:val="000000" w:themeColor="text1"/>
              </w:rPr>
              <w:t>Greenville</w:t>
            </w:r>
          </w:p>
        </w:tc>
        <w:tc>
          <w:tcPr>
            <w:tcW w:w="5669" w:type="dxa"/>
            <w:tcBorders>
              <w:top w:val="nil"/>
              <w:left w:val="nil"/>
              <w:bottom w:val="single" w:sz="8" w:space="0" w:color="auto"/>
              <w:right w:val="single" w:sz="8" w:space="0" w:color="auto"/>
            </w:tcBorders>
            <w:tcMar>
              <w:top w:w="0" w:type="dxa"/>
              <w:left w:w="108" w:type="dxa"/>
              <w:bottom w:w="0" w:type="dxa"/>
              <w:right w:w="108" w:type="dxa"/>
            </w:tcMar>
          </w:tcPr>
          <w:p w14:paraId="0EE6D8E7" w14:textId="2A61CC6C" w:rsidR="005A51CD" w:rsidRPr="00753188" w:rsidRDefault="00753188" w:rsidP="008A3097">
            <w:pPr>
              <w:rPr>
                <w:rFonts w:cs="Open Sans"/>
                <w:color w:val="000000" w:themeColor="text1"/>
                <w:highlight w:val="yellow"/>
              </w:rPr>
            </w:pPr>
            <w:r w:rsidRPr="00753188">
              <w:rPr>
                <w:rFonts w:cstheme="majorBidi"/>
                <w:color w:val="000000" w:themeColor="text1"/>
              </w:rPr>
              <w:t>1,866.35</w:t>
            </w:r>
          </w:p>
        </w:tc>
      </w:tr>
      <w:tr w:rsidR="00371C84" w:rsidRPr="00753188" w14:paraId="276C4886" w14:textId="77777777">
        <w:trPr>
          <w:trHeight w:val="300"/>
        </w:trPr>
        <w:tc>
          <w:tcPr>
            <w:tcW w:w="4252"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3BAD09C8" w14:textId="77777777" w:rsidR="00FD1757" w:rsidRPr="00753188" w:rsidRDefault="00FD1757" w:rsidP="008A3097">
            <w:pPr>
              <w:rPr>
                <w:rFonts w:cs="Open Sans"/>
                <w:color w:val="000000" w:themeColor="text1"/>
              </w:rPr>
            </w:pPr>
            <w:r w:rsidRPr="00753188">
              <w:rPr>
                <w:rFonts w:cstheme="majorBidi"/>
                <w:color w:val="000000" w:themeColor="text1"/>
              </w:rPr>
              <w:lastRenderedPageBreak/>
              <w:t>National Grid</w:t>
            </w:r>
          </w:p>
        </w:tc>
        <w:tc>
          <w:tcPr>
            <w:tcW w:w="5669" w:type="dxa"/>
            <w:tcBorders>
              <w:top w:val="nil"/>
              <w:left w:val="nil"/>
              <w:bottom w:val="single" w:sz="8" w:space="0" w:color="auto"/>
              <w:right w:val="single" w:sz="8" w:space="0" w:color="auto"/>
            </w:tcBorders>
            <w:tcMar>
              <w:top w:w="0" w:type="dxa"/>
              <w:left w:w="108" w:type="dxa"/>
              <w:bottom w:w="0" w:type="dxa"/>
              <w:right w:w="108" w:type="dxa"/>
            </w:tcMar>
          </w:tcPr>
          <w:p w14:paraId="785D1E9C" w14:textId="3861FA4A" w:rsidR="00FD1757" w:rsidRPr="00753188" w:rsidRDefault="00753188" w:rsidP="008A3097">
            <w:pPr>
              <w:rPr>
                <w:rFonts w:cs="Open Sans"/>
                <w:color w:val="000000" w:themeColor="text1"/>
                <w:highlight w:val="yellow"/>
              </w:rPr>
            </w:pPr>
            <w:r w:rsidRPr="00753188">
              <w:rPr>
                <w:rFonts w:cstheme="majorBidi"/>
                <w:color w:val="000000" w:themeColor="text1"/>
              </w:rPr>
              <w:t>4,640.47</w:t>
            </w:r>
          </w:p>
        </w:tc>
      </w:tr>
      <w:tr w:rsidR="00371C84" w:rsidRPr="00753188" w14:paraId="541EEC54" w14:textId="77777777">
        <w:trPr>
          <w:trHeight w:val="269"/>
        </w:trPr>
        <w:tc>
          <w:tcPr>
            <w:tcW w:w="4252" w:type="dxa"/>
            <w:tcBorders>
              <w:top w:val="nil"/>
              <w:left w:val="single" w:sz="8" w:space="0" w:color="auto"/>
              <w:bottom w:val="single" w:sz="8" w:space="0" w:color="auto"/>
              <w:right w:val="single" w:sz="8" w:space="0" w:color="auto"/>
            </w:tcBorders>
            <w:noWrap/>
            <w:tcMar>
              <w:top w:w="0" w:type="dxa"/>
              <w:left w:w="108" w:type="dxa"/>
              <w:bottom w:w="0" w:type="dxa"/>
              <w:right w:w="108" w:type="dxa"/>
            </w:tcMar>
          </w:tcPr>
          <w:p w14:paraId="00270E48" w14:textId="77777777" w:rsidR="00FD1757" w:rsidRPr="00753188" w:rsidRDefault="00FD1757" w:rsidP="008A3097">
            <w:pPr>
              <w:rPr>
                <w:rFonts w:cs="Open Sans"/>
                <w:color w:val="000000" w:themeColor="text1"/>
              </w:rPr>
            </w:pPr>
            <w:r w:rsidRPr="00753188">
              <w:rPr>
                <w:color w:val="000000" w:themeColor="text1"/>
              </w:rPr>
              <w:t>Solar</w:t>
            </w:r>
          </w:p>
        </w:tc>
        <w:tc>
          <w:tcPr>
            <w:tcW w:w="5669" w:type="dxa"/>
            <w:tcBorders>
              <w:top w:val="nil"/>
              <w:left w:val="nil"/>
              <w:bottom w:val="single" w:sz="8" w:space="0" w:color="auto"/>
              <w:right w:val="single" w:sz="8" w:space="0" w:color="auto"/>
            </w:tcBorders>
            <w:tcMar>
              <w:top w:w="0" w:type="dxa"/>
              <w:left w:w="108" w:type="dxa"/>
              <w:bottom w:w="0" w:type="dxa"/>
              <w:right w:w="108" w:type="dxa"/>
            </w:tcMar>
          </w:tcPr>
          <w:p w14:paraId="755B8C36" w14:textId="250B8E78" w:rsidR="00FD1757" w:rsidRPr="00753188" w:rsidRDefault="00753188" w:rsidP="008A3097">
            <w:pPr>
              <w:rPr>
                <w:rFonts w:cs="Open Sans"/>
                <w:color w:val="000000" w:themeColor="text1"/>
                <w:highlight w:val="yellow"/>
              </w:rPr>
            </w:pPr>
            <w:r w:rsidRPr="00753188">
              <w:rPr>
                <w:rFonts w:cstheme="majorBidi"/>
                <w:color w:val="000000" w:themeColor="text1"/>
              </w:rPr>
              <w:t>-</w:t>
            </w:r>
          </w:p>
        </w:tc>
      </w:tr>
      <w:tr w:rsidR="00371C84" w:rsidRPr="00753188" w14:paraId="3AA73161" w14:textId="77777777">
        <w:trPr>
          <w:trHeight w:val="300"/>
        </w:trPr>
        <w:tc>
          <w:tcPr>
            <w:tcW w:w="4252" w:type="dxa"/>
            <w:tcBorders>
              <w:top w:val="nil"/>
              <w:left w:val="single" w:sz="8" w:space="0" w:color="auto"/>
              <w:bottom w:val="single" w:sz="8" w:space="0" w:color="auto"/>
              <w:right w:val="single" w:sz="8" w:space="0" w:color="auto"/>
            </w:tcBorders>
            <w:noWrap/>
            <w:tcMar>
              <w:top w:w="0" w:type="dxa"/>
              <w:left w:w="108" w:type="dxa"/>
              <w:bottom w:w="0" w:type="dxa"/>
              <w:right w:w="108" w:type="dxa"/>
            </w:tcMar>
          </w:tcPr>
          <w:p w14:paraId="2E7B70BB" w14:textId="4765587A" w:rsidR="00FD1757" w:rsidRPr="00753188" w:rsidRDefault="00753188" w:rsidP="008A3097">
            <w:pPr>
              <w:rPr>
                <w:rFonts w:cs="Open Sans"/>
                <w:b/>
                <w:color w:val="000000" w:themeColor="text1"/>
              </w:rPr>
            </w:pPr>
            <w:r w:rsidRPr="00753188">
              <w:rPr>
                <w:b/>
                <w:color w:val="000000" w:themeColor="text1"/>
              </w:rPr>
              <w:t xml:space="preserve">Total </w:t>
            </w:r>
          </w:p>
        </w:tc>
        <w:tc>
          <w:tcPr>
            <w:tcW w:w="5669" w:type="dxa"/>
            <w:tcBorders>
              <w:top w:val="nil"/>
              <w:left w:val="nil"/>
              <w:bottom w:val="single" w:sz="8" w:space="0" w:color="auto"/>
              <w:right w:val="single" w:sz="8" w:space="0" w:color="auto"/>
            </w:tcBorders>
            <w:tcMar>
              <w:top w:w="0" w:type="dxa"/>
              <w:left w:w="108" w:type="dxa"/>
              <w:bottom w:w="0" w:type="dxa"/>
              <w:right w:w="108" w:type="dxa"/>
            </w:tcMar>
          </w:tcPr>
          <w:p w14:paraId="50A08F53" w14:textId="160013B8" w:rsidR="00FD1757" w:rsidRPr="00753188" w:rsidRDefault="00753188" w:rsidP="008A3097">
            <w:pPr>
              <w:rPr>
                <w:rFonts w:cs="Open Sans"/>
                <w:b/>
                <w:color w:val="000000" w:themeColor="text1"/>
                <w:highlight w:val="yellow"/>
              </w:rPr>
            </w:pPr>
            <w:r w:rsidRPr="00753188">
              <w:rPr>
                <w:rFonts w:cstheme="majorBidi"/>
                <w:b/>
                <w:color w:val="000000" w:themeColor="text1"/>
              </w:rPr>
              <w:t>6,506.82</w:t>
            </w:r>
          </w:p>
        </w:tc>
      </w:tr>
    </w:tbl>
    <w:p w14:paraId="3B1E21FE" w14:textId="77777777" w:rsidR="00FD1757" w:rsidRPr="003C7C93" w:rsidRDefault="00FD1757" w:rsidP="008A3097">
      <w:pPr>
        <w:rPr>
          <w:rFonts w:cs="Open Sans"/>
          <w:color w:val="000000" w:themeColor="text1"/>
        </w:rPr>
      </w:pPr>
    </w:p>
    <w:p w14:paraId="5528B5C3" w14:textId="1C396728" w:rsidR="00DD2693" w:rsidRPr="0078595B" w:rsidRDefault="00DD2693" w:rsidP="00D7075E">
      <w:pPr>
        <w:jc w:val="both"/>
        <w:rPr>
          <w:rFonts w:cs="Open Sans"/>
          <w:color w:val="000000" w:themeColor="text1"/>
          <w:highlight w:val="yellow"/>
        </w:rPr>
      </w:pPr>
      <w:r w:rsidRPr="003C7C93">
        <w:rPr>
          <w:rFonts w:cs="Open Sans"/>
          <w:color w:val="000000" w:themeColor="text1"/>
          <w:highlight w:val="yellow"/>
        </w:rPr>
        <w:t xml:space="preserve">The </w:t>
      </w:r>
      <w:r w:rsidR="00D7075E" w:rsidRPr="003C7C93">
        <w:rPr>
          <w:rFonts w:cs="Open Sans"/>
          <w:color w:val="000000" w:themeColor="text1"/>
          <w:highlight w:val="yellow"/>
        </w:rPr>
        <w:t>Group</w:t>
      </w:r>
      <w:r w:rsidRPr="003C7C93">
        <w:rPr>
          <w:rFonts w:cs="Open Sans"/>
          <w:color w:val="000000" w:themeColor="text1"/>
          <w:highlight w:val="yellow"/>
        </w:rPr>
        <w:t xml:space="preserve"> is updating its greenhouse gas (GHG) emissions quantification approach to align with recognized methodologies and improve the reliability of reported data. This includes enhancements to emission factors, activity data inputs, and calculation techniques.</w:t>
      </w:r>
      <w:r w:rsidR="00D7075E" w:rsidRPr="003C7C93">
        <w:rPr>
          <w:rFonts w:cs="Open Sans"/>
          <w:color w:val="000000" w:themeColor="text1"/>
          <w:highlight w:val="yellow"/>
        </w:rPr>
        <w:t xml:space="preserve"> </w:t>
      </w:r>
      <w:r w:rsidRPr="003C7C93">
        <w:rPr>
          <w:rFonts w:cs="Open Sans"/>
          <w:color w:val="000000" w:themeColor="text1"/>
          <w:highlight w:val="yellow"/>
        </w:rPr>
        <w:t xml:space="preserve">Accordingly, prior year emissions data </w:t>
      </w:r>
      <w:r w:rsidR="0078595B">
        <w:rPr>
          <w:rFonts w:cs="Open Sans"/>
          <w:color w:val="000000" w:themeColor="text1"/>
          <w:highlight w:val="yellow"/>
        </w:rPr>
        <w:t>have</w:t>
      </w:r>
      <w:r w:rsidRPr="00982EBE">
        <w:rPr>
          <w:rFonts w:cs="Open Sans"/>
          <w:color w:val="000000" w:themeColor="text1"/>
          <w:highlight w:val="yellow"/>
        </w:rPr>
        <w:t xml:space="preserve"> be</w:t>
      </w:r>
      <w:r w:rsidR="0078595B">
        <w:rPr>
          <w:rFonts w:cs="Open Sans"/>
          <w:color w:val="000000" w:themeColor="text1"/>
          <w:highlight w:val="yellow"/>
        </w:rPr>
        <w:t>en</w:t>
      </w:r>
      <w:r w:rsidRPr="003C7C93">
        <w:rPr>
          <w:rFonts w:cs="Open Sans"/>
          <w:color w:val="000000" w:themeColor="text1"/>
          <w:highlight w:val="yellow"/>
        </w:rPr>
        <w:t xml:space="preserve"> recalculated</w:t>
      </w:r>
      <w:r w:rsidRPr="00982EBE">
        <w:rPr>
          <w:rFonts w:cs="Open Sans"/>
          <w:color w:val="000000" w:themeColor="text1"/>
          <w:highlight w:val="yellow"/>
        </w:rPr>
        <w:t xml:space="preserve">. </w:t>
      </w:r>
    </w:p>
    <w:p w14:paraId="0E0AD941" w14:textId="77777777" w:rsidR="00FD1757" w:rsidRPr="003C7C93" w:rsidRDefault="00FD1757" w:rsidP="008A3097">
      <w:pPr>
        <w:rPr>
          <w:rFonts w:cs="Open Sans"/>
          <w:b/>
          <w:color w:val="000000" w:themeColor="text1"/>
        </w:rPr>
      </w:pPr>
      <w:r w:rsidRPr="003C7C93">
        <w:rPr>
          <w:rFonts w:cs="Open Sans"/>
          <w:b/>
          <w:color w:val="000000" w:themeColor="text1"/>
        </w:rPr>
        <w:t>Emissions Management Initiatives</w:t>
      </w:r>
    </w:p>
    <w:p w14:paraId="513D4D22" w14:textId="77777777" w:rsidR="00FD1757" w:rsidRPr="003C7C93" w:rsidRDefault="00FD1757" w:rsidP="008A3097">
      <w:pPr>
        <w:rPr>
          <w:rFonts w:cs="Open Sans"/>
          <w:color w:val="000000" w:themeColor="text1"/>
        </w:rPr>
      </w:pPr>
      <w:r w:rsidRPr="003C7C93">
        <w:rPr>
          <w:rFonts w:cs="Open Sans"/>
          <w:color w:val="000000" w:themeColor="text1"/>
        </w:rPr>
        <w:t>To manage emissions and improve operational efficiency, the Group continued implementing measures such as:</w:t>
      </w:r>
    </w:p>
    <w:p w14:paraId="37C4E5DF" w14:textId="77777777" w:rsidR="00FD1757" w:rsidRPr="003C7C93" w:rsidRDefault="00FD1757" w:rsidP="00D159C9">
      <w:pPr>
        <w:numPr>
          <w:ilvl w:val="0"/>
          <w:numId w:val="10"/>
        </w:numPr>
        <w:rPr>
          <w:rFonts w:cs="Open Sans"/>
          <w:color w:val="000000" w:themeColor="text1"/>
        </w:rPr>
      </w:pPr>
      <w:r w:rsidRPr="003C7C93">
        <w:rPr>
          <w:rFonts w:cs="Open Sans"/>
          <w:color w:val="000000" w:themeColor="text1"/>
        </w:rPr>
        <w:t>Optimised fuel management practices across project sites</w:t>
      </w:r>
    </w:p>
    <w:p w14:paraId="17B371A8" w14:textId="77777777" w:rsidR="00FD1757" w:rsidRPr="003C7C93" w:rsidRDefault="00FD1757" w:rsidP="00D159C9">
      <w:pPr>
        <w:numPr>
          <w:ilvl w:val="0"/>
          <w:numId w:val="10"/>
        </w:numPr>
        <w:rPr>
          <w:rFonts w:cs="Open Sans"/>
          <w:color w:val="000000" w:themeColor="text1"/>
        </w:rPr>
      </w:pPr>
      <w:r w:rsidRPr="003C7C93">
        <w:rPr>
          <w:rFonts w:cs="Open Sans"/>
          <w:color w:val="000000" w:themeColor="text1"/>
        </w:rPr>
        <w:t>Improved logistics planning to reduce unnecessary equipment movement</w:t>
      </w:r>
    </w:p>
    <w:p w14:paraId="5A1C051C" w14:textId="77777777" w:rsidR="00FD1757" w:rsidRPr="003C7C93" w:rsidRDefault="00FD1757" w:rsidP="00D159C9">
      <w:pPr>
        <w:numPr>
          <w:ilvl w:val="0"/>
          <w:numId w:val="10"/>
        </w:numPr>
        <w:rPr>
          <w:rFonts w:cs="Open Sans"/>
          <w:color w:val="000000" w:themeColor="text1"/>
        </w:rPr>
      </w:pPr>
      <w:r w:rsidRPr="003C7C93">
        <w:rPr>
          <w:rFonts w:cs="Open Sans"/>
          <w:color w:val="000000" w:themeColor="text1"/>
        </w:rPr>
        <w:t>Routine maintenance of machinery to enhance fuel efficiency</w:t>
      </w:r>
    </w:p>
    <w:p w14:paraId="7FFCDD28" w14:textId="77777777" w:rsidR="00FD1757" w:rsidRPr="003C7C93" w:rsidRDefault="00FD1757" w:rsidP="00D159C9">
      <w:pPr>
        <w:numPr>
          <w:ilvl w:val="0"/>
          <w:numId w:val="10"/>
        </w:numPr>
        <w:rPr>
          <w:rFonts w:cs="Open Sans"/>
          <w:color w:val="000000" w:themeColor="text1"/>
        </w:rPr>
      </w:pPr>
      <w:r w:rsidRPr="003C7C93">
        <w:rPr>
          <w:rFonts w:cs="Open Sans"/>
          <w:color w:val="000000" w:themeColor="text1"/>
        </w:rPr>
        <w:t>Gradual integration of energy-efficient technologies and alternative energy solutions at selected locations</w:t>
      </w:r>
    </w:p>
    <w:p w14:paraId="3AE05C8C" w14:textId="0A0A9E7E" w:rsidR="0053061C" w:rsidRDefault="00FD1757" w:rsidP="008A3097">
      <w:pPr>
        <w:rPr>
          <w:rFonts w:cs="Open Sans"/>
          <w:color w:val="000000" w:themeColor="text1"/>
        </w:rPr>
      </w:pPr>
      <w:r w:rsidRPr="003C7C93">
        <w:rPr>
          <w:rFonts w:cs="Open Sans"/>
          <w:color w:val="000000" w:themeColor="text1"/>
        </w:rPr>
        <w:t>Efforts to strengthen emissions data systems and implement internal emission targets remain ongoing, supporting clearer performance tracking and enabling the identification of opportunities to improve energy efficiency and reduce carbon impacts over time.</w:t>
      </w:r>
    </w:p>
    <w:p w14:paraId="7B52344D" w14:textId="77777777" w:rsidR="00854865" w:rsidRPr="003C7C93" w:rsidRDefault="00854865" w:rsidP="008A3097">
      <w:pPr>
        <w:rPr>
          <w:rFonts w:cs="Open Sans"/>
          <w:color w:val="000000" w:themeColor="text1"/>
        </w:rPr>
      </w:pPr>
    </w:p>
    <w:p w14:paraId="53531F03" w14:textId="7CEB1EA1" w:rsidR="00FD1757" w:rsidRPr="00982EBE" w:rsidRDefault="00FD1757" w:rsidP="000401F2">
      <w:pPr>
        <w:pStyle w:val="Heading2"/>
      </w:pPr>
      <w:bookmarkStart w:id="176" w:name="_Toc2064543243"/>
      <w:bookmarkStart w:id="177" w:name="_Toc518816649"/>
      <w:bookmarkStart w:id="178" w:name="_Toc224302697"/>
      <w:bookmarkStart w:id="179" w:name="_Toc224302903"/>
      <w:bookmarkStart w:id="180" w:name="_Toc226528034"/>
      <w:r w:rsidRPr="00982EBE">
        <w:t>Water and Effluent</w:t>
      </w:r>
      <w:bookmarkEnd w:id="176"/>
      <w:bookmarkEnd w:id="177"/>
      <w:bookmarkEnd w:id="178"/>
      <w:bookmarkEnd w:id="179"/>
      <w:bookmarkEnd w:id="180"/>
    </w:p>
    <w:p w14:paraId="6E16A2AA" w14:textId="78154E2D" w:rsidR="00FD1757" w:rsidRPr="003C7C93" w:rsidRDefault="00FD1757" w:rsidP="008A3097">
      <w:pPr>
        <w:rPr>
          <w:rFonts w:cs="Open Sans"/>
          <w:color w:val="000000" w:themeColor="text1"/>
        </w:rPr>
      </w:pPr>
      <w:r w:rsidRPr="003C7C93">
        <w:rPr>
          <w:rFonts w:cs="Open Sans"/>
          <w:color w:val="000000" w:themeColor="text1"/>
        </w:rPr>
        <w:t xml:space="preserve">Effective </w:t>
      </w:r>
      <w:r w:rsidR="000E5706">
        <w:rPr>
          <w:rFonts w:cs="Open Sans"/>
          <w:color w:val="000000" w:themeColor="text1"/>
        </w:rPr>
        <w:t xml:space="preserve">use </w:t>
      </w:r>
      <w:r w:rsidRPr="003C7C93">
        <w:rPr>
          <w:rFonts w:cs="Open Sans"/>
          <w:color w:val="000000" w:themeColor="text1"/>
        </w:rPr>
        <w:t xml:space="preserve"> of water and</w:t>
      </w:r>
      <w:r w:rsidR="00FA6566">
        <w:rPr>
          <w:rFonts w:cs="Open Sans"/>
          <w:color w:val="000000" w:themeColor="text1"/>
        </w:rPr>
        <w:t xml:space="preserve"> disposal of</w:t>
      </w:r>
      <w:r w:rsidRPr="003C7C93">
        <w:rPr>
          <w:rFonts w:cs="Open Sans"/>
          <w:color w:val="000000" w:themeColor="text1"/>
        </w:rPr>
        <w:t xml:space="preserve"> wastewater </w:t>
      </w:r>
      <w:r w:rsidR="0053061C">
        <w:rPr>
          <w:rFonts w:cs="Open Sans"/>
          <w:color w:val="000000" w:themeColor="text1"/>
        </w:rPr>
        <w:t>are</w:t>
      </w:r>
      <w:r w:rsidRPr="003C7C93">
        <w:rPr>
          <w:rFonts w:cs="Open Sans"/>
          <w:color w:val="000000" w:themeColor="text1"/>
        </w:rPr>
        <w:t xml:space="preserve"> important </w:t>
      </w:r>
      <w:r w:rsidR="0053061C">
        <w:rPr>
          <w:rFonts w:cs="Open Sans"/>
          <w:color w:val="000000" w:themeColor="text1"/>
        </w:rPr>
        <w:t>aspects</w:t>
      </w:r>
      <w:r w:rsidRPr="003C7C93">
        <w:rPr>
          <w:rFonts w:cs="Open Sans"/>
          <w:color w:val="000000" w:themeColor="text1"/>
        </w:rPr>
        <w:t xml:space="preserve"> of environmental performance across Julius Berger Nigeria Plc’s project sites. </w:t>
      </w:r>
      <w:r w:rsidR="009F467C" w:rsidRPr="003C7C93">
        <w:rPr>
          <w:rFonts w:cs="Open Sans"/>
          <w:color w:val="000000" w:themeColor="text1"/>
        </w:rPr>
        <w:t>Construction activities require water for various operational purposes and may generate wastewater streams that must be properly managed to prevent environmental contamination.</w:t>
      </w:r>
      <w:r w:rsidR="0053061C">
        <w:rPr>
          <w:rFonts w:cs="Open Sans"/>
          <w:color w:val="000000" w:themeColor="text1"/>
        </w:rPr>
        <w:t xml:space="preserve"> </w:t>
      </w:r>
      <w:r w:rsidRPr="003C7C93">
        <w:rPr>
          <w:rFonts w:cs="Open Sans"/>
          <w:color w:val="000000" w:themeColor="text1"/>
        </w:rPr>
        <w:t>Construction activities require water for various operational purposes and may generate wastewater that must be properly managed to prevent environmental contamination.</w:t>
      </w:r>
    </w:p>
    <w:p w14:paraId="756B37C9" w14:textId="77777777" w:rsidR="00FD1757" w:rsidRPr="003C7C93" w:rsidRDefault="00FD1757" w:rsidP="008A3097">
      <w:pPr>
        <w:rPr>
          <w:rFonts w:cs="Open Sans"/>
          <w:color w:val="000000" w:themeColor="text1"/>
        </w:rPr>
      </w:pPr>
      <w:r w:rsidRPr="003C7C93">
        <w:rPr>
          <w:rFonts w:cs="Open Sans"/>
          <w:color w:val="000000" w:themeColor="text1"/>
        </w:rPr>
        <w:t>To address these risks, the Group integrates water and effluent management into its broader environmental management framework. Project-level Health, Safety, and Environment (HSE) procedures provide guidance on water use, wastewater handling, and regulatory compliance across operational locations.</w:t>
      </w:r>
    </w:p>
    <w:p w14:paraId="2D4806BE" w14:textId="77777777" w:rsidR="00FD1757" w:rsidRPr="003C7C93" w:rsidRDefault="00FD1757" w:rsidP="008A3097">
      <w:pPr>
        <w:rPr>
          <w:rFonts w:cs="Open Sans"/>
          <w:color w:val="000000" w:themeColor="text1"/>
        </w:rPr>
      </w:pPr>
      <w:r w:rsidRPr="003C7C93">
        <w:rPr>
          <w:rFonts w:cs="Open Sans"/>
          <w:color w:val="000000" w:themeColor="text1"/>
        </w:rPr>
        <w:lastRenderedPageBreak/>
        <w:t>Large construction projects implement dedicated Waste Management Plans that include effluent management protocols, while smaller projects incorporate water and wastewater controls within their HSE plans to ensure consistent environmental oversight.</w:t>
      </w:r>
    </w:p>
    <w:p w14:paraId="3F377014" w14:textId="77777777" w:rsidR="00FD1757" w:rsidRPr="003C7C93" w:rsidRDefault="00FD1757" w:rsidP="008A3097">
      <w:pPr>
        <w:rPr>
          <w:rFonts w:cs="Open Sans"/>
          <w:color w:val="000000" w:themeColor="text1"/>
        </w:rPr>
      </w:pPr>
      <w:r w:rsidRPr="003C7C93">
        <w:rPr>
          <w:rFonts w:cs="Open Sans"/>
          <w:color w:val="000000" w:themeColor="text1"/>
        </w:rPr>
        <w:t>Wastewater generated from construction activities and camp facilities is evacuated through licensed waste contractors in accordance with applicable State and Federal environmental regulations. Records of all waste evacuations are maintained to support traceability and compliance monitoring.</w:t>
      </w:r>
    </w:p>
    <w:p w14:paraId="4CD38CED" w14:textId="77777777" w:rsidR="00FD1757" w:rsidRPr="003C7C93" w:rsidRDefault="00FD1757" w:rsidP="008A3097">
      <w:pPr>
        <w:rPr>
          <w:rFonts w:cs="Open Sans"/>
          <w:color w:val="000000" w:themeColor="text1"/>
        </w:rPr>
      </w:pPr>
      <w:r w:rsidRPr="003C7C93">
        <w:rPr>
          <w:rFonts w:cs="Open Sans"/>
          <w:color w:val="000000" w:themeColor="text1"/>
        </w:rPr>
        <w:t>Concrete wash water is captured in sedimentation tanks, where suspended solids are removed before the treated water is reused for dust suppression. These measures help reduce water pollution risks while supporting efficient resource use.</w:t>
      </w:r>
    </w:p>
    <w:p w14:paraId="6AD23BE2" w14:textId="77777777" w:rsidR="00FD1757" w:rsidRPr="003C7C93" w:rsidRDefault="00FD1757" w:rsidP="008A3097">
      <w:pPr>
        <w:rPr>
          <w:rFonts w:cs="Open Sans"/>
          <w:color w:val="000000" w:themeColor="text1"/>
        </w:rPr>
      </w:pPr>
      <w:r w:rsidRPr="003C7C93">
        <w:rPr>
          <w:rFonts w:cs="Open Sans"/>
          <w:color w:val="000000" w:themeColor="text1"/>
        </w:rPr>
        <w:t>During the reporting period, no cases of non-compliance related to effluent disposal were reported by regulatory bodies, including the National Environmental Standards and Regulations Enforcement Agency (NESREA) and the Environmental Health Council of Nigeria (EHCON).</w:t>
      </w:r>
    </w:p>
    <w:p w14:paraId="1E503A80" w14:textId="77777777" w:rsidR="00FD1757" w:rsidRPr="003C7C93" w:rsidRDefault="00FD1757" w:rsidP="008A3097">
      <w:pPr>
        <w:rPr>
          <w:rFonts w:cs="Open Sans"/>
          <w:color w:val="000000" w:themeColor="text1"/>
        </w:rPr>
      </w:pPr>
      <w:r w:rsidRPr="003C7C93">
        <w:rPr>
          <w:rFonts w:cs="Open Sans"/>
          <w:color w:val="000000" w:themeColor="text1"/>
        </w:rPr>
        <w:t>The Group also promotes responsible water use through internal awareness initiatives, including campaigns encouraging employees to minimise unnecessary water consumption across project locations.</w:t>
      </w:r>
    </w:p>
    <w:p w14:paraId="06E0FB79" w14:textId="77777777" w:rsidR="00FD1757" w:rsidRPr="003C7C93" w:rsidRDefault="00FD1757" w:rsidP="008A3097">
      <w:pPr>
        <w:rPr>
          <w:rFonts w:cs="Open Sans"/>
          <w:color w:val="000000" w:themeColor="text1"/>
        </w:rPr>
      </w:pPr>
      <w:r w:rsidRPr="003C7C93">
        <w:rPr>
          <w:rFonts w:cs="Open Sans"/>
          <w:color w:val="000000" w:themeColor="text1"/>
        </w:rPr>
        <w:t>Water used in operations is primarily sourced from licensed boreholes located at main yards, project sites, and life camps. All boreholes are fitted with meters to support monitoring and accountability. Limited quantities of water may also be sourced from nearby rivers or creeks for operational activities such as dust suppression or earthwork stabilisation; however, such usage is minimal and currently not measured.</w:t>
      </w:r>
    </w:p>
    <w:p w14:paraId="001C0290" w14:textId="77777777" w:rsidR="00FD1757" w:rsidRPr="003C7C93" w:rsidRDefault="00FD1757" w:rsidP="008A3097">
      <w:pPr>
        <w:rPr>
          <w:rFonts w:cs="Open Sans"/>
          <w:color w:val="000000" w:themeColor="text1"/>
        </w:rPr>
      </w:pPr>
      <w:r w:rsidRPr="003C7C93">
        <w:rPr>
          <w:rFonts w:cs="Open Sans"/>
          <w:color w:val="000000" w:themeColor="text1"/>
        </w:rPr>
        <w:t>Total water consumption increased by 84% compared with 2024, reflecting expanded operational activities across project regions.</w:t>
      </w:r>
    </w:p>
    <w:p w14:paraId="4D9B0B3B" w14:textId="77777777" w:rsidR="00FD1757" w:rsidRPr="003C7C93" w:rsidRDefault="00FD1757" w:rsidP="008A3097">
      <w:pPr>
        <w:rPr>
          <w:rFonts w:cs="Open Sans"/>
          <w:b/>
          <w:color w:val="000000" w:themeColor="text1"/>
        </w:rPr>
      </w:pPr>
      <w:r w:rsidRPr="003C7C93">
        <w:rPr>
          <w:rFonts w:cs="Open Sans"/>
          <w:b/>
          <w:color w:val="000000" w:themeColor="text1"/>
        </w:rPr>
        <w:t>Total Water Consumption by Location</w:t>
      </w:r>
    </w:p>
    <w:tbl>
      <w:tblPr>
        <w:tblStyle w:val="TableGrid"/>
        <w:tblW w:w="9776" w:type="dxa"/>
        <w:tblLayout w:type="fixed"/>
        <w:tblLook w:val="06A0" w:firstRow="1" w:lastRow="0" w:firstColumn="1" w:lastColumn="0" w:noHBand="1" w:noVBand="1"/>
      </w:tblPr>
      <w:tblGrid>
        <w:gridCol w:w="2340"/>
        <w:gridCol w:w="2333"/>
        <w:gridCol w:w="1559"/>
        <w:gridCol w:w="1985"/>
        <w:gridCol w:w="1559"/>
      </w:tblGrid>
      <w:tr w:rsidR="004B1EA9" w:rsidRPr="00982EBE" w14:paraId="5356BA8D" w14:textId="77777777" w:rsidTr="00961C31">
        <w:trPr>
          <w:trHeight w:val="300"/>
        </w:trPr>
        <w:tc>
          <w:tcPr>
            <w:tcW w:w="2340" w:type="dxa"/>
            <w:shd w:val="clear" w:color="auto" w:fill="92D050"/>
          </w:tcPr>
          <w:p w14:paraId="065AFC4B" w14:textId="77777777" w:rsidR="004B1EA9" w:rsidRPr="003C7C93" w:rsidRDefault="004B1EA9" w:rsidP="008A3097">
            <w:pPr>
              <w:rPr>
                <w:rFonts w:cs="Open Sans"/>
                <w:b/>
                <w:color w:val="000000" w:themeColor="text1"/>
              </w:rPr>
            </w:pPr>
          </w:p>
        </w:tc>
        <w:tc>
          <w:tcPr>
            <w:tcW w:w="3892" w:type="dxa"/>
            <w:gridSpan w:val="2"/>
            <w:shd w:val="clear" w:color="auto" w:fill="92D050"/>
          </w:tcPr>
          <w:p w14:paraId="30AB57B6" w14:textId="654141E8" w:rsidR="004B1EA9" w:rsidRPr="003C7C93" w:rsidRDefault="004B1EA9" w:rsidP="008A3097">
            <w:pPr>
              <w:rPr>
                <w:rFonts w:cs="Open Sans"/>
                <w:b/>
                <w:color w:val="000000" w:themeColor="text1"/>
              </w:rPr>
            </w:pPr>
            <w:r>
              <w:rPr>
                <w:rFonts w:cs="Open Sans"/>
                <w:b/>
                <w:color w:val="000000" w:themeColor="text1"/>
              </w:rPr>
              <w:t>2025</w:t>
            </w:r>
          </w:p>
        </w:tc>
        <w:tc>
          <w:tcPr>
            <w:tcW w:w="3544" w:type="dxa"/>
            <w:gridSpan w:val="2"/>
            <w:shd w:val="clear" w:color="auto" w:fill="92D050"/>
          </w:tcPr>
          <w:p w14:paraId="0CB693F4" w14:textId="23DDB1EA" w:rsidR="004B1EA9" w:rsidRPr="003C7C93" w:rsidRDefault="004B1EA9" w:rsidP="008A3097">
            <w:pPr>
              <w:rPr>
                <w:rFonts w:cs="Open Sans"/>
                <w:b/>
                <w:color w:val="000000" w:themeColor="text1"/>
              </w:rPr>
            </w:pPr>
            <w:r>
              <w:rPr>
                <w:rFonts w:cs="Open Sans"/>
                <w:b/>
                <w:color w:val="000000" w:themeColor="text1"/>
              </w:rPr>
              <w:t>2024</w:t>
            </w:r>
          </w:p>
        </w:tc>
      </w:tr>
      <w:tr w:rsidR="00FD1757" w:rsidRPr="00982EBE" w14:paraId="2F6EB344" w14:textId="77777777" w:rsidTr="00961C31">
        <w:trPr>
          <w:trHeight w:val="300"/>
        </w:trPr>
        <w:tc>
          <w:tcPr>
            <w:tcW w:w="2340" w:type="dxa"/>
            <w:shd w:val="clear" w:color="auto" w:fill="92D050"/>
          </w:tcPr>
          <w:p w14:paraId="0E555BF4" w14:textId="77777777" w:rsidR="00FD1757" w:rsidRPr="003C7C93" w:rsidRDefault="00FD1757" w:rsidP="008A3097">
            <w:pPr>
              <w:rPr>
                <w:rFonts w:cs="Open Sans"/>
                <w:b/>
                <w:color w:val="000000" w:themeColor="text1"/>
              </w:rPr>
            </w:pPr>
            <w:r w:rsidRPr="003C7C93">
              <w:rPr>
                <w:rFonts w:cs="Open Sans"/>
                <w:b/>
                <w:color w:val="000000" w:themeColor="text1"/>
              </w:rPr>
              <w:t>Location</w:t>
            </w:r>
          </w:p>
        </w:tc>
        <w:tc>
          <w:tcPr>
            <w:tcW w:w="2333" w:type="dxa"/>
            <w:shd w:val="clear" w:color="auto" w:fill="92D050"/>
          </w:tcPr>
          <w:p w14:paraId="7BB55A4E" w14:textId="0A22DACE" w:rsidR="00FD1757" w:rsidRPr="003C7C93" w:rsidRDefault="00FD1757" w:rsidP="008A3097">
            <w:pPr>
              <w:rPr>
                <w:rFonts w:cs="Open Sans"/>
                <w:b/>
                <w:color w:val="000000" w:themeColor="text1"/>
              </w:rPr>
            </w:pPr>
            <w:r w:rsidRPr="003C7C93">
              <w:rPr>
                <w:rFonts w:cs="Open Sans"/>
                <w:b/>
                <w:color w:val="000000" w:themeColor="text1"/>
              </w:rPr>
              <w:t xml:space="preserve">Total Water Consumption/Utilization (cubic metre) </w:t>
            </w:r>
          </w:p>
        </w:tc>
        <w:tc>
          <w:tcPr>
            <w:tcW w:w="1559" w:type="dxa"/>
            <w:shd w:val="clear" w:color="auto" w:fill="92D050"/>
          </w:tcPr>
          <w:p w14:paraId="77566B27" w14:textId="465E3474" w:rsidR="00FD1757" w:rsidRPr="003C7C93" w:rsidRDefault="004B1EA9" w:rsidP="008A3097">
            <w:pPr>
              <w:rPr>
                <w:rFonts w:cs="Open Sans"/>
                <w:b/>
                <w:color w:val="000000" w:themeColor="text1"/>
              </w:rPr>
            </w:pPr>
            <w:r>
              <w:rPr>
                <w:rFonts w:cs="Open Sans"/>
                <w:b/>
                <w:color w:val="000000" w:themeColor="text1"/>
              </w:rPr>
              <w:t>%</w:t>
            </w:r>
          </w:p>
        </w:tc>
        <w:tc>
          <w:tcPr>
            <w:tcW w:w="1985" w:type="dxa"/>
            <w:shd w:val="clear" w:color="auto" w:fill="92D050"/>
          </w:tcPr>
          <w:p w14:paraId="4959AB15" w14:textId="270F14BE" w:rsidR="00FD1757" w:rsidRPr="003C7C93" w:rsidRDefault="00FD1757" w:rsidP="008A3097">
            <w:pPr>
              <w:rPr>
                <w:rFonts w:cs="Open Sans"/>
                <w:b/>
                <w:color w:val="000000" w:themeColor="text1"/>
              </w:rPr>
            </w:pPr>
            <w:r w:rsidRPr="003C7C93">
              <w:rPr>
                <w:rFonts w:cs="Open Sans"/>
                <w:b/>
                <w:color w:val="000000" w:themeColor="text1"/>
              </w:rPr>
              <w:t xml:space="preserve">Total Water Consumption/Utilization (cubic metre) </w:t>
            </w:r>
          </w:p>
        </w:tc>
        <w:tc>
          <w:tcPr>
            <w:tcW w:w="1559" w:type="dxa"/>
            <w:shd w:val="clear" w:color="auto" w:fill="92D050"/>
          </w:tcPr>
          <w:p w14:paraId="10051E79" w14:textId="089B8542" w:rsidR="00FD1757" w:rsidRPr="003C7C93" w:rsidRDefault="007B2154" w:rsidP="008A3097">
            <w:pPr>
              <w:rPr>
                <w:rFonts w:cs="Open Sans"/>
                <w:b/>
                <w:color w:val="000000" w:themeColor="text1"/>
              </w:rPr>
            </w:pPr>
            <w:r>
              <w:rPr>
                <w:rFonts w:cs="Open Sans"/>
                <w:b/>
                <w:color w:val="000000" w:themeColor="text1"/>
              </w:rPr>
              <w:t>%</w:t>
            </w:r>
          </w:p>
        </w:tc>
      </w:tr>
      <w:tr w:rsidR="00FD1757" w:rsidRPr="00982EBE" w14:paraId="32C2B540" w14:textId="77777777">
        <w:trPr>
          <w:trHeight w:val="300"/>
        </w:trPr>
        <w:tc>
          <w:tcPr>
            <w:tcW w:w="2340" w:type="dxa"/>
          </w:tcPr>
          <w:p w14:paraId="44E01118" w14:textId="17E62814" w:rsidR="00FD1757" w:rsidRPr="003C7C93" w:rsidRDefault="00FD1757" w:rsidP="008A3097">
            <w:pPr>
              <w:rPr>
                <w:rFonts w:cs="Open Sans"/>
                <w:color w:val="000000" w:themeColor="text1"/>
              </w:rPr>
            </w:pPr>
            <w:r w:rsidRPr="003C7C93">
              <w:rPr>
                <w:rFonts w:cs="Open Sans"/>
                <w:color w:val="000000" w:themeColor="text1"/>
              </w:rPr>
              <w:t xml:space="preserve">Region </w:t>
            </w:r>
            <w:r w:rsidR="00426BC5" w:rsidRPr="003C7C93">
              <w:rPr>
                <w:rFonts w:cs="Open Sans"/>
                <w:color w:val="000000" w:themeColor="text1"/>
              </w:rPr>
              <w:t>Southeast</w:t>
            </w:r>
            <w:r w:rsidRPr="003C7C93">
              <w:rPr>
                <w:rFonts w:cs="Open Sans"/>
                <w:color w:val="000000" w:themeColor="text1"/>
              </w:rPr>
              <w:t xml:space="preserve"> (RSE)</w:t>
            </w:r>
          </w:p>
        </w:tc>
        <w:tc>
          <w:tcPr>
            <w:tcW w:w="2333" w:type="dxa"/>
            <w:vAlign w:val="center"/>
          </w:tcPr>
          <w:p w14:paraId="62FC93F1" w14:textId="77777777" w:rsidR="00FD1757" w:rsidRPr="003C7C93" w:rsidRDefault="00FD1757" w:rsidP="008A3097">
            <w:pPr>
              <w:rPr>
                <w:rFonts w:cs="Open Sans"/>
                <w:color w:val="000000" w:themeColor="text1"/>
              </w:rPr>
            </w:pPr>
            <w:r w:rsidRPr="003C7C93">
              <w:rPr>
                <w:rFonts w:cs="Open Sans"/>
                <w:color w:val="000000" w:themeColor="text1"/>
              </w:rPr>
              <w:t>190,500,000</w:t>
            </w:r>
          </w:p>
        </w:tc>
        <w:tc>
          <w:tcPr>
            <w:tcW w:w="1559" w:type="dxa"/>
            <w:vAlign w:val="bottom"/>
          </w:tcPr>
          <w:p w14:paraId="0EC476AB" w14:textId="77777777" w:rsidR="00FD1757" w:rsidRPr="003C7C93" w:rsidRDefault="00FD1757" w:rsidP="008A3097">
            <w:pPr>
              <w:rPr>
                <w:rFonts w:cs="Open Sans"/>
                <w:color w:val="000000" w:themeColor="text1"/>
              </w:rPr>
            </w:pPr>
            <w:r w:rsidRPr="003C7C93">
              <w:rPr>
                <w:rFonts w:cs="Open Sans"/>
                <w:color w:val="000000" w:themeColor="text1"/>
              </w:rPr>
              <w:t>29.7%</w:t>
            </w:r>
          </w:p>
        </w:tc>
        <w:tc>
          <w:tcPr>
            <w:tcW w:w="1985" w:type="dxa"/>
          </w:tcPr>
          <w:p w14:paraId="22094A1A" w14:textId="77777777" w:rsidR="00FD1757" w:rsidRPr="003C7C93" w:rsidRDefault="00FD1757" w:rsidP="008A3097">
            <w:pPr>
              <w:rPr>
                <w:rFonts w:cs="Open Sans"/>
                <w:color w:val="000000" w:themeColor="text1"/>
              </w:rPr>
            </w:pPr>
            <w:r w:rsidRPr="003C7C93">
              <w:rPr>
                <w:rFonts w:cs="Open Sans"/>
                <w:color w:val="000000" w:themeColor="text1"/>
              </w:rPr>
              <w:t>186,900,000</w:t>
            </w:r>
          </w:p>
        </w:tc>
        <w:tc>
          <w:tcPr>
            <w:tcW w:w="1559" w:type="dxa"/>
          </w:tcPr>
          <w:p w14:paraId="596C81F7" w14:textId="77777777" w:rsidR="00FD1757" w:rsidRPr="003C7C93" w:rsidRDefault="00FD1757" w:rsidP="008A3097">
            <w:pPr>
              <w:rPr>
                <w:rFonts w:eastAsia="Calibri" w:cs="Open Sans"/>
                <w:color w:val="000000" w:themeColor="text1"/>
              </w:rPr>
            </w:pPr>
            <w:r w:rsidRPr="003C7C93">
              <w:rPr>
                <w:rFonts w:eastAsia="Calibri" w:cs="Open Sans"/>
                <w:color w:val="000000" w:themeColor="text1"/>
              </w:rPr>
              <w:t>54%</w:t>
            </w:r>
          </w:p>
        </w:tc>
      </w:tr>
      <w:tr w:rsidR="00FD1757" w:rsidRPr="00982EBE" w14:paraId="70659FD5" w14:textId="77777777">
        <w:trPr>
          <w:trHeight w:val="300"/>
        </w:trPr>
        <w:tc>
          <w:tcPr>
            <w:tcW w:w="2340" w:type="dxa"/>
          </w:tcPr>
          <w:p w14:paraId="72B02DE4" w14:textId="77777777" w:rsidR="00FD1757" w:rsidRPr="003C7C93" w:rsidRDefault="00FD1757" w:rsidP="008A3097">
            <w:pPr>
              <w:rPr>
                <w:rFonts w:cs="Open Sans"/>
                <w:color w:val="000000" w:themeColor="text1"/>
              </w:rPr>
            </w:pPr>
            <w:r w:rsidRPr="003C7C93">
              <w:rPr>
                <w:rFonts w:cs="Open Sans"/>
                <w:color w:val="000000" w:themeColor="text1"/>
              </w:rPr>
              <w:t>Region Central North (RCN)</w:t>
            </w:r>
          </w:p>
        </w:tc>
        <w:tc>
          <w:tcPr>
            <w:tcW w:w="2333" w:type="dxa"/>
            <w:vAlign w:val="center"/>
          </w:tcPr>
          <w:p w14:paraId="6BDD7544" w14:textId="77777777" w:rsidR="00FD1757" w:rsidRPr="003C7C93" w:rsidRDefault="00FD1757" w:rsidP="008A3097">
            <w:pPr>
              <w:rPr>
                <w:rFonts w:cs="Open Sans"/>
                <w:color w:val="000000" w:themeColor="text1"/>
              </w:rPr>
            </w:pPr>
            <w:r w:rsidRPr="003C7C93">
              <w:rPr>
                <w:rFonts w:cs="Open Sans"/>
                <w:color w:val="000000" w:themeColor="text1"/>
              </w:rPr>
              <w:t>352,400,000</w:t>
            </w:r>
          </w:p>
        </w:tc>
        <w:tc>
          <w:tcPr>
            <w:tcW w:w="1559" w:type="dxa"/>
            <w:vAlign w:val="bottom"/>
          </w:tcPr>
          <w:p w14:paraId="29E8B235" w14:textId="77777777" w:rsidR="00FD1757" w:rsidRPr="003C7C93" w:rsidRDefault="00FD1757" w:rsidP="008A3097">
            <w:pPr>
              <w:rPr>
                <w:rFonts w:cs="Open Sans"/>
                <w:color w:val="000000" w:themeColor="text1"/>
              </w:rPr>
            </w:pPr>
            <w:r w:rsidRPr="003C7C93">
              <w:rPr>
                <w:rFonts w:cs="Open Sans"/>
                <w:color w:val="000000" w:themeColor="text1"/>
              </w:rPr>
              <w:t>55.0%</w:t>
            </w:r>
          </w:p>
        </w:tc>
        <w:tc>
          <w:tcPr>
            <w:tcW w:w="1985" w:type="dxa"/>
          </w:tcPr>
          <w:p w14:paraId="5F096282" w14:textId="77777777" w:rsidR="00FD1757" w:rsidRPr="003C7C93" w:rsidRDefault="00FD1757" w:rsidP="008A3097">
            <w:pPr>
              <w:rPr>
                <w:rFonts w:cs="Open Sans"/>
                <w:color w:val="000000" w:themeColor="text1"/>
              </w:rPr>
            </w:pPr>
            <w:r w:rsidRPr="003C7C93">
              <w:rPr>
                <w:rFonts w:cs="Open Sans"/>
                <w:color w:val="000000" w:themeColor="text1"/>
              </w:rPr>
              <w:t>104,200,000</w:t>
            </w:r>
          </w:p>
        </w:tc>
        <w:tc>
          <w:tcPr>
            <w:tcW w:w="1559" w:type="dxa"/>
          </w:tcPr>
          <w:p w14:paraId="06150B78" w14:textId="77777777" w:rsidR="00FD1757" w:rsidRPr="003C7C93" w:rsidRDefault="00FD1757" w:rsidP="008A3097">
            <w:pPr>
              <w:rPr>
                <w:rFonts w:eastAsia="Calibri" w:cs="Open Sans"/>
                <w:color w:val="000000" w:themeColor="text1"/>
              </w:rPr>
            </w:pPr>
            <w:r w:rsidRPr="003C7C93">
              <w:rPr>
                <w:rFonts w:eastAsia="Calibri" w:cs="Open Sans"/>
                <w:color w:val="000000" w:themeColor="text1"/>
              </w:rPr>
              <w:t>30%</w:t>
            </w:r>
          </w:p>
        </w:tc>
      </w:tr>
      <w:tr w:rsidR="00FD1757" w:rsidRPr="00982EBE" w14:paraId="285CAB7F" w14:textId="77777777">
        <w:trPr>
          <w:trHeight w:val="300"/>
        </w:trPr>
        <w:tc>
          <w:tcPr>
            <w:tcW w:w="2340" w:type="dxa"/>
          </w:tcPr>
          <w:p w14:paraId="05B192C9" w14:textId="15F70B6A" w:rsidR="00FD1757" w:rsidRPr="003C7C93" w:rsidRDefault="00FD1757" w:rsidP="008A3097">
            <w:pPr>
              <w:rPr>
                <w:rFonts w:cs="Open Sans"/>
                <w:color w:val="000000" w:themeColor="text1"/>
              </w:rPr>
            </w:pPr>
            <w:r w:rsidRPr="003C7C93">
              <w:rPr>
                <w:rFonts w:cs="Open Sans"/>
                <w:color w:val="000000" w:themeColor="text1"/>
              </w:rPr>
              <w:t>Julius Berger Service Nigeria</w:t>
            </w:r>
          </w:p>
          <w:p w14:paraId="0858EBC9" w14:textId="77777777" w:rsidR="00FD1757" w:rsidRPr="003C7C93" w:rsidRDefault="00FD1757" w:rsidP="008A3097">
            <w:pPr>
              <w:rPr>
                <w:rFonts w:cs="Open Sans"/>
                <w:color w:val="000000" w:themeColor="text1"/>
              </w:rPr>
            </w:pPr>
            <w:r w:rsidRPr="003C7C93">
              <w:rPr>
                <w:rFonts w:cs="Open Sans"/>
                <w:color w:val="000000" w:themeColor="text1"/>
              </w:rPr>
              <w:t>(JBSN)</w:t>
            </w:r>
          </w:p>
        </w:tc>
        <w:tc>
          <w:tcPr>
            <w:tcW w:w="2333" w:type="dxa"/>
            <w:vAlign w:val="center"/>
          </w:tcPr>
          <w:p w14:paraId="565A2B6D" w14:textId="77777777" w:rsidR="00FD1757" w:rsidRPr="003C7C93" w:rsidRDefault="00FD1757" w:rsidP="008A3097">
            <w:pPr>
              <w:rPr>
                <w:rFonts w:cs="Open Sans"/>
                <w:color w:val="000000" w:themeColor="text1"/>
              </w:rPr>
            </w:pPr>
            <w:r w:rsidRPr="003C7C93">
              <w:rPr>
                <w:rFonts w:cs="Open Sans"/>
                <w:color w:val="000000" w:themeColor="text1"/>
              </w:rPr>
              <w:t>89,500,000</w:t>
            </w:r>
          </w:p>
        </w:tc>
        <w:tc>
          <w:tcPr>
            <w:tcW w:w="1559" w:type="dxa"/>
            <w:vAlign w:val="bottom"/>
          </w:tcPr>
          <w:p w14:paraId="5C40D148" w14:textId="77777777" w:rsidR="00FD1757" w:rsidRPr="003C7C93" w:rsidRDefault="00FD1757" w:rsidP="008A3097">
            <w:pPr>
              <w:rPr>
                <w:rFonts w:cs="Open Sans"/>
                <w:color w:val="000000" w:themeColor="text1"/>
              </w:rPr>
            </w:pPr>
            <w:r w:rsidRPr="003C7C93">
              <w:rPr>
                <w:rFonts w:cs="Open Sans"/>
                <w:color w:val="000000" w:themeColor="text1"/>
              </w:rPr>
              <w:t>14.0%</w:t>
            </w:r>
          </w:p>
        </w:tc>
        <w:tc>
          <w:tcPr>
            <w:tcW w:w="1985" w:type="dxa"/>
          </w:tcPr>
          <w:p w14:paraId="3DA9AB72" w14:textId="77777777" w:rsidR="00FD1757" w:rsidRPr="003C7C93" w:rsidRDefault="00FD1757" w:rsidP="008A3097">
            <w:pPr>
              <w:rPr>
                <w:rFonts w:cs="Open Sans"/>
                <w:color w:val="000000" w:themeColor="text1"/>
              </w:rPr>
            </w:pPr>
            <w:r w:rsidRPr="003C7C93">
              <w:rPr>
                <w:rFonts w:cs="Open Sans"/>
                <w:color w:val="000000" w:themeColor="text1"/>
              </w:rPr>
              <w:t>5,100,000</w:t>
            </w:r>
          </w:p>
        </w:tc>
        <w:tc>
          <w:tcPr>
            <w:tcW w:w="1559" w:type="dxa"/>
          </w:tcPr>
          <w:p w14:paraId="31230AA8" w14:textId="080D3011" w:rsidR="00FD1757" w:rsidRPr="003C7C93" w:rsidRDefault="00FD1757" w:rsidP="008A3097">
            <w:pPr>
              <w:rPr>
                <w:rFonts w:eastAsia="Calibri" w:cs="Open Sans"/>
                <w:color w:val="000000" w:themeColor="text1"/>
              </w:rPr>
            </w:pPr>
            <w:r w:rsidRPr="003C7C93">
              <w:rPr>
                <w:rFonts w:eastAsia="Calibri" w:cs="Open Sans"/>
                <w:color w:val="000000" w:themeColor="text1"/>
              </w:rPr>
              <w:t>1.50%</w:t>
            </w:r>
          </w:p>
        </w:tc>
      </w:tr>
      <w:tr w:rsidR="00FD1757" w:rsidRPr="00982EBE" w14:paraId="29C5FB6E" w14:textId="77777777">
        <w:trPr>
          <w:trHeight w:val="300"/>
        </w:trPr>
        <w:tc>
          <w:tcPr>
            <w:tcW w:w="2340" w:type="dxa"/>
          </w:tcPr>
          <w:p w14:paraId="062BE029" w14:textId="77777777" w:rsidR="00FD1757" w:rsidRPr="003C7C93" w:rsidRDefault="00FD1757" w:rsidP="008A3097">
            <w:pPr>
              <w:rPr>
                <w:rFonts w:cs="Open Sans"/>
                <w:color w:val="000000" w:themeColor="text1"/>
              </w:rPr>
            </w:pPr>
            <w:r w:rsidRPr="003C7C93">
              <w:rPr>
                <w:rFonts w:cs="Open Sans"/>
                <w:color w:val="000000" w:themeColor="text1"/>
              </w:rPr>
              <w:t xml:space="preserve">Region West East </w:t>
            </w:r>
            <w:r w:rsidRPr="003C7C93">
              <w:rPr>
                <w:rFonts w:cs="Open Sans"/>
                <w:color w:val="000000" w:themeColor="text1"/>
              </w:rPr>
              <w:lastRenderedPageBreak/>
              <w:t>(RWE)</w:t>
            </w:r>
          </w:p>
        </w:tc>
        <w:tc>
          <w:tcPr>
            <w:tcW w:w="2333" w:type="dxa"/>
            <w:vAlign w:val="center"/>
          </w:tcPr>
          <w:p w14:paraId="5C434123" w14:textId="77777777" w:rsidR="00FD1757" w:rsidRPr="003C7C93" w:rsidRDefault="00FD1757" w:rsidP="008A3097">
            <w:pPr>
              <w:rPr>
                <w:rFonts w:cs="Open Sans"/>
                <w:color w:val="000000" w:themeColor="text1"/>
              </w:rPr>
            </w:pPr>
            <w:r w:rsidRPr="003C7C93">
              <w:rPr>
                <w:rFonts w:cs="Open Sans"/>
                <w:color w:val="000000" w:themeColor="text1"/>
              </w:rPr>
              <w:lastRenderedPageBreak/>
              <w:t>8,200,000</w:t>
            </w:r>
          </w:p>
        </w:tc>
        <w:tc>
          <w:tcPr>
            <w:tcW w:w="1559" w:type="dxa"/>
            <w:vAlign w:val="bottom"/>
          </w:tcPr>
          <w:p w14:paraId="1B26B70E" w14:textId="77777777" w:rsidR="00FD1757" w:rsidRPr="003C7C93" w:rsidRDefault="00FD1757" w:rsidP="008A3097">
            <w:pPr>
              <w:rPr>
                <w:rFonts w:cs="Open Sans"/>
                <w:color w:val="000000" w:themeColor="text1"/>
              </w:rPr>
            </w:pPr>
            <w:r w:rsidRPr="003C7C93">
              <w:rPr>
                <w:rFonts w:cs="Open Sans"/>
                <w:color w:val="000000" w:themeColor="text1"/>
              </w:rPr>
              <w:t>1.3%</w:t>
            </w:r>
          </w:p>
        </w:tc>
        <w:tc>
          <w:tcPr>
            <w:tcW w:w="1985" w:type="dxa"/>
          </w:tcPr>
          <w:p w14:paraId="374957AC" w14:textId="77777777" w:rsidR="00FD1757" w:rsidRPr="003C7C93" w:rsidRDefault="00FD1757" w:rsidP="008A3097">
            <w:pPr>
              <w:rPr>
                <w:rFonts w:cs="Open Sans"/>
                <w:color w:val="000000" w:themeColor="text1"/>
              </w:rPr>
            </w:pPr>
            <w:r w:rsidRPr="003C7C93">
              <w:rPr>
                <w:rFonts w:cs="Open Sans"/>
                <w:color w:val="000000" w:themeColor="text1"/>
              </w:rPr>
              <w:t>52,100,000</w:t>
            </w:r>
          </w:p>
        </w:tc>
        <w:tc>
          <w:tcPr>
            <w:tcW w:w="1559" w:type="dxa"/>
          </w:tcPr>
          <w:p w14:paraId="13B5352F" w14:textId="77777777" w:rsidR="00FD1757" w:rsidRPr="003C7C93" w:rsidRDefault="00FD1757" w:rsidP="008A3097">
            <w:pPr>
              <w:rPr>
                <w:rFonts w:eastAsia="Calibri" w:cs="Open Sans"/>
                <w:color w:val="000000" w:themeColor="text1"/>
              </w:rPr>
            </w:pPr>
            <w:r w:rsidRPr="003C7C93">
              <w:rPr>
                <w:rFonts w:eastAsia="Calibri" w:cs="Open Sans"/>
                <w:color w:val="000000" w:themeColor="text1"/>
              </w:rPr>
              <w:t>15.00%</w:t>
            </w:r>
          </w:p>
        </w:tc>
      </w:tr>
      <w:tr w:rsidR="00FD1757" w:rsidRPr="00982EBE" w14:paraId="4E974485" w14:textId="77777777">
        <w:trPr>
          <w:trHeight w:val="300"/>
        </w:trPr>
        <w:tc>
          <w:tcPr>
            <w:tcW w:w="2340" w:type="dxa"/>
          </w:tcPr>
          <w:p w14:paraId="2B4B7D02" w14:textId="77777777" w:rsidR="00FD1757" w:rsidRPr="003C7C93" w:rsidRDefault="00FD1757" w:rsidP="008A3097">
            <w:pPr>
              <w:rPr>
                <w:rFonts w:cs="Open Sans"/>
                <w:b/>
                <w:color w:val="000000" w:themeColor="text1"/>
              </w:rPr>
            </w:pPr>
            <w:r w:rsidRPr="003C7C93">
              <w:rPr>
                <w:rFonts w:cs="Open Sans"/>
                <w:b/>
                <w:color w:val="000000" w:themeColor="text1"/>
              </w:rPr>
              <w:t xml:space="preserve">TOTAL </w:t>
            </w:r>
          </w:p>
        </w:tc>
        <w:tc>
          <w:tcPr>
            <w:tcW w:w="2333" w:type="dxa"/>
          </w:tcPr>
          <w:p w14:paraId="0A078B99" w14:textId="77777777" w:rsidR="00FD1757" w:rsidRPr="003C7C93" w:rsidRDefault="00FD1757" w:rsidP="008A3097">
            <w:pPr>
              <w:spacing w:after="160" w:line="259" w:lineRule="auto"/>
              <w:rPr>
                <w:rFonts w:cs="Open Sans"/>
                <w:b/>
                <w:color w:val="000000" w:themeColor="text1"/>
              </w:rPr>
            </w:pPr>
            <w:r w:rsidRPr="003C7C93">
              <w:rPr>
                <w:rFonts w:cs="Open Sans"/>
                <w:b/>
                <w:color w:val="000000" w:themeColor="text1"/>
              </w:rPr>
              <w:t xml:space="preserve">640,600,000 </w:t>
            </w:r>
          </w:p>
        </w:tc>
        <w:tc>
          <w:tcPr>
            <w:tcW w:w="1559" w:type="dxa"/>
          </w:tcPr>
          <w:p w14:paraId="5E832633" w14:textId="77777777" w:rsidR="00FD1757" w:rsidRPr="003C7C93" w:rsidRDefault="00FD1757" w:rsidP="008A3097">
            <w:pPr>
              <w:rPr>
                <w:rFonts w:eastAsia="Calibri" w:cs="Open Sans"/>
                <w:b/>
                <w:color w:val="000000" w:themeColor="text1"/>
              </w:rPr>
            </w:pPr>
            <w:r w:rsidRPr="003C7C93">
              <w:rPr>
                <w:rFonts w:eastAsia="Calibri" w:cs="Open Sans"/>
                <w:b/>
                <w:color w:val="000000" w:themeColor="text1"/>
              </w:rPr>
              <w:t>100%</w:t>
            </w:r>
          </w:p>
        </w:tc>
        <w:tc>
          <w:tcPr>
            <w:tcW w:w="1985" w:type="dxa"/>
          </w:tcPr>
          <w:p w14:paraId="685D6684" w14:textId="77777777" w:rsidR="00FD1757" w:rsidRPr="003C7C93" w:rsidRDefault="00FD1757" w:rsidP="008A3097">
            <w:pPr>
              <w:rPr>
                <w:rFonts w:eastAsia="Calibri" w:cs="Open Sans"/>
                <w:b/>
                <w:color w:val="000000" w:themeColor="text1"/>
              </w:rPr>
            </w:pPr>
            <w:r w:rsidRPr="003C7C93">
              <w:rPr>
                <w:rFonts w:eastAsia="Calibri" w:cs="Open Sans"/>
                <w:b/>
                <w:color w:val="000000" w:themeColor="text1"/>
              </w:rPr>
              <w:t>348,300,000</w:t>
            </w:r>
          </w:p>
        </w:tc>
        <w:tc>
          <w:tcPr>
            <w:tcW w:w="1559" w:type="dxa"/>
          </w:tcPr>
          <w:p w14:paraId="6232B6AF" w14:textId="77777777" w:rsidR="00FD1757" w:rsidRPr="003C7C93" w:rsidRDefault="00FD1757" w:rsidP="008A3097">
            <w:pPr>
              <w:rPr>
                <w:rFonts w:eastAsia="Calibri" w:cs="Open Sans"/>
                <w:b/>
                <w:color w:val="000000" w:themeColor="text1"/>
              </w:rPr>
            </w:pPr>
            <w:r w:rsidRPr="003C7C93">
              <w:rPr>
                <w:rFonts w:eastAsia="Calibri" w:cs="Open Sans"/>
                <w:b/>
                <w:color w:val="000000" w:themeColor="text1"/>
              </w:rPr>
              <w:t>100%</w:t>
            </w:r>
          </w:p>
        </w:tc>
      </w:tr>
    </w:tbl>
    <w:p w14:paraId="1C2C8034" w14:textId="77777777" w:rsidR="00FD1757" w:rsidRPr="003C7C93" w:rsidRDefault="00FD1757" w:rsidP="008A3097">
      <w:pPr>
        <w:rPr>
          <w:rFonts w:cs="Open Sans"/>
          <w:color w:val="70AD47" w:themeColor="accent6"/>
        </w:rPr>
      </w:pPr>
    </w:p>
    <w:p w14:paraId="676ED16B" w14:textId="4FCFC63E" w:rsidR="000E1752" w:rsidRPr="003C7C93" w:rsidRDefault="00FD1757" w:rsidP="008A3097">
      <w:pPr>
        <w:rPr>
          <w:rFonts w:cs="Open Sans"/>
          <w:color w:val="000000" w:themeColor="text1"/>
        </w:rPr>
      </w:pPr>
      <w:r w:rsidRPr="003C7C93">
        <w:rPr>
          <w:rFonts w:cs="Open Sans"/>
          <w:color w:val="000000" w:themeColor="text1"/>
        </w:rPr>
        <w:t>Julius Berger Nigeria Plc continues to strengthen water stewardship practices by improving monitoring systems, promoting efficient water use, and maintaining strict controls over wastewater management across project locations.</w:t>
      </w:r>
    </w:p>
    <w:p w14:paraId="060A7D3C" w14:textId="77777777" w:rsidR="0053061C" w:rsidRPr="003C7C93" w:rsidRDefault="0053061C" w:rsidP="008A3097">
      <w:pPr>
        <w:rPr>
          <w:rFonts w:cs="Open Sans"/>
          <w:color w:val="000000" w:themeColor="text1"/>
        </w:rPr>
      </w:pPr>
    </w:p>
    <w:p w14:paraId="0B1BD369" w14:textId="77777777" w:rsidR="00FD1757" w:rsidRPr="00982EBE" w:rsidRDefault="00FD1757" w:rsidP="000401F2">
      <w:pPr>
        <w:pStyle w:val="Heading2"/>
      </w:pPr>
      <w:bookmarkStart w:id="181" w:name="_Toc1894265945"/>
      <w:bookmarkStart w:id="182" w:name="_Toc220753974"/>
      <w:bookmarkStart w:id="183" w:name="_Toc224302698"/>
      <w:bookmarkStart w:id="184" w:name="_Toc224302904"/>
      <w:bookmarkStart w:id="185" w:name="_Toc226528035"/>
      <w:r w:rsidRPr="00982EBE">
        <w:t>Waste Management</w:t>
      </w:r>
      <w:bookmarkEnd w:id="181"/>
      <w:bookmarkEnd w:id="182"/>
      <w:bookmarkEnd w:id="183"/>
      <w:bookmarkEnd w:id="184"/>
      <w:bookmarkEnd w:id="185"/>
      <w:r w:rsidRPr="00982EBE">
        <w:t xml:space="preserve"> </w:t>
      </w:r>
    </w:p>
    <w:p w14:paraId="104B083E" w14:textId="77777777" w:rsidR="00FD1757" w:rsidRPr="003C7C93" w:rsidRDefault="00FD1757" w:rsidP="008A3097">
      <w:pPr>
        <w:rPr>
          <w:rFonts w:cs="Open Sans"/>
          <w:color w:val="000000" w:themeColor="text1"/>
        </w:rPr>
      </w:pPr>
      <w:r w:rsidRPr="003C7C93">
        <w:rPr>
          <w:rFonts w:cs="Open Sans"/>
          <w:color w:val="000000" w:themeColor="text1"/>
        </w:rPr>
        <w:t>Construction activities inevitably generate waste, making effective waste management an important component of responsible project delivery. Julius Berger Nigeria Plc manages waste across project sites to reduce environmental impacts, maintain regulatory compliance, and support efficient resource use.</w:t>
      </w:r>
    </w:p>
    <w:p w14:paraId="2987E10E" w14:textId="77777777" w:rsidR="00FD1757" w:rsidRPr="003C7C93" w:rsidRDefault="00FD1757" w:rsidP="008A3097">
      <w:pPr>
        <w:rPr>
          <w:rFonts w:cs="Open Sans"/>
          <w:color w:val="000000" w:themeColor="text1"/>
        </w:rPr>
      </w:pPr>
      <w:r w:rsidRPr="003C7C93">
        <w:rPr>
          <w:rFonts w:cs="Open Sans"/>
          <w:color w:val="000000" w:themeColor="text1"/>
        </w:rPr>
        <w:t>Construction and operational activities primarily generate non-hazardous waste, including concrete debris, packaging materials, scrap metal, and timber. Limited quantities of hazardous waste may arise from maintenance activities, such as used oil and batteries.</w:t>
      </w:r>
    </w:p>
    <w:p w14:paraId="5CD1A835" w14:textId="77777777" w:rsidR="00FD1757" w:rsidRPr="003C7C93" w:rsidRDefault="00FD1757" w:rsidP="008A3097">
      <w:pPr>
        <w:rPr>
          <w:rFonts w:cs="Open Sans"/>
          <w:color w:val="000000" w:themeColor="text1"/>
        </w:rPr>
      </w:pPr>
      <w:r w:rsidRPr="003C7C93">
        <w:rPr>
          <w:rFonts w:cs="Open Sans"/>
          <w:color w:val="000000" w:themeColor="text1"/>
        </w:rPr>
        <w:t>Improper waste handling could result in environmental pollution, regulatory penalties, and reputational risk. To mitigate these risks, waste management practices are integrated into project-level Health, Safety, and Environment (HSE) systems.</w:t>
      </w:r>
    </w:p>
    <w:p w14:paraId="722ED616" w14:textId="77777777" w:rsidR="00FD1757" w:rsidRPr="003C7C93" w:rsidRDefault="00FD1757" w:rsidP="008A3097">
      <w:pPr>
        <w:rPr>
          <w:rFonts w:cs="Open Sans"/>
          <w:color w:val="000000" w:themeColor="text1"/>
        </w:rPr>
      </w:pPr>
      <w:r w:rsidRPr="003C7C93">
        <w:rPr>
          <w:rFonts w:cs="Open Sans"/>
          <w:color w:val="000000" w:themeColor="text1"/>
        </w:rPr>
        <w:t>Large construction projects implement dedicated Waste Management Plans, while smaller projects incorporate waste handling procedures within the Project HSE Plan to ensure consistent implementation across operational locations.</w:t>
      </w:r>
    </w:p>
    <w:p w14:paraId="30E8B238" w14:textId="6E5CEF87" w:rsidR="003D2543" w:rsidRPr="003C7C93" w:rsidRDefault="00FD1757" w:rsidP="008A3097">
      <w:pPr>
        <w:rPr>
          <w:rFonts w:cs="Open Sans"/>
          <w:color w:val="000000" w:themeColor="text1"/>
        </w:rPr>
      </w:pPr>
      <w:r w:rsidRPr="003C7C93">
        <w:rPr>
          <w:rFonts w:cs="Open Sans"/>
          <w:color w:val="000000" w:themeColor="text1"/>
        </w:rPr>
        <w:t>Waste collection, transportation, and disposal are carried out by licensed waste management contractors in accordance with applicable State and Federal environmental regulations. Records of waste movements are maintained to ensure traceability and regulatory compliance.</w:t>
      </w:r>
    </w:p>
    <w:p w14:paraId="40598E7F" w14:textId="43D58CEE" w:rsidR="00FD1757" w:rsidRPr="003C7C93" w:rsidRDefault="00FD1757" w:rsidP="008A3097">
      <w:pPr>
        <w:rPr>
          <w:rFonts w:cs="Open Sans"/>
          <w:b/>
          <w:color w:val="000000" w:themeColor="text1"/>
        </w:rPr>
      </w:pPr>
      <w:r w:rsidRPr="003C7C93">
        <w:rPr>
          <w:rFonts w:cs="Open Sans"/>
          <w:b/>
          <w:color w:val="000000" w:themeColor="text1"/>
        </w:rPr>
        <w:t>Waste Generated in 2025</w:t>
      </w:r>
    </w:p>
    <w:tbl>
      <w:tblPr>
        <w:tblStyle w:val="TableGrid"/>
        <w:tblW w:w="8359" w:type="dxa"/>
        <w:tblLayout w:type="fixed"/>
        <w:tblLook w:val="06A0" w:firstRow="1" w:lastRow="0" w:firstColumn="1" w:lastColumn="0" w:noHBand="1" w:noVBand="1"/>
      </w:tblPr>
      <w:tblGrid>
        <w:gridCol w:w="3340"/>
        <w:gridCol w:w="2467"/>
        <w:gridCol w:w="2552"/>
      </w:tblGrid>
      <w:tr w:rsidR="00FD1757" w:rsidRPr="00982EBE" w14:paraId="711F84F9" w14:textId="77777777" w:rsidTr="00961C31">
        <w:trPr>
          <w:trHeight w:val="327"/>
        </w:trPr>
        <w:tc>
          <w:tcPr>
            <w:tcW w:w="3340" w:type="dxa"/>
            <w:shd w:val="clear" w:color="auto" w:fill="92D050"/>
          </w:tcPr>
          <w:p w14:paraId="091ED8F2" w14:textId="77777777" w:rsidR="00FD1757" w:rsidRPr="003C7C93" w:rsidRDefault="00FD1757" w:rsidP="008A3097">
            <w:pPr>
              <w:rPr>
                <w:rFonts w:cs="Open Sans"/>
                <w:b/>
                <w:color w:val="000000" w:themeColor="text1"/>
              </w:rPr>
            </w:pPr>
            <w:r w:rsidRPr="003C7C93">
              <w:rPr>
                <w:rFonts w:cs="Open Sans"/>
                <w:b/>
                <w:color w:val="000000" w:themeColor="text1"/>
              </w:rPr>
              <w:t>Waste Type</w:t>
            </w:r>
          </w:p>
        </w:tc>
        <w:tc>
          <w:tcPr>
            <w:tcW w:w="2467" w:type="dxa"/>
            <w:shd w:val="clear" w:color="auto" w:fill="92D050"/>
          </w:tcPr>
          <w:p w14:paraId="7F7562A6" w14:textId="7CF9AC20" w:rsidR="00FD1757" w:rsidRPr="003C7C93" w:rsidRDefault="00FD1757" w:rsidP="008A3097">
            <w:pPr>
              <w:rPr>
                <w:rFonts w:cs="Open Sans"/>
                <w:b/>
                <w:color w:val="000000" w:themeColor="text1"/>
              </w:rPr>
            </w:pPr>
            <w:r w:rsidRPr="003C7C93">
              <w:rPr>
                <w:rFonts w:cs="Open Sans"/>
                <w:b/>
                <w:color w:val="000000" w:themeColor="text1"/>
              </w:rPr>
              <w:t>2025 Quantity (Tonnes)</w:t>
            </w:r>
          </w:p>
        </w:tc>
        <w:tc>
          <w:tcPr>
            <w:tcW w:w="2552" w:type="dxa"/>
            <w:shd w:val="clear" w:color="auto" w:fill="92D050"/>
          </w:tcPr>
          <w:p w14:paraId="555676FC" w14:textId="6975DA8A" w:rsidR="00FD1757" w:rsidRPr="003C7C93" w:rsidRDefault="00900D22" w:rsidP="008A3097">
            <w:pPr>
              <w:rPr>
                <w:rFonts w:cs="Open Sans"/>
                <w:b/>
                <w:color w:val="000000" w:themeColor="text1"/>
              </w:rPr>
            </w:pPr>
            <w:r w:rsidRPr="003C7C93">
              <w:rPr>
                <w:rFonts w:cs="Open Sans"/>
                <w:b/>
                <w:color w:val="000000" w:themeColor="text1"/>
              </w:rPr>
              <w:t>202</w:t>
            </w:r>
            <w:r w:rsidR="00B607AD" w:rsidRPr="003C7C93">
              <w:rPr>
                <w:rFonts w:cs="Open Sans"/>
                <w:b/>
                <w:color w:val="000000" w:themeColor="text1"/>
              </w:rPr>
              <w:t>4</w:t>
            </w:r>
            <w:r w:rsidR="00FD1757" w:rsidRPr="003C7C93">
              <w:rPr>
                <w:rFonts w:cs="Open Sans"/>
                <w:b/>
                <w:color w:val="000000" w:themeColor="text1"/>
              </w:rPr>
              <w:t xml:space="preserve"> Quantity (Tonnes)</w:t>
            </w:r>
          </w:p>
        </w:tc>
      </w:tr>
      <w:tr w:rsidR="00FD1757" w:rsidRPr="00982EBE" w14:paraId="38856289" w14:textId="77777777">
        <w:trPr>
          <w:trHeight w:val="327"/>
        </w:trPr>
        <w:tc>
          <w:tcPr>
            <w:tcW w:w="3340" w:type="dxa"/>
          </w:tcPr>
          <w:p w14:paraId="613D4615" w14:textId="77777777" w:rsidR="00FD1757" w:rsidRPr="003C7C93" w:rsidRDefault="00FD1757" w:rsidP="008A3097">
            <w:pPr>
              <w:rPr>
                <w:rFonts w:cs="Open Sans"/>
                <w:color w:val="000000" w:themeColor="text1"/>
              </w:rPr>
            </w:pPr>
            <w:r w:rsidRPr="003C7C93">
              <w:rPr>
                <w:rFonts w:cs="Open Sans"/>
                <w:color w:val="000000" w:themeColor="text1"/>
              </w:rPr>
              <w:t>Non-Hazardous Waste</w:t>
            </w:r>
          </w:p>
        </w:tc>
        <w:tc>
          <w:tcPr>
            <w:tcW w:w="2467" w:type="dxa"/>
          </w:tcPr>
          <w:p w14:paraId="06B676C3" w14:textId="77777777" w:rsidR="00FD1757" w:rsidRPr="003C7C93" w:rsidRDefault="00FD1757" w:rsidP="008A3097">
            <w:pPr>
              <w:rPr>
                <w:rFonts w:cs="Open Sans"/>
                <w:color w:val="000000" w:themeColor="text1"/>
              </w:rPr>
            </w:pPr>
            <w:r w:rsidRPr="003C7C93">
              <w:rPr>
                <w:rFonts w:cs="Open Sans"/>
                <w:color w:val="000000" w:themeColor="text1"/>
              </w:rPr>
              <w:t>4,723</w:t>
            </w:r>
          </w:p>
        </w:tc>
        <w:tc>
          <w:tcPr>
            <w:tcW w:w="2552" w:type="dxa"/>
          </w:tcPr>
          <w:p w14:paraId="20F6D63B" w14:textId="77777777" w:rsidR="00FD1757" w:rsidRPr="003C7C93" w:rsidRDefault="00FD1757" w:rsidP="008A3097">
            <w:pPr>
              <w:rPr>
                <w:rFonts w:cs="Open Sans"/>
                <w:color w:val="000000" w:themeColor="text1"/>
              </w:rPr>
            </w:pPr>
            <w:r w:rsidRPr="003C7C93">
              <w:rPr>
                <w:rFonts w:cs="Open Sans"/>
                <w:color w:val="000000" w:themeColor="text1"/>
              </w:rPr>
              <w:t>2,847</w:t>
            </w:r>
          </w:p>
        </w:tc>
      </w:tr>
      <w:tr w:rsidR="00FD1757" w:rsidRPr="00982EBE" w14:paraId="29FD2BFD" w14:textId="77777777">
        <w:trPr>
          <w:trHeight w:val="327"/>
        </w:trPr>
        <w:tc>
          <w:tcPr>
            <w:tcW w:w="3340" w:type="dxa"/>
          </w:tcPr>
          <w:p w14:paraId="7021F816" w14:textId="77777777" w:rsidR="00FD1757" w:rsidRPr="003C7C93" w:rsidRDefault="00FD1757" w:rsidP="008A3097">
            <w:pPr>
              <w:rPr>
                <w:rFonts w:cs="Open Sans"/>
                <w:color w:val="000000" w:themeColor="text1"/>
              </w:rPr>
            </w:pPr>
            <w:r w:rsidRPr="003C7C93">
              <w:rPr>
                <w:rFonts w:cs="Open Sans"/>
                <w:color w:val="000000" w:themeColor="text1"/>
              </w:rPr>
              <w:t>Hazardous Waste</w:t>
            </w:r>
          </w:p>
        </w:tc>
        <w:tc>
          <w:tcPr>
            <w:tcW w:w="2467" w:type="dxa"/>
          </w:tcPr>
          <w:p w14:paraId="6237476C" w14:textId="77777777" w:rsidR="00FD1757" w:rsidRPr="006B113C" w:rsidRDefault="00FD1757" w:rsidP="008A3097">
            <w:pPr>
              <w:rPr>
                <w:rFonts w:cs="Open Sans"/>
                <w:color w:val="FF0000"/>
              </w:rPr>
            </w:pPr>
            <w:r w:rsidRPr="006B113C">
              <w:rPr>
                <w:rFonts w:cs="Open Sans"/>
                <w:color w:val="FF0000"/>
              </w:rPr>
              <w:t>0</w:t>
            </w:r>
          </w:p>
        </w:tc>
        <w:tc>
          <w:tcPr>
            <w:tcW w:w="2552" w:type="dxa"/>
          </w:tcPr>
          <w:p w14:paraId="7DBBD592" w14:textId="77777777" w:rsidR="00FD1757" w:rsidRPr="003C7C93" w:rsidRDefault="00FD1757" w:rsidP="008A3097">
            <w:pPr>
              <w:rPr>
                <w:rFonts w:cs="Open Sans"/>
                <w:color w:val="000000" w:themeColor="text1"/>
              </w:rPr>
            </w:pPr>
            <w:r w:rsidRPr="003C7C93">
              <w:rPr>
                <w:rFonts w:cs="Open Sans"/>
                <w:color w:val="000000" w:themeColor="text1"/>
              </w:rPr>
              <w:t>300</w:t>
            </w:r>
          </w:p>
        </w:tc>
      </w:tr>
      <w:tr w:rsidR="00FD1757" w:rsidRPr="00982EBE" w14:paraId="5A82D8F2" w14:textId="77777777">
        <w:trPr>
          <w:trHeight w:val="327"/>
        </w:trPr>
        <w:tc>
          <w:tcPr>
            <w:tcW w:w="3340" w:type="dxa"/>
          </w:tcPr>
          <w:p w14:paraId="708D5CC1" w14:textId="77777777" w:rsidR="00FD1757" w:rsidRPr="003C7C93" w:rsidRDefault="00FD1757" w:rsidP="008A3097">
            <w:pPr>
              <w:rPr>
                <w:rFonts w:cs="Open Sans"/>
                <w:b/>
                <w:color w:val="000000" w:themeColor="text1"/>
              </w:rPr>
            </w:pPr>
            <w:r w:rsidRPr="003C7C93">
              <w:rPr>
                <w:rFonts w:cs="Open Sans"/>
                <w:b/>
                <w:color w:val="000000" w:themeColor="text1"/>
              </w:rPr>
              <w:t>Total Waste Generated</w:t>
            </w:r>
          </w:p>
        </w:tc>
        <w:tc>
          <w:tcPr>
            <w:tcW w:w="2467" w:type="dxa"/>
          </w:tcPr>
          <w:p w14:paraId="7A2C3BC4" w14:textId="77777777" w:rsidR="00FD1757" w:rsidRPr="003C7C93" w:rsidRDefault="00FD1757" w:rsidP="008A3097">
            <w:pPr>
              <w:rPr>
                <w:rFonts w:cs="Open Sans"/>
                <w:b/>
                <w:color w:val="000000" w:themeColor="text1"/>
              </w:rPr>
            </w:pPr>
            <w:r w:rsidRPr="003C7C93">
              <w:rPr>
                <w:rFonts w:cs="Open Sans"/>
                <w:b/>
                <w:color w:val="000000" w:themeColor="text1"/>
              </w:rPr>
              <w:t>4,723</w:t>
            </w:r>
          </w:p>
        </w:tc>
        <w:tc>
          <w:tcPr>
            <w:tcW w:w="2552" w:type="dxa"/>
          </w:tcPr>
          <w:p w14:paraId="0DFDBE86" w14:textId="77777777" w:rsidR="00FD1757" w:rsidRPr="003C7C93" w:rsidRDefault="00FD1757" w:rsidP="008A3097">
            <w:pPr>
              <w:rPr>
                <w:rFonts w:cs="Open Sans"/>
                <w:b/>
                <w:color w:val="000000" w:themeColor="text1"/>
              </w:rPr>
            </w:pPr>
            <w:r w:rsidRPr="003C7C93">
              <w:rPr>
                <w:rFonts w:cs="Open Sans"/>
                <w:b/>
                <w:color w:val="000000" w:themeColor="text1"/>
              </w:rPr>
              <w:t>3,147</w:t>
            </w:r>
          </w:p>
        </w:tc>
      </w:tr>
    </w:tbl>
    <w:p w14:paraId="0A18823D" w14:textId="77777777" w:rsidR="00FD1757" w:rsidRPr="003C7C93" w:rsidRDefault="00FD1757" w:rsidP="008A3097">
      <w:pPr>
        <w:rPr>
          <w:rFonts w:cs="Open Sans"/>
          <w:color w:val="000000" w:themeColor="text1"/>
        </w:rPr>
      </w:pPr>
    </w:p>
    <w:p w14:paraId="0E9529B4" w14:textId="77777777" w:rsidR="00FD1757" w:rsidRPr="003C7C93" w:rsidRDefault="00FD1757" w:rsidP="008A3097">
      <w:pPr>
        <w:rPr>
          <w:rFonts w:cs="Open Sans"/>
          <w:color w:val="000000" w:themeColor="text1"/>
        </w:rPr>
      </w:pPr>
      <w:r w:rsidRPr="003C7C93">
        <w:rPr>
          <w:rFonts w:cs="Open Sans"/>
          <w:color w:val="000000" w:themeColor="text1"/>
        </w:rPr>
        <w:t>The increase in waste generation during 2025 reflects the scale and intensity of construction activities undertaken during the reporting period. Waste generation was primarily associated with active project locations.</w:t>
      </w:r>
    </w:p>
    <w:p w14:paraId="2FE593DE" w14:textId="3FB8B4A0" w:rsidR="00961C31" w:rsidRPr="00CB201C" w:rsidRDefault="00FD1757" w:rsidP="008A3097">
      <w:pPr>
        <w:rPr>
          <w:rFonts w:cs="Open Sans"/>
          <w:color w:val="000000" w:themeColor="text1"/>
        </w:rPr>
      </w:pPr>
      <w:r w:rsidRPr="003C7C93">
        <w:rPr>
          <w:rFonts w:cs="Open Sans"/>
          <w:color w:val="000000" w:themeColor="text1"/>
        </w:rPr>
        <w:lastRenderedPageBreak/>
        <w:t>Waste volumes were highest in Region Central North (RCN), reflecting the scale of infrastructure development activities within that region.</w:t>
      </w:r>
    </w:p>
    <w:p w14:paraId="05A441C6" w14:textId="77777777" w:rsidR="00FD1757" w:rsidRPr="003C7C93" w:rsidRDefault="00FD1757" w:rsidP="008A3097">
      <w:pPr>
        <w:rPr>
          <w:rFonts w:cs="Open Sans"/>
          <w:b/>
          <w:color w:val="000000" w:themeColor="text1"/>
        </w:rPr>
      </w:pPr>
      <w:r w:rsidRPr="003C7C93">
        <w:rPr>
          <w:rFonts w:cs="Open Sans"/>
          <w:b/>
          <w:color w:val="000000" w:themeColor="text1"/>
        </w:rPr>
        <w:t>Waste Generated by Location (2025)</w:t>
      </w:r>
    </w:p>
    <w:tbl>
      <w:tblPr>
        <w:tblStyle w:val="TableGrid"/>
        <w:tblW w:w="8359" w:type="dxa"/>
        <w:tblLayout w:type="fixed"/>
        <w:tblLook w:val="06A0" w:firstRow="1" w:lastRow="0" w:firstColumn="1" w:lastColumn="0" w:noHBand="1" w:noVBand="1"/>
      </w:tblPr>
      <w:tblGrid>
        <w:gridCol w:w="3340"/>
        <w:gridCol w:w="2467"/>
        <w:gridCol w:w="2552"/>
      </w:tblGrid>
      <w:tr w:rsidR="00FD1757" w:rsidRPr="00982EBE" w14:paraId="61FC2890" w14:textId="77777777" w:rsidTr="00961C31">
        <w:trPr>
          <w:trHeight w:val="327"/>
        </w:trPr>
        <w:tc>
          <w:tcPr>
            <w:tcW w:w="3340" w:type="dxa"/>
            <w:shd w:val="clear" w:color="auto" w:fill="92D050"/>
          </w:tcPr>
          <w:p w14:paraId="388FD2A4" w14:textId="6AF6C09A" w:rsidR="00FD1757" w:rsidRPr="003C7C93" w:rsidRDefault="00FD1757" w:rsidP="003D2543">
            <w:pPr>
              <w:jc w:val="center"/>
              <w:rPr>
                <w:rFonts w:cs="Open Sans"/>
                <w:b/>
                <w:color w:val="000000" w:themeColor="text1"/>
              </w:rPr>
            </w:pPr>
            <w:r w:rsidRPr="003C7C93">
              <w:rPr>
                <w:rFonts w:cs="Open Sans"/>
                <w:b/>
                <w:color w:val="000000" w:themeColor="text1"/>
              </w:rPr>
              <w:t>Location</w:t>
            </w:r>
          </w:p>
        </w:tc>
        <w:tc>
          <w:tcPr>
            <w:tcW w:w="2467" w:type="dxa"/>
            <w:shd w:val="clear" w:color="auto" w:fill="92D050"/>
          </w:tcPr>
          <w:p w14:paraId="0090A058" w14:textId="77777777" w:rsidR="00FD1757" w:rsidRPr="003C7C93" w:rsidRDefault="00FD1757" w:rsidP="003D2543">
            <w:pPr>
              <w:jc w:val="center"/>
              <w:rPr>
                <w:rFonts w:cs="Open Sans"/>
                <w:b/>
                <w:color w:val="000000" w:themeColor="text1"/>
              </w:rPr>
            </w:pPr>
            <w:r w:rsidRPr="003C7C93">
              <w:rPr>
                <w:rFonts w:cs="Open Sans"/>
                <w:b/>
                <w:color w:val="000000" w:themeColor="text1"/>
              </w:rPr>
              <w:t>2025 Quantity (Tonnes)</w:t>
            </w:r>
          </w:p>
        </w:tc>
        <w:tc>
          <w:tcPr>
            <w:tcW w:w="2552" w:type="dxa"/>
            <w:shd w:val="clear" w:color="auto" w:fill="92D050"/>
          </w:tcPr>
          <w:p w14:paraId="4763FD60" w14:textId="1747B671" w:rsidR="00FD1757" w:rsidRPr="003C7C93" w:rsidRDefault="00FD1757" w:rsidP="003D2543">
            <w:pPr>
              <w:jc w:val="center"/>
              <w:rPr>
                <w:rFonts w:cs="Open Sans"/>
                <w:b/>
                <w:color w:val="000000" w:themeColor="text1"/>
              </w:rPr>
            </w:pPr>
            <w:r w:rsidRPr="003C7C93">
              <w:rPr>
                <w:rFonts w:cs="Open Sans"/>
                <w:b/>
                <w:color w:val="000000" w:themeColor="text1"/>
              </w:rPr>
              <w:t>Percentage</w:t>
            </w:r>
          </w:p>
        </w:tc>
      </w:tr>
      <w:tr w:rsidR="00FD1757" w:rsidRPr="00982EBE" w14:paraId="4137A125" w14:textId="77777777">
        <w:trPr>
          <w:trHeight w:val="327"/>
        </w:trPr>
        <w:tc>
          <w:tcPr>
            <w:tcW w:w="3340" w:type="dxa"/>
          </w:tcPr>
          <w:p w14:paraId="21ACF5B4" w14:textId="77777777" w:rsidR="00FD1757" w:rsidRPr="003C7C93" w:rsidRDefault="00FD1757" w:rsidP="008A3097">
            <w:pPr>
              <w:rPr>
                <w:rFonts w:cs="Open Sans"/>
                <w:color w:val="000000" w:themeColor="text1"/>
              </w:rPr>
            </w:pPr>
            <w:r w:rsidRPr="003C7C93">
              <w:rPr>
                <w:rFonts w:cs="Open Sans"/>
                <w:i/>
                <w:color w:val="000000" w:themeColor="text1"/>
              </w:rPr>
              <w:t>RCN</w:t>
            </w:r>
          </w:p>
        </w:tc>
        <w:tc>
          <w:tcPr>
            <w:tcW w:w="2467" w:type="dxa"/>
            <w:vAlign w:val="center"/>
          </w:tcPr>
          <w:p w14:paraId="035AC89F" w14:textId="77777777" w:rsidR="00FD1757" w:rsidRPr="003C7C93" w:rsidRDefault="00FD1757" w:rsidP="008A3097">
            <w:pPr>
              <w:rPr>
                <w:rFonts w:cs="Open Sans"/>
                <w:color w:val="000000" w:themeColor="text1"/>
              </w:rPr>
            </w:pPr>
            <w:r w:rsidRPr="003C7C93">
              <w:rPr>
                <w:rFonts w:cs="Open Sans"/>
                <w:color w:val="000000" w:themeColor="text1"/>
              </w:rPr>
              <w:t>2,269</w:t>
            </w:r>
          </w:p>
        </w:tc>
        <w:tc>
          <w:tcPr>
            <w:tcW w:w="2552" w:type="dxa"/>
            <w:vAlign w:val="center"/>
          </w:tcPr>
          <w:p w14:paraId="4CCF2127" w14:textId="77777777" w:rsidR="00FD1757" w:rsidRPr="003C7C93" w:rsidRDefault="00FD1757" w:rsidP="008A3097">
            <w:pPr>
              <w:rPr>
                <w:rFonts w:cs="Open Sans"/>
                <w:color w:val="000000" w:themeColor="text1"/>
              </w:rPr>
            </w:pPr>
            <w:r w:rsidRPr="003C7C93">
              <w:rPr>
                <w:rFonts w:cs="Open Sans"/>
                <w:color w:val="000000" w:themeColor="text1"/>
              </w:rPr>
              <w:t>48.00%</w:t>
            </w:r>
          </w:p>
        </w:tc>
      </w:tr>
      <w:tr w:rsidR="00FD1757" w:rsidRPr="00982EBE" w14:paraId="0D385A12" w14:textId="77777777">
        <w:trPr>
          <w:trHeight w:val="327"/>
        </w:trPr>
        <w:tc>
          <w:tcPr>
            <w:tcW w:w="3340" w:type="dxa"/>
            <w:vAlign w:val="center"/>
          </w:tcPr>
          <w:p w14:paraId="0E2DE954" w14:textId="77777777" w:rsidR="00FD1757" w:rsidRPr="003C7C93" w:rsidRDefault="00FD1757" w:rsidP="008A3097">
            <w:pPr>
              <w:rPr>
                <w:rFonts w:cs="Open Sans"/>
                <w:color w:val="000000" w:themeColor="text1"/>
              </w:rPr>
            </w:pPr>
            <w:r w:rsidRPr="003C7C93">
              <w:rPr>
                <w:rFonts w:cs="Open Sans"/>
                <w:i/>
                <w:color w:val="000000" w:themeColor="text1"/>
              </w:rPr>
              <w:t>RSE</w:t>
            </w:r>
          </w:p>
        </w:tc>
        <w:tc>
          <w:tcPr>
            <w:tcW w:w="2467" w:type="dxa"/>
            <w:vAlign w:val="center"/>
          </w:tcPr>
          <w:p w14:paraId="125CE9AD" w14:textId="77777777" w:rsidR="00FD1757" w:rsidRPr="003C7C93" w:rsidRDefault="00FD1757" w:rsidP="008A3097">
            <w:pPr>
              <w:rPr>
                <w:rFonts w:cs="Open Sans"/>
                <w:color w:val="000000" w:themeColor="text1"/>
              </w:rPr>
            </w:pPr>
            <w:r w:rsidRPr="003C7C93">
              <w:rPr>
                <w:rFonts w:cs="Open Sans"/>
                <w:color w:val="000000" w:themeColor="text1"/>
              </w:rPr>
              <w:t>512</w:t>
            </w:r>
          </w:p>
        </w:tc>
        <w:tc>
          <w:tcPr>
            <w:tcW w:w="2552" w:type="dxa"/>
            <w:vAlign w:val="center"/>
          </w:tcPr>
          <w:p w14:paraId="117D4121" w14:textId="77777777" w:rsidR="00FD1757" w:rsidRPr="003C7C93" w:rsidRDefault="00FD1757" w:rsidP="008A3097">
            <w:pPr>
              <w:rPr>
                <w:rFonts w:cs="Open Sans"/>
                <w:color w:val="000000" w:themeColor="text1"/>
              </w:rPr>
            </w:pPr>
            <w:r w:rsidRPr="003C7C93">
              <w:rPr>
                <w:rFonts w:cs="Open Sans"/>
                <w:color w:val="000000" w:themeColor="text1"/>
              </w:rPr>
              <w:t>10.80%</w:t>
            </w:r>
          </w:p>
        </w:tc>
      </w:tr>
      <w:tr w:rsidR="00FD1757" w:rsidRPr="00982EBE" w14:paraId="68497415" w14:textId="77777777">
        <w:trPr>
          <w:trHeight w:val="327"/>
        </w:trPr>
        <w:tc>
          <w:tcPr>
            <w:tcW w:w="3340" w:type="dxa"/>
            <w:vAlign w:val="center"/>
          </w:tcPr>
          <w:p w14:paraId="45E4182A" w14:textId="77777777" w:rsidR="00FD1757" w:rsidRPr="003C7C93" w:rsidRDefault="00FD1757" w:rsidP="008A3097">
            <w:pPr>
              <w:rPr>
                <w:rFonts w:cs="Open Sans"/>
                <w:color w:val="000000" w:themeColor="text1"/>
              </w:rPr>
            </w:pPr>
            <w:r w:rsidRPr="003C7C93">
              <w:rPr>
                <w:rFonts w:cs="Open Sans"/>
                <w:i/>
                <w:color w:val="000000" w:themeColor="text1"/>
              </w:rPr>
              <w:t>RW</w:t>
            </w:r>
          </w:p>
        </w:tc>
        <w:tc>
          <w:tcPr>
            <w:tcW w:w="2467" w:type="dxa"/>
            <w:vAlign w:val="center"/>
          </w:tcPr>
          <w:p w14:paraId="5A7FE2DD" w14:textId="77777777" w:rsidR="00FD1757" w:rsidRPr="003C7C93" w:rsidRDefault="00FD1757" w:rsidP="008A3097">
            <w:pPr>
              <w:rPr>
                <w:rFonts w:cs="Open Sans"/>
                <w:color w:val="000000" w:themeColor="text1"/>
              </w:rPr>
            </w:pPr>
            <w:r w:rsidRPr="003C7C93">
              <w:rPr>
                <w:rFonts w:cs="Open Sans"/>
                <w:color w:val="000000" w:themeColor="text1"/>
              </w:rPr>
              <w:t>1,815</w:t>
            </w:r>
          </w:p>
        </w:tc>
        <w:tc>
          <w:tcPr>
            <w:tcW w:w="2552" w:type="dxa"/>
            <w:vAlign w:val="center"/>
          </w:tcPr>
          <w:p w14:paraId="772F2FCB" w14:textId="77777777" w:rsidR="00FD1757" w:rsidRPr="003C7C93" w:rsidRDefault="00FD1757" w:rsidP="008A3097">
            <w:pPr>
              <w:rPr>
                <w:rFonts w:cs="Open Sans"/>
                <w:color w:val="000000" w:themeColor="text1"/>
              </w:rPr>
            </w:pPr>
            <w:r w:rsidRPr="003C7C93">
              <w:rPr>
                <w:rFonts w:cs="Open Sans"/>
                <w:color w:val="000000" w:themeColor="text1"/>
              </w:rPr>
              <w:t>38.40%</w:t>
            </w:r>
          </w:p>
        </w:tc>
      </w:tr>
      <w:tr w:rsidR="00FD1757" w:rsidRPr="00982EBE" w14:paraId="3BC75C10" w14:textId="77777777">
        <w:trPr>
          <w:trHeight w:val="327"/>
        </w:trPr>
        <w:tc>
          <w:tcPr>
            <w:tcW w:w="3340" w:type="dxa"/>
            <w:vAlign w:val="center"/>
          </w:tcPr>
          <w:p w14:paraId="64F734D9" w14:textId="114D516C" w:rsidR="00FD1757" w:rsidRPr="003C7C93" w:rsidRDefault="00FD1757" w:rsidP="008A3097">
            <w:pPr>
              <w:rPr>
                <w:rFonts w:cs="Open Sans"/>
                <w:color w:val="000000" w:themeColor="text1"/>
              </w:rPr>
            </w:pPr>
            <w:r w:rsidRPr="003C7C93">
              <w:rPr>
                <w:rFonts w:cs="Open Sans"/>
                <w:i/>
                <w:color w:val="000000" w:themeColor="text1"/>
              </w:rPr>
              <w:t>JBSN</w:t>
            </w:r>
          </w:p>
        </w:tc>
        <w:tc>
          <w:tcPr>
            <w:tcW w:w="2467" w:type="dxa"/>
            <w:vAlign w:val="center"/>
          </w:tcPr>
          <w:p w14:paraId="7AB36642" w14:textId="77777777" w:rsidR="00FD1757" w:rsidRPr="003C7C93" w:rsidRDefault="00FD1757" w:rsidP="008A3097">
            <w:pPr>
              <w:rPr>
                <w:rFonts w:cs="Open Sans"/>
                <w:color w:val="000000" w:themeColor="text1"/>
              </w:rPr>
            </w:pPr>
            <w:r w:rsidRPr="003C7C93">
              <w:rPr>
                <w:rFonts w:cs="Open Sans"/>
                <w:color w:val="000000" w:themeColor="text1"/>
              </w:rPr>
              <w:t>127</w:t>
            </w:r>
          </w:p>
        </w:tc>
        <w:tc>
          <w:tcPr>
            <w:tcW w:w="2552" w:type="dxa"/>
            <w:vAlign w:val="center"/>
          </w:tcPr>
          <w:p w14:paraId="4F66F4BA" w14:textId="77777777" w:rsidR="00FD1757" w:rsidRPr="003C7C93" w:rsidRDefault="00FD1757" w:rsidP="008A3097">
            <w:pPr>
              <w:rPr>
                <w:rFonts w:cs="Open Sans"/>
                <w:color w:val="000000" w:themeColor="text1"/>
              </w:rPr>
            </w:pPr>
            <w:r w:rsidRPr="003C7C93">
              <w:rPr>
                <w:rFonts w:cs="Open Sans"/>
                <w:color w:val="000000" w:themeColor="text1"/>
              </w:rPr>
              <w:t>2.80%</w:t>
            </w:r>
          </w:p>
        </w:tc>
      </w:tr>
      <w:tr w:rsidR="00FD1757" w:rsidRPr="00982EBE" w14:paraId="66FDABED" w14:textId="77777777">
        <w:trPr>
          <w:trHeight w:val="327"/>
        </w:trPr>
        <w:tc>
          <w:tcPr>
            <w:tcW w:w="3340" w:type="dxa"/>
          </w:tcPr>
          <w:p w14:paraId="6A239924" w14:textId="77777777" w:rsidR="00FD1757" w:rsidRPr="003C7C93" w:rsidRDefault="00FD1757" w:rsidP="008A3097">
            <w:pPr>
              <w:rPr>
                <w:rFonts w:cs="Open Sans"/>
                <w:b/>
                <w:color w:val="000000" w:themeColor="text1"/>
              </w:rPr>
            </w:pPr>
            <w:r w:rsidRPr="003C7C93">
              <w:rPr>
                <w:rFonts w:cs="Open Sans"/>
                <w:b/>
                <w:color w:val="000000" w:themeColor="text1"/>
              </w:rPr>
              <w:t>Total Waste Generated</w:t>
            </w:r>
          </w:p>
        </w:tc>
        <w:tc>
          <w:tcPr>
            <w:tcW w:w="2467" w:type="dxa"/>
          </w:tcPr>
          <w:p w14:paraId="72B6F748" w14:textId="77777777" w:rsidR="00FD1757" w:rsidRPr="003C7C93" w:rsidRDefault="00FD1757" w:rsidP="008A3097">
            <w:pPr>
              <w:rPr>
                <w:rFonts w:cs="Open Sans"/>
                <w:b/>
                <w:color w:val="000000" w:themeColor="text1"/>
              </w:rPr>
            </w:pPr>
            <w:r w:rsidRPr="003C7C93">
              <w:rPr>
                <w:rFonts w:cs="Open Sans"/>
                <w:b/>
                <w:color w:val="000000" w:themeColor="text1"/>
              </w:rPr>
              <w:t>4,723</w:t>
            </w:r>
          </w:p>
        </w:tc>
        <w:tc>
          <w:tcPr>
            <w:tcW w:w="2552" w:type="dxa"/>
          </w:tcPr>
          <w:p w14:paraId="70397300" w14:textId="77777777" w:rsidR="00FD1757" w:rsidRPr="003C7C93" w:rsidRDefault="00FD1757" w:rsidP="008A3097">
            <w:pPr>
              <w:rPr>
                <w:rFonts w:cs="Open Sans"/>
                <w:b/>
                <w:color w:val="000000" w:themeColor="text1"/>
              </w:rPr>
            </w:pPr>
            <w:r w:rsidRPr="003C7C93">
              <w:rPr>
                <w:rFonts w:cs="Open Sans"/>
                <w:b/>
                <w:color w:val="000000" w:themeColor="text1"/>
              </w:rPr>
              <w:t>100%</w:t>
            </w:r>
          </w:p>
        </w:tc>
      </w:tr>
    </w:tbl>
    <w:p w14:paraId="2CB996B7" w14:textId="77777777" w:rsidR="00FD1757" w:rsidRPr="003C7C93" w:rsidRDefault="00FD1757" w:rsidP="008A3097">
      <w:pPr>
        <w:rPr>
          <w:rFonts w:cs="Open Sans"/>
          <w:color w:val="000000" w:themeColor="text1"/>
        </w:rPr>
      </w:pPr>
      <w:bookmarkStart w:id="186" w:name="_Toc673467774"/>
      <w:bookmarkStart w:id="187" w:name="_Toc303778716"/>
    </w:p>
    <w:p w14:paraId="10480C21" w14:textId="77777777" w:rsidR="00FD1757" w:rsidRPr="003C7C93" w:rsidRDefault="00FD1757" w:rsidP="008A3097">
      <w:pPr>
        <w:rPr>
          <w:rFonts w:cs="Open Sans"/>
          <w:b/>
          <w:color w:val="000000" w:themeColor="text1"/>
        </w:rPr>
      </w:pPr>
      <w:r w:rsidRPr="003C7C93">
        <w:rPr>
          <w:rFonts w:cs="Open Sans"/>
          <w:b/>
          <w:color w:val="000000" w:themeColor="text1"/>
        </w:rPr>
        <w:t>Waste Recovery and Recycling</w:t>
      </w:r>
    </w:p>
    <w:p w14:paraId="587067AE" w14:textId="77777777" w:rsidR="00675F50" w:rsidRPr="003C7C93" w:rsidRDefault="00675F50" w:rsidP="008A3097">
      <w:pPr>
        <w:rPr>
          <w:rFonts w:cs="Open Sans"/>
          <w:color w:val="000000" w:themeColor="text1"/>
        </w:rPr>
      </w:pPr>
      <w:r w:rsidRPr="003C7C93">
        <w:rPr>
          <w:rFonts w:cs="Open Sans"/>
          <w:color w:val="000000" w:themeColor="text1"/>
        </w:rPr>
        <w:t>The Group continues to explore opportunities to improve waste diversion and material recovery across project sites. As part of these efforts, recyclable materials generated from operations are segregated and recovered through partnerships with authorised recycling vendors.</w:t>
      </w:r>
    </w:p>
    <w:p w14:paraId="166A01B4" w14:textId="77777777" w:rsidR="00C20ABD" w:rsidRPr="003C7C93" w:rsidRDefault="00C20ABD" w:rsidP="008A3097">
      <w:pPr>
        <w:rPr>
          <w:rFonts w:cs="Open Sans"/>
          <w:color w:val="000000" w:themeColor="text1"/>
        </w:rPr>
      </w:pPr>
      <w:r w:rsidRPr="003C7C93">
        <w:rPr>
          <w:rFonts w:cs="Open Sans"/>
          <w:color w:val="000000" w:themeColor="text1"/>
        </w:rPr>
        <w:t>During the reporting period, a total of 665 kg of recyclable waste materials was recovered across selected project locations. The materials collected included PET plastics, nylon, cartons, paper, and metal cans, demonstrating ongoing efforts to divert waste from landfill disposal and promote responsible material management.</w:t>
      </w:r>
    </w:p>
    <w:p w14:paraId="39BEFDDC" w14:textId="144FF228" w:rsidR="00675F50" w:rsidRPr="003C7C93" w:rsidRDefault="00016C54" w:rsidP="008A3097">
      <w:pPr>
        <w:rPr>
          <w:rFonts w:cs="Open Sans"/>
          <w:b/>
          <w:color w:val="000000" w:themeColor="text1"/>
        </w:rPr>
      </w:pPr>
      <w:r w:rsidRPr="003C7C93">
        <w:rPr>
          <w:rFonts w:cs="Open Sans"/>
          <w:b/>
          <w:color w:val="000000" w:themeColor="text1"/>
        </w:rPr>
        <w:t xml:space="preserve">Breakdown of Waste Recycled by </w:t>
      </w:r>
      <w:commentRangeStart w:id="188"/>
      <w:r w:rsidR="00613EAC" w:rsidRPr="003C7C93">
        <w:rPr>
          <w:rFonts w:cs="Open Sans"/>
          <w:b/>
          <w:color w:val="000000" w:themeColor="text1"/>
        </w:rPr>
        <w:t>Type</w:t>
      </w:r>
      <w:commentRangeEnd w:id="188"/>
      <w:r w:rsidR="00854865" w:rsidRPr="003C7C93">
        <w:rPr>
          <w:rStyle w:val="CommentReference"/>
          <w:rFonts w:cs="Open Sans"/>
          <w:b/>
          <w:color w:val="000000" w:themeColor="text1"/>
          <w:sz w:val="24"/>
          <w:szCs w:val="22"/>
        </w:rPr>
        <w:commentReference w:id="188"/>
      </w:r>
      <w:r w:rsidRPr="003C7C93">
        <w:rPr>
          <w:rFonts w:cs="Open Sans"/>
          <w:b/>
          <w:color w:val="000000" w:themeColor="text1"/>
        </w:rPr>
        <w:t xml:space="preserve"> </w:t>
      </w:r>
    </w:p>
    <w:tbl>
      <w:tblPr>
        <w:tblStyle w:val="TableGrid"/>
        <w:tblW w:w="0" w:type="auto"/>
        <w:tblLook w:val="04A0" w:firstRow="1" w:lastRow="0" w:firstColumn="1" w:lastColumn="0" w:noHBand="0" w:noVBand="1"/>
      </w:tblPr>
      <w:tblGrid>
        <w:gridCol w:w="2473"/>
        <w:gridCol w:w="6877"/>
      </w:tblGrid>
      <w:tr w:rsidR="00FC3C56" w:rsidRPr="00982EBE" w14:paraId="4E8B9BE5" w14:textId="77777777" w:rsidTr="00613EAC">
        <w:tc>
          <w:tcPr>
            <w:tcW w:w="2518" w:type="dxa"/>
            <w:shd w:val="clear" w:color="auto" w:fill="92D050"/>
          </w:tcPr>
          <w:p w14:paraId="49A67A20" w14:textId="005574E4" w:rsidR="00016C54" w:rsidRPr="003C7C93" w:rsidRDefault="00016C54" w:rsidP="003D2543">
            <w:pPr>
              <w:jc w:val="center"/>
              <w:rPr>
                <w:rFonts w:cs="Open Sans"/>
                <w:color w:val="000000" w:themeColor="text1"/>
              </w:rPr>
            </w:pPr>
            <w:r w:rsidRPr="003C7C93">
              <w:rPr>
                <w:rFonts w:cs="Open Sans"/>
                <w:color w:val="000000" w:themeColor="text1"/>
              </w:rPr>
              <w:t>Waste type 2025</w:t>
            </w:r>
          </w:p>
        </w:tc>
        <w:tc>
          <w:tcPr>
            <w:tcW w:w="7058" w:type="dxa"/>
            <w:shd w:val="clear" w:color="auto" w:fill="92D050"/>
          </w:tcPr>
          <w:p w14:paraId="12A7E868" w14:textId="63011C78" w:rsidR="00016C54" w:rsidRPr="003C7C93" w:rsidRDefault="00C6271B" w:rsidP="003D2543">
            <w:pPr>
              <w:jc w:val="center"/>
              <w:rPr>
                <w:rFonts w:cs="Open Sans"/>
                <w:color w:val="000000" w:themeColor="text1"/>
              </w:rPr>
            </w:pPr>
            <w:r w:rsidRPr="003C7C93">
              <w:rPr>
                <w:rFonts w:cs="Open Sans"/>
                <w:color w:val="000000" w:themeColor="text1"/>
              </w:rPr>
              <w:t>Kg</w:t>
            </w:r>
          </w:p>
        </w:tc>
      </w:tr>
      <w:tr w:rsidR="005C28C5" w:rsidRPr="00982EBE" w14:paraId="0E1D1EAF" w14:textId="77777777" w:rsidTr="00613EAC">
        <w:tc>
          <w:tcPr>
            <w:tcW w:w="2518" w:type="dxa"/>
          </w:tcPr>
          <w:p w14:paraId="5CE89048" w14:textId="5E816097" w:rsidR="00016C54" w:rsidRPr="003C7C93" w:rsidRDefault="00C6271B" w:rsidP="003D2543">
            <w:pPr>
              <w:jc w:val="center"/>
              <w:rPr>
                <w:rFonts w:cs="Open Sans"/>
                <w:color w:val="000000" w:themeColor="text1"/>
              </w:rPr>
            </w:pPr>
            <w:r w:rsidRPr="003C7C93">
              <w:rPr>
                <w:rFonts w:cs="Open Sans"/>
                <w:color w:val="000000" w:themeColor="text1"/>
              </w:rPr>
              <w:t>Pet</w:t>
            </w:r>
          </w:p>
        </w:tc>
        <w:tc>
          <w:tcPr>
            <w:tcW w:w="7058" w:type="dxa"/>
          </w:tcPr>
          <w:p w14:paraId="60F4102B" w14:textId="7142E03F" w:rsidR="00016C54" w:rsidRPr="003C7C93" w:rsidRDefault="00057B7B" w:rsidP="003D2543">
            <w:pPr>
              <w:jc w:val="center"/>
              <w:rPr>
                <w:rFonts w:cs="Open Sans"/>
                <w:color w:val="000000" w:themeColor="text1"/>
              </w:rPr>
            </w:pPr>
            <w:r w:rsidRPr="003C7C93">
              <w:rPr>
                <w:rFonts w:cs="Open Sans"/>
                <w:color w:val="000000" w:themeColor="text1"/>
              </w:rPr>
              <w:t>69</w:t>
            </w:r>
          </w:p>
        </w:tc>
      </w:tr>
      <w:tr w:rsidR="005C28C5" w:rsidRPr="00982EBE" w14:paraId="12466DA0" w14:textId="77777777" w:rsidTr="00613EAC">
        <w:tc>
          <w:tcPr>
            <w:tcW w:w="2518" w:type="dxa"/>
          </w:tcPr>
          <w:p w14:paraId="0E2EE9FB" w14:textId="46C64686" w:rsidR="00016C54" w:rsidRPr="003C7C93" w:rsidRDefault="00C6271B" w:rsidP="003D2543">
            <w:pPr>
              <w:jc w:val="center"/>
              <w:rPr>
                <w:rFonts w:cs="Open Sans"/>
                <w:color w:val="000000" w:themeColor="text1"/>
              </w:rPr>
            </w:pPr>
            <w:r w:rsidRPr="003C7C93">
              <w:rPr>
                <w:rFonts w:cs="Open Sans"/>
                <w:color w:val="000000" w:themeColor="text1"/>
              </w:rPr>
              <w:t>Nylon</w:t>
            </w:r>
          </w:p>
        </w:tc>
        <w:tc>
          <w:tcPr>
            <w:tcW w:w="7058" w:type="dxa"/>
          </w:tcPr>
          <w:p w14:paraId="38D303D2" w14:textId="66F6CE9E" w:rsidR="00016C54" w:rsidRPr="003C7C93" w:rsidRDefault="002A5C2D" w:rsidP="003D2543">
            <w:pPr>
              <w:jc w:val="center"/>
              <w:rPr>
                <w:rFonts w:cs="Open Sans"/>
                <w:color w:val="000000" w:themeColor="text1"/>
              </w:rPr>
            </w:pPr>
            <w:r w:rsidRPr="003C7C93">
              <w:rPr>
                <w:rFonts w:cs="Open Sans"/>
                <w:color w:val="000000" w:themeColor="text1"/>
              </w:rPr>
              <w:t>46</w:t>
            </w:r>
          </w:p>
        </w:tc>
      </w:tr>
      <w:tr w:rsidR="005C28C5" w:rsidRPr="00982EBE" w14:paraId="2BC4DD6A" w14:textId="77777777" w:rsidTr="00613EAC">
        <w:tc>
          <w:tcPr>
            <w:tcW w:w="2518" w:type="dxa"/>
          </w:tcPr>
          <w:p w14:paraId="32E860E7" w14:textId="06C1E1E3" w:rsidR="00016C54" w:rsidRPr="003C7C93" w:rsidRDefault="00C6271B" w:rsidP="003D2543">
            <w:pPr>
              <w:jc w:val="center"/>
              <w:rPr>
                <w:rFonts w:cs="Open Sans"/>
                <w:color w:val="000000" w:themeColor="text1"/>
              </w:rPr>
            </w:pPr>
            <w:r w:rsidRPr="003C7C93">
              <w:rPr>
                <w:rFonts w:cs="Open Sans"/>
                <w:color w:val="000000" w:themeColor="text1"/>
              </w:rPr>
              <w:t>Carton</w:t>
            </w:r>
          </w:p>
        </w:tc>
        <w:tc>
          <w:tcPr>
            <w:tcW w:w="7058" w:type="dxa"/>
          </w:tcPr>
          <w:p w14:paraId="17DA463A" w14:textId="3BE7AE5A" w:rsidR="00016C54" w:rsidRPr="003C7C93" w:rsidRDefault="001A4F39" w:rsidP="003D2543">
            <w:pPr>
              <w:jc w:val="center"/>
              <w:rPr>
                <w:rFonts w:cs="Open Sans"/>
                <w:color w:val="000000" w:themeColor="text1"/>
              </w:rPr>
            </w:pPr>
            <w:r w:rsidRPr="003C7C93">
              <w:rPr>
                <w:rFonts w:cs="Open Sans"/>
                <w:color w:val="000000" w:themeColor="text1"/>
              </w:rPr>
              <w:t>2</w:t>
            </w:r>
            <w:r w:rsidR="00416AE5" w:rsidRPr="003C7C93">
              <w:rPr>
                <w:rFonts w:cs="Open Sans"/>
                <w:color w:val="000000" w:themeColor="text1"/>
              </w:rPr>
              <w:t>02</w:t>
            </w:r>
          </w:p>
        </w:tc>
      </w:tr>
      <w:tr w:rsidR="005C28C5" w:rsidRPr="00982EBE" w14:paraId="6D2025BC" w14:textId="77777777" w:rsidTr="00613EAC">
        <w:tc>
          <w:tcPr>
            <w:tcW w:w="2518" w:type="dxa"/>
          </w:tcPr>
          <w:p w14:paraId="3A6EE3C8" w14:textId="555B10DA" w:rsidR="00016C54" w:rsidRPr="003C7C93" w:rsidRDefault="00C6271B" w:rsidP="003D2543">
            <w:pPr>
              <w:jc w:val="center"/>
              <w:rPr>
                <w:rFonts w:cs="Open Sans"/>
                <w:color w:val="000000" w:themeColor="text1"/>
              </w:rPr>
            </w:pPr>
            <w:r w:rsidRPr="003C7C93">
              <w:rPr>
                <w:rFonts w:cs="Open Sans"/>
                <w:color w:val="000000" w:themeColor="text1"/>
              </w:rPr>
              <w:t>Paper</w:t>
            </w:r>
          </w:p>
        </w:tc>
        <w:tc>
          <w:tcPr>
            <w:tcW w:w="7058" w:type="dxa"/>
          </w:tcPr>
          <w:p w14:paraId="4B2532F1" w14:textId="41591B7F" w:rsidR="00016C54" w:rsidRPr="003C7C93" w:rsidRDefault="006844B0" w:rsidP="003D2543">
            <w:pPr>
              <w:jc w:val="center"/>
              <w:rPr>
                <w:rFonts w:cs="Open Sans"/>
                <w:color w:val="000000" w:themeColor="text1"/>
              </w:rPr>
            </w:pPr>
            <w:r w:rsidRPr="003C7C93">
              <w:rPr>
                <w:rFonts w:cs="Open Sans"/>
                <w:color w:val="000000" w:themeColor="text1"/>
              </w:rPr>
              <w:t>346</w:t>
            </w:r>
          </w:p>
        </w:tc>
      </w:tr>
      <w:tr w:rsidR="005C28C5" w:rsidRPr="00982EBE" w14:paraId="71FC8796" w14:textId="77777777" w:rsidTr="00613EAC">
        <w:tc>
          <w:tcPr>
            <w:tcW w:w="2518" w:type="dxa"/>
          </w:tcPr>
          <w:p w14:paraId="6FE3C947" w14:textId="5ABA680C" w:rsidR="00C6271B" w:rsidRPr="003C7C93" w:rsidRDefault="00C6271B" w:rsidP="003D2543">
            <w:pPr>
              <w:jc w:val="center"/>
              <w:rPr>
                <w:rFonts w:cs="Open Sans"/>
                <w:color w:val="000000" w:themeColor="text1"/>
              </w:rPr>
            </w:pPr>
            <w:r w:rsidRPr="003C7C93">
              <w:rPr>
                <w:rFonts w:cs="Open Sans"/>
                <w:color w:val="000000" w:themeColor="text1"/>
              </w:rPr>
              <w:t>Can</w:t>
            </w:r>
          </w:p>
        </w:tc>
        <w:tc>
          <w:tcPr>
            <w:tcW w:w="7058" w:type="dxa"/>
          </w:tcPr>
          <w:p w14:paraId="10ADAE18" w14:textId="4285B896" w:rsidR="00C6271B" w:rsidRPr="003C7C93" w:rsidRDefault="00B21E5A" w:rsidP="003D2543">
            <w:pPr>
              <w:jc w:val="center"/>
              <w:rPr>
                <w:rFonts w:cs="Open Sans"/>
                <w:color w:val="000000" w:themeColor="text1"/>
              </w:rPr>
            </w:pPr>
            <w:r w:rsidRPr="003C7C93">
              <w:rPr>
                <w:rFonts w:cs="Open Sans"/>
                <w:color w:val="000000" w:themeColor="text1"/>
              </w:rPr>
              <w:t>2</w:t>
            </w:r>
          </w:p>
        </w:tc>
      </w:tr>
      <w:tr w:rsidR="005C28C5" w:rsidRPr="00982EBE" w14:paraId="73861507" w14:textId="77777777" w:rsidTr="00613EAC">
        <w:tc>
          <w:tcPr>
            <w:tcW w:w="2518" w:type="dxa"/>
          </w:tcPr>
          <w:p w14:paraId="5B61CF36" w14:textId="3EBDB698" w:rsidR="00C6271B" w:rsidRPr="003C7C93" w:rsidRDefault="00C6271B" w:rsidP="003D2543">
            <w:pPr>
              <w:jc w:val="center"/>
              <w:rPr>
                <w:rFonts w:cs="Open Sans"/>
                <w:b/>
                <w:color w:val="000000" w:themeColor="text1"/>
              </w:rPr>
            </w:pPr>
            <w:r w:rsidRPr="003C7C93">
              <w:rPr>
                <w:rFonts w:cs="Open Sans"/>
                <w:b/>
                <w:color w:val="000000" w:themeColor="text1"/>
              </w:rPr>
              <w:t>Total</w:t>
            </w:r>
          </w:p>
        </w:tc>
        <w:tc>
          <w:tcPr>
            <w:tcW w:w="7058" w:type="dxa"/>
          </w:tcPr>
          <w:p w14:paraId="5257207C" w14:textId="4CEE9079" w:rsidR="00C6271B" w:rsidRPr="003C7C93" w:rsidRDefault="0003288C" w:rsidP="003D2543">
            <w:pPr>
              <w:jc w:val="center"/>
              <w:rPr>
                <w:rFonts w:cs="Open Sans"/>
                <w:b/>
                <w:color w:val="000000" w:themeColor="text1"/>
              </w:rPr>
            </w:pPr>
            <w:r w:rsidRPr="003C7C93">
              <w:rPr>
                <w:rFonts w:cs="Open Sans"/>
                <w:b/>
                <w:color w:val="000000" w:themeColor="text1"/>
              </w:rPr>
              <w:t>665</w:t>
            </w:r>
          </w:p>
        </w:tc>
      </w:tr>
    </w:tbl>
    <w:p w14:paraId="5BC8651E" w14:textId="77777777" w:rsidR="000E1752" w:rsidRPr="003C7C93" w:rsidRDefault="000E1752" w:rsidP="008A3097">
      <w:pPr>
        <w:rPr>
          <w:rFonts w:cs="Open Sans"/>
          <w:color w:val="000000" w:themeColor="text1"/>
        </w:rPr>
      </w:pPr>
    </w:p>
    <w:p w14:paraId="47C3F20A" w14:textId="77777777" w:rsidR="00FD1757" w:rsidRPr="00982EBE" w:rsidRDefault="00FD1757" w:rsidP="000401F2">
      <w:pPr>
        <w:pStyle w:val="Heading2"/>
      </w:pPr>
      <w:bookmarkStart w:id="190" w:name="_Toc224302699"/>
      <w:bookmarkStart w:id="191" w:name="_Toc224302905"/>
      <w:bookmarkStart w:id="192" w:name="_Toc226528036"/>
      <w:r w:rsidRPr="00982EBE">
        <w:t>Environmental Compliance</w:t>
      </w:r>
      <w:bookmarkEnd w:id="186"/>
      <w:bookmarkEnd w:id="187"/>
      <w:bookmarkEnd w:id="190"/>
      <w:bookmarkEnd w:id="191"/>
      <w:bookmarkEnd w:id="192"/>
    </w:p>
    <w:p w14:paraId="5EF87B0E" w14:textId="5E395135" w:rsidR="00FD1757" w:rsidRPr="003C7C93" w:rsidRDefault="00FD1757" w:rsidP="008A3097">
      <w:pPr>
        <w:rPr>
          <w:rFonts w:cs="Open Sans"/>
          <w:color w:val="000000" w:themeColor="text1"/>
        </w:rPr>
      </w:pPr>
      <w:r w:rsidRPr="003C7C93">
        <w:rPr>
          <w:rFonts w:cs="Open Sans"/>
          <w:color w:val="000000" w:themeColor="text1"/>
        </w:rPr>
        <w:t>Environmental compliance is a critical component of responsible infrastructure delivery at Julius Berger Nigeria Plc. Compliance management begins before project mobilisation and continues throughout project execution.</w:t>
      </w:r>
    </w:p>
    <w:p w14:paraId="7D95AB70" w14:textId="77777777" w:rsidR="00FD1757" w:rsidRPr="003C7C93" w:rsidRDefault="00FD1757" w:rsidP="008A3097">
      <w:pPr>
        <w:rPr>
          <w:rFonts w:cs="Open Sans"/>
          <w:color w:val="000000" w:themeColor="text1"/>
        </w:rPr>
      </w:pPr>
      <w:r w:rsidRPr="003C7C93">
        <w:rPr>
          <w:rFonts w:cs="Open Sans"/>
          <w:color w:val="000000" w:themeColor="text1"/>
        </w:rPr>
        <w:t>Environmental Impact Assessments (EIAs) are conducted prior to project commencement to identify potential environmental risks and define mitigation measures. During implementation, Environmental Audits (EAs) and Environmental Compliance Monitoring (ECM) provide ongoing oversight to ensure that mitigation measures remain effective.</w:t>
      </w:r>
    </w:p>
    <w:p w14:paraId="71DEE258" w14:textId="77777777" w:rsidR="00FD1757" w:rsidRPr="003C7C93" w:rsidRDefault="00FD1757" w:rsidP="008A3097">
      <w:pPr>
        <w:rPr>
          <w:rFonts w:cs="Open Sans"/>
          <w:color w:val="000000" w:themeColor="text1"/>
        </w:rPr>
      </w:pPr>
      <w:r w:rsidRPr="003C7C93">
        <w:rPr>
          <w:rFonts w:cs="Open Sans"/>
          <w:color w:val="000000" w:themeColor="text1"/>
        </w:rPr>
        <w:lastRenderedPageBreak/>
        <w:t>The Group’s environmental management framework aligns with internationally recognised standards, including ISO 14001, supporting structured environmental monitoring and continuous improvement.</w:t>
      </w:r>
    </w:p>
    <w:p w14:paraId="0E9E3126" w14:textId="77777777" w:rsidR="00FD1757" w:rsidRPr="003C7C93" w:rsidRDefault="00FD1757" w:rsidP="008A3097">
      <w:pPr>
        <w:rPr>
          <w:rFonts w:cs="Open Sans"/>
          <w:color w:val="000000" w:themeColor="text1"/>
        </w:rPr>
      </w:pPr>
      <w:r w:rsidRPr="003C7C93">
        <w:rPr>
          <w:rFonts w:cs="Open Sans"/>
          <w:color w:val="000000" w:themeColor="text1"/>
        </w:rPr>
        <w:t>Compliance performance is verified through inspections conducted by regulatory authorities including the Federal Ministry of Environment (FMEnv), the National Environmental Standards and Regulations Enforcement Agency (NESREA), the Lagos State Safety Commission, and the Federal Ministry of Labour.</w:t>
      </w:r>
    </w:p>
    <w:p w14:paraId="65D036ED" w14:textId="77777777" w:rsidR="00FD1757" w:rsidRPr="003C7C93" w:rsidRDefault="00FD1757" w:rsidP="008A3097">
      <w:pPr>
        <w:rPr>
          <w:rFonts w:cs="Open Sans"/>
          <w:color w:val="000000" w:themeColor="text1"/>
        </w:rPr>
      </w:pPr>
      <w:r w:rsidRPr="003C7C93">
        <w:rPr>
          <w:rFonts w:cs="Open Sans"/>
          <w:color w:val="000000" w:themeColor="text1"/>
        </w:rPr>
        <w:t>During the reporting period, no fines, sanctions, or significant environmental incidents were recorded, reflecting the effectiveness of the Group’s environmental governance systems and monitoring processes.</w:t>
      </w:r>
    </w:p>
    <w:p w14:paraId="4ECFDFBB" w14:textId="4BA54ACE" w:rsidR="004F6F01" w:rsidRPr="003C7C93" w:rsidRDefault="00FD1757" w:rsidP="008A3097">
      <w:pPr>
        <w:rPr>
          <w:rFonts w:cs="Open Sans"/>
          <w:color w:val="000000" w:themeColor="text1"/>
        </w:rPr>
      </w:pPr>
      <w:r w:rsidRPr="003C7C93">
        <w:rPr>
          <w:rFonts w:cs="Open Sans"/>
          <w:color w:val="000000" w:themeColor="text1"/>
        </w:rPr>
        <w:t>Julius Berger will continue strengthening environmental compliance practices through enhanced monitoring systems, employee training, and integration of environmental considerations into operational decision-making.</w:t>
      </w:r>
    </w:p>
    <w:p w14:paraId="124A29D4" w14:textId="77777777" w:rsidR="0053061C" w:rsidRPr="003C7C93" w:rsidRDefault="0053061C" w:rsidP="008A3097">
      <w:pPr>
        <w:rPr>
          <w:rFonts w:cs="Open Sans"/>
          <w:color w:val="000000" w:themeColor="text1"/>
        </w:rPr>
      </w:pPr>
    </w:p>
    <w:p w14:paraId="0937AFA7" w14:textId="77777777" w:rsidR="00371C84" w:rsidRDefault="00371C84" w:rsidP="00B377C1">
      <w:pPr>
        <w:rPr>
          <w:rFonts w:cs="Open Sans"/>
          <w:color w:val="00B050"/>
        </w:rPr>
      </w:pPr>
    </w:p>
    <w:p w14:paraId="1218D2AC" w14:textId="77777777" w:rsidR="009F74E7" w:rsidRDefault="009F74E7" w:rsidP="00B377C1">
      <w:pPr>
        <w:rPr>
          <w:rFonts w:cs="Open Sans"/>
          <w:color w:val="00B050"/>
        </w:rPr>
      </w:pPr>
    </w:p>
    <w:p w14:paraId="65A85A87" w14:textId="77777777" w:rsidR="009F74E7" w:rsidRDefault="009F74E7" w:rsidP="00B377C1">
      <w:pPr>
        <w:rPr>
          <w:rFonts w:cs="Open Sans"/>
          <w:color w:val="00B050"/>
        </w:rPr>
      </w:pPr>
    </w:p>
    <w:p w14:paraId="23412174" w14:textId="77777777" w:rsidR="009F74E7" w:rsidRDefault="009F74E7" w:rsidP="00B377C1">
      <w:pPr>
        <w:rPr>
          <w:rFonts w:cs="Open Sans"/>
          <w:color w:val="00B050"/>
        </w:rPr>
      </w:pPr>
    </w:p>
    <w:p w14:paraId="51594A6B" w14:textId="77777777" w:rsidR="009F74E7" w:rsidRDefault="009F74E7" w:rsidP="00B377C1">
      <w:pPr>
        <w:rPr>
          <w:rFonts w:cs="Open Sans"/>
          <w:color w:val="00B050"/>
        </w:rPr>
      </w:pPr>
    </w:p>
    <w:p w14:paraId="41FA48BE" w14:textId="77777777" w:rsidR="009F74E7" w:rsidRDefault="009F74E7" w:rsidP="00B377C1">
      <w:pPr>
        <w:rPr>
          <w:rFonts w:cs="Open Sans"/>
          <w:color w:val="00B050"/>
        </w:rPr>
      </w:pPr>
    </w:p>
    <w:p w14:paraId="67522A1A" w14:textId="77777777" w:rsidR="009F74E7" w:rsidRDefault="009F74E7" w:rsidP="00B377C1">
      <w:pPr>
        <w:rPr>
          <w:rFonts w:cs="Open Sans"/>
          <w:color w:val="00B050"/>
        </w:rPr>
      </w:pPr>
    </w:p>
    <w:p w14:paraId="0F648D25" w14:textId="77777777" w:rsidR="009F74E7" w:rsidRDefault="009F74E7" w:rsidP="00B377C1">
      <w:pPr>
        <w:rPr>
          <w:rFonts w:cs="Open Sans"/>
          <w:color w:val="00B050"/>
        </w:rPr>
      </w:pPr>
    </w:p>
    <w:p w14:paraId="2D74887F" w14:textId="77777777" w:rsidR="009F74E7" w:rsidRDefault="009F74E7" w:rsidP="00B377C1">
      <w:pPr>
        <w:rPr>
          <w:rFonts w:cs="Open Sans"/>
          <w:color w:val="00B050"/>
        </w:rPr>
      </w:pPr>
    </w:p>
    <w:p w14:paraId="62B1E661" w14:textId="77777777" w:rsidR="009F74E7" w:rsidRDefault="009F74E7" w:rsidP="00B377C1">
      <w:pPr>
        <w:rPr>
          <w:rFonts w:cs="Open Sans"/>
          <w:color w:val="00B050"/>
        </w:rPr>
      </w:pPr>
    </w:p>
    <w:p w14:paraId="0A9DF8D3" w14:textId="77777777" w:rsidR="007A5AC9" w:rsidRPr="003C7C93" w:rsidRDefault="007A5AC9" w:rsidP="00B377C1">
      <w:pPr>
        <w:rPr>
          <w:rFonts w:cs="Open Sans"/>
          <w:color w:val="00B050"/>
        </w:rPr>
      </w:pPr>
    </w:p>
    <w:p w14:paraId="4FD48820" w14:textId="77777777" w:rsidR="003F31D7" w:rsidRDefault="003F31D7" w:rsidP="003F31D7">
      <w:pPr>
        <w:pStyle w:val="Heading1"/>
      </w:pPr>
      <w:r w:rsidRPr="003F31D7">
        <w:t xml:space="preserve">SOCIAL INCLUSION </w:t>
      </w:r>
    </w:p>
    <w:p w14:paraId="43E77B8A" w14:textId="77777777" w:rsidR="00157A40" w:rsidRPr="005E027D" w:rsidRDefault="00157A40" w:rsidP="008A3097">
      <w:pPr>
        <w:spacing w:line="278" w:lineRule="auto"/>
        <w:rPr>
          <w:rFonts w:cs="Open Sans"/>
          <w:color w:val="FF0000"/>
        </w:rPr>
      </w:pPr>
      <w:r w:rsidRPr="005E027D">
        <w:rPr>
          <w:rFonts w:cs="Open Sans"/>
          <w:color w:val="FF0000"/>
        </w:rPr>
        <w:t>Supporting the communities in which we operate is a core part of Julius Berger Nigeria Plc’s approach to responsible infrastructure development. Beyond constructing roads, bridges, and buildings, the Company seeks to contribute to social well-being by investing in initiatives that expand opportunities, improve living conditions, and strengthen community resilience.</w:t>
      </w:r>
    </w:p>
    <w:p w14:paraId="227B3EC4" w14:textId="77777777" w:rsidR="00157A40" w:rsidRPr="005E027D" w:rsidRDefault="00157A40" w:rsidP="008A3097">
      <w:pPr>
        <w:spacing w:line="278" w:lineRule="auto"/>
        <w:rPr>
          <w:rFonts w:cs="Open Sans"/>
          <w:color w:val="FF0000"/>
        </w:rPr>
      </w:pPr>
      <w:r w:rsidRPr="005E027D">
        <w:rPr>
          <w:rFonts w:cs="Open Sans"/>
          <w:color w:val="FF0000"/>
        </w:rPr>
        <w:lastRenderedPageBreak/>
        <w:t xml:space="preserve">In 2025, Julius Berger invested </w:t>
      </w:r>
      <w:r w:rsidRPr="005E027D">
        <w:rPr>
          <w:rFonts w:cs="Arial"/>
          <w:color w:val="FF0000"/>
        </w:rPr>
        <w:t>₦</w:t>
      </w:r>
      <w:r w:rsidRPr="005E027D">
        <w:rPr>
          <w:rFonts w:cs="Open Sans"/>
          <w:color w:val="FF0000"/>
        </w:rPr>
        <w:t>837,929,000 in Corporate Social Responsibility (CSR) initiatives across Nigeria. These investments were implemented across the Group and its subsidiaries and focused on programmes that support education, strengthen local livelihoods, improve community infrastructure, and provide assistance during emergencies.</w:t>
      </w:r>
    </w:p>
    <w:p w14:paraId="7791FEEE" w14:textId="15C63384" w:rsidR="00157A40" w:rsidRPr="005E027D" w:rsidRDefault="00157A40" w:rsidP="008A3097">
      <w:pPr>
        <w:spacing w:line="278" w:lineRule="auto"/>
        <w:rPr>
          <w:rFonts w:cs="Open Sans"/>
          <w:color w:val="FF0000"/>
        </w:rPr>
      </w:pPr>
      <w:r w:rsidRPr="005E027D">
        <w:rPr>
          <w:rFonts w:cs="Open Sans"/>
          <w:color w:val="FF0000"/>
        </w:rPr>
        <w:t>Through these initiatives, the Company continues to build strong relationships with host communities while contributing to sustainable and inclusive development across the regions where it operates.</w:t>
      </w:r>
    </w:p>
    <w:p w14:paraId="7DF97E11" w14:textId="77777777" w:rsidR="001F7E1A" w:rsidRPr="005E027D" w:rsidRDefault="001F7E1A" w:rsidP="008A3097">
      <w:pPr>
        <w:spacing w:line="278" w:lineRule="auto"/>
        <w:rPr>
          <w:rFonts w:cs="Open Sans"/>
          <w:color w:val="FF0000"/>
        </w:rPr>
      </w:pPr>
    </w:p>
    <w:p w14:paraId="08E37F9D" w14:textId="77777777" w:rsidR="001F7E1A" w:rsidRPr="005E027D" w:rsidRDefault="001F7E1A" w:rsidP="001F7E1A">
      <w:pPr>
        <w:rPr>
          <w:rFonts w:cs="Open Sans"/>
          <w:color w:val="FF0000"/>
        </w:rPr>
      </w:pPr>
      <w:bookmarkStart w:id="193" w:name="_Toc224302701"/>
      <w:bookmarkStart w:id="194" w:name="_Toc224302907"/>
      <w:r w:rsidRPr="005E027D">
        <w:rPr>
          <w:color w:val="FF0000"/>
        </w:rPr>
        <w:t>The success of Julius Berger Nigeria Plc is closely linked to the expertise, dedication, and professionalism of its workforce. Delivering complex infrastructure projects requires skilled personnel, effective collaboration, and a work environment that supports employee well-being and professional development.</w:t>
      </w:r>
      <w:bookmarkEnd w:id="193"/>
      <w:bookmarkEnd w:id="194"/>
    </w:p>
    <w:p w14:paraId="1AA35652" w14:textId="77777777" w:rsidR="001F7E1A" w:rsidRPr="005E027D" w:rsidRDefault="001F7E1A" w:rsidP="001F7E1A">
      <w:pPr>
        <w:rPr>
          <w:rFonts w:cs="Open Sans"/>
          <w:color w:val="FF0000"/>
        </w:rPr>
      </w:pPr>
      <w:bookmarkStart w:id="195" w:name="_Toc224302702"/>
      <w:bookmarkStart w:id="196" w:name="_Toc224302908"/>
      <w:r w:rsidRPr="005E027D">
        <w:rPr>
          <w:color w:val="FF0000"/>
        </w:rPr>
        <w:t>The Company is committed to maintaining a safe, inclusive, and supportive workplace across its operations. Through structured workforce management, training programmes, and employee engagement initiatives, Julius Berger seeks to ensure that employees have the resources and support required to perform their roles effectively.</w:t>
      </w:r>
      <w:bookmarkEnd w:id="195"/>
      <w:bookmarkEnd w:id="196"/>
    </w:p>
    <w:p w14:paraId="073348AE" w14:textId="77777777" w:rsidR="001F7E1A" w:rsidRPr="005E027D" w:rsidRDefault="001F7E1A" w:rsidP="001F7E1A">
      <w:pPr>
        <w:rPr>
          <w:rFonts w:cs="Open Sans"/>
          <w:color w:val="FF0000"/>
        </w:rPr>
      </w:pPr>
      <w:bookmarkStart w:id="197" w:name="_Toc224302703"/>
      <w:bookmarkStart w:id="198" w:name="_Toc224302909"/>
      <w:r w:rsidRPr="005E027D">
        <w:rPr>
          <w:color w:val="FF0000"/>
        </w:rPr>
        <w:t>In 2025, the Group continued to focus on strengthening workforce stability, improving employee engagement, and maintaining high standards of occupational health and safety across project locations.</w:t>
      </w:r>
      <w:bookmarkEnd w:id="197"/>
      <w:bookmarkEnd w:id="198"/>
    </w:p>
    <w:p w14:paraId="5577FA3A" w14:textId="77777777" w:rsidR="001F7E1A" w:rsidRPr="005E027D" w:rsidRDefault="001F7E1A" w:rsidP="001F7E1A">
      <w:pPr>
        <w:rPr>
          <w:color w:val="FF0000"/>
        </w:rPr>
      </w:pPr>
      <w:r w:rsidRPr="005E027D">
        <w:rPr>
          <w:color w:val="FF0000"/>
        </w:rPr>
        <w:t>The following sections provide an overview of Julius Berger’s approach to employment, diversity and inclusion, training and development, and employee health and safety.</w:t>
      </w:r>
    </w:p>
    <w:p w14:paraId="76C753B1" w14:textId="77777777" w:rsidR="001F7E1A" w:rsidRPr="00982EBE" w:rsidRDefault="001F7E1A" w:rsidP="001F7E1A"/>
    <w:p w14:paraId="57E29839" w14:textId="77777777" w:rsidR="001F7E1A" w:rsidRPr="0013426B" w:rsidRDefault="001F7E1A" w:rsidP="001F7E1A">
      <w:pPr>
        <w:pStyle w:val="Heading2"/>
      </w:pPr>
      <w:bookmarkStart w:id="199" w:name="_Toc224287179"/>
      <w:bookmarkStart w:id="200" w:name="_Toc224302704"/>
      <w:bookmarkStart w:id="201" w:name="_Toc224302910"/>
      <w:bookmarkStart w:id="202" w:name="_Toc226528038"/>
      <w:r w:rsidRPr="0013426B">
        <w:t>Employment</w:t>
      </w:r>
      <w:bookmarkEnd w:id="199"/>
      <w:bookmarkEnd w:id="200"/>
      <w:bookmarkEnd w:id="201"/>
      <w:bookmarkEnd w:id="202"/>
    </w:p>
    <w:p w14:paraId="2AF6A457" w14:textId="77777777" w:rsidR="001F7E1A" w:rsidRPr="003C7C93" w:rsidRDefault="001F7E1A" w:rsidP="001F7E1A">
      <w:pPr>
        <w:rPr>
          <w:rFonts w:eastAsiaTheme="majorEastAsia" w:cs="Open Sans"/>
          <w:color w:val="000000" w:themeColor="text1"/>
        </w:rPr>
      </w:pPr>
      <w:r w:rsidRPr="003C7C93">
        <w:rPr>
          <w:rFonts w:eastAsiaTheme="majorEastAsia" w:cs="Open Sans"/>
          <w:color w:val="000000" w:themeColor="text1"/>
        </w:rPr>
        <w:t>At Julius Berger Nigeria Plc (JBN), our workforce remains a key driver of the organisation’s ability to deliver complex infrastructure projects across Nigeria. The expertise, commitment, and diverse experience of our employees enable the Company to maintain high standards of quality, safety, and operational performance across project locations. Maintaining a capable and motivated workforce is therefore essential to sustaining long-term organisational performance and resilience.</w:t>
      </w:r>
    </w:p>
    <w:p w14:paraId="530B6B15" w14:textId="77777777" w:rsidR="001F7E1A" w:rsidRPr="003C7C93" w:rsidRDefault="001F7E1A" w:rsidP="001F7E1A">
      <w:pPr>
        <w:rPr>
          <w:rFonts w:eastAsiaTheme="majorEastAsia" w:cs="Open Sans"/>
          <w:color w:val="000000" w:themeColor="text1"/>
        </w:rPr>
      </w:pPr>
      <w:r w:rsidRPr="003C7C93">
        <w:rPr>
          <w:rFonts w:eastAsiaTheme="majorEastAsia" w:cs="Open Sans"/>
          <w:color w:val="000000" w:themeColor="text1"/>
        </w:rPr>
        <w:t xml:space="preserve">To support this objective, the Company monitors workforce growth and employee turnover as indicators of workforce dynamics and operational needs. Patterns in recruitment and employee exits often reflect the project-based nature of construction activities, where workforce requirements evolve as projects commence, progress, or reach completion. </w:t>
      </w:r>
      <w:r w:rsidRPr="003C7C93">
        <w:rPr>
          <w:rFonts w:eastAsiaTheme="majorEastAsia" w:cs="Open Sans"/>
          <w:color w:val="000000" w:themeColor="text1"/>
        </w:rPr>
        <w:lastRenderedPageBreak/>
        <w:t xml:space="preserve">Monitoring these trends provides </w:t>
      </w:r>
      <w:r w:rsidRPr="00982EBE">
        <w:rPr>
          <w:rFonts w:eastAsiaTheme="majorEastAsia" w:cs="Open Sans"/>
          <w:color w:val="000000" w:themeColor="text1"/>
        </w:rPr>
        <w:t>insight</w:t>
      </w:r>
      <w:r w:rsidRPr="003C7C93">
        <w:rPr>
          <w:rFonts w:eastAsiaTheme="majorEastAsia" w:cs="Open Sans"/>
          <w:color w:val="000000" w:themeColor="text1"/>
        </w:rPr>
        <w:t xml:space="preserve"> into workforce stability and supports more effective workforce planning across operational locations.</w:t>
      </w:r>
    </w:p>
    <w:p w14:paraId="7817D76C" w14:textId="77777777" w:rsidR="001F7E1A" w:rsidRPr="003C7C93" w:rsidRDefault="001F7E1A" w:rsidP="001F7E1A">
      <w:pPr>
        <w:rPr>
          <w:rFonts w:eastAsiaTheme="majorEastAsia" w:cs="Open Sans"/>
          <w:b/>
          <w:color w:val="000000" w:themeColor="text1"/>
        </w:rPr>
      </w:pPr>
      <w:r w:rsidRPr="003C7C93">
        <w:rPr>
          <w:rFonts w:eastAsiaTheme="majorEastAsia" w:cs="Open Sans"/>
          <w:color w:val="000000" w:themeColor="text1"/>
        </w:rPr>
        <w:t>JBN continues to strengthen its approach to workforce planning, talent allocation, and employee retention to ensure that the skills required for project delivery are available across its operations.</w:t>
      </w:r>
    </w:p>
    <w:p w14:paraId="45B03F6C" w14:textId="77777777" w:rsidR="001F7E1A" w:rsidRPr="003C7C93" w:rsidRDefault="001F7E1A" w:rsidP="001F7E1A">
      <w:pPr>
        <w:rPr>
          <w:rFonts w:eastAsiaTheme="majorEastAsia" w:cs="Open Sans"/>
          <w:b/>
          <w:color w:val="000000" w:themeColor="text1"/>
        </w:rPr>
      </w:pPr>
      <w:r w:rsidRPr="003C7C93">
        <w:rPr>
          <w:rFonts w:eastAsiaTheme="majorEastAsia" w:cs="Open Sans"/>
          <w:b/>
          <w:color w:val="000000" w:themeColor="text1"/>
        </w:rPr>
        <w:t xml:space="preserve">Growth and Attrition (by location) - Year on Year Comparison </w:t>
      </w:r>
    </w:p>
    <w:p w14:paraId="157DEF60" w14:textId="77777777" w:rsidR="001F7E1A" w:rsidRDefault="001F7E1A" w:rsidP="001F7E1A">
      <w:pPr>
        <w:rPr>
          <w:rFonts w:eastAsiaTheme="majorEastAsia" w:cs="Open Sans"/>
          <w:color w:val="000000" w:themeColor="text1"/>
        </w:rPr>
      </w:pPr>
    </w:p>
    <w:tbl>
      <w:tblPr>
        <w:tblStyle w:val="TableGrid"/>
        <w:tblW w:w="9576" w:type="dxa"/>
        <w:tblLook w:val="04A0" w:firstRow="1" w:lastRow="0" w:firstColumn="1" w:lastColumn="0" w:noHBand="0" w:noVBand="1"/>
      </w:tblPr>
      <w:tblGrid>
        <w:gridCol w:w="1932"/>
        <w:gridCol w:w="1645"/>
        <w:gridCol w:w="1483"/>
        <w:gridCol w:w="1394"/>
        <w:gridCol w:w="1472"/>
        <w:gridCol w:w="1650"/>
      </w:tblGrid>
      <w:tr w:rsidR="001F7E1A" w:rsidRPr="00982EBE" w14:paraId="75CAF67A" w14:textId="77777777">
        <w:trPr>
          <w:trHeight w:val="365"/>
        </w:trPr>
        <w:tc>
          <w:tcPr>
            <w:tcW w:w="1932" w:type="dxa"/>
            <w:shd w:val="clear" w:color="auto" w:fill="92D050"/>
          </w:tcPr>
          <w:p w14:paraId="1B54E0E3" w14:textId="77777777" w:rsidR="001F7E1A" w:rsidRPr="00982EBE" w:rsidRDefault="001F7E1A">
            <w:pPr>
              <w:rPr>
                <w:rFonts w:eastAsia="Times New Roman" w:cs="Open Sans"/>
                <w:b/>
                <w:color w:val="000000" w:themeColor="text1"/>
              </w:rPr>
            </w:pPr>
          </w:p>
        </w:tc>
        <w:tc>
          <w:tcPr>
            <w:tcW w:w="3128" w:type="dxa"/>
            <w:gridSpan w:val="2"/>
            <w:shd w:val="clear" w:color="auto" w:fill="92D050"/>
          </w:tcPr>
          <w:p w14:paraId="224421FC" w14:textId="77777777" w:rsidR="001F7E1A" w:rsidRPr="007871FC" w:rsidRDefault="001F7E1A">
            <w:pPr>
              <w:rPr>
                <w:rFonts w:eastAsia="Times New Roman" w:cs="Open Sans"/>
                <w:color w:val="000000" w:themeColor="text1"/>
              </w:rPr>
            </w:pPr>
            <w:r w:rsidRPr="007871FC">
              <w:rPr>
                <w:rFonts w:eastAsia="Times New Roman" w:cs="Open Sans"/>
                <w:color w:val="000000" w:themeColor="text1"/>
              </w:rPr>
              <w:t>2025</w:t>
            </w:r>
          </w:p>
        </w:tc>
        <w:tc>
          <w:tcPr>
            <w:tcW w:w="1394" w:type="dxa"/>
            <w:shd w:val="clear" w:color="auto" w:fill="92D050"/>
          </w:tcPr>
          <w:p w14:paraId="2AD878E5" w14:textId="77777777" w:rsidR="001F7E1A" w:rsidRPr="007871FC" w:rsidRDefault="001F7E1A">
            <w:pPr>
              <w:rPr>
                <w:rFonts w:eastAsia="Times New Roman" w:cs="Open Sans"/>
                <w:color w:val="000000" w:themeColor="text1"/>
              </w:rPr>
            </w:pPr>
          </w:p>
        </w:tc>
        <w:tc>
          <w:tcPr>
            <w:tcW w:w="3122" w:type="dxa"/>
            <w:gridSpan w:val="2"/>
            <w:shd w:val="clear" w:color="auto" w:fill="92D050"/>
          </w:tcPr>
          <w:p w14:paraId="4DA2B372" w14:textId="77777777" w:rsidR="001F7E1A" w:rsidRPr="007871FC" w:rsidRDefault="001F7E1A">
            <w:pPr>
              <w:rPr>
                <w:rFonts w:eastAsia="Times New Roman" w:cs="Open Sans"/>
                <w:color w:val="000000" w:themeColor="text1"/>
              </w:rPr>
            </w:pPr>
            <w:r w:rsidRPr="007871FC">
              <w:rPr>
                <w:rFonts w:eastAsia="Times New Roman" w:cs="Open Sans"/>
                <w:color w:val="000000" w:themeColor="text1"/>
              </w:rPr>
              <w:t>2024</w:t>
            </w:r>
          </w:p>
        </w:tc>
      </w:tr>
      <w:tr w:rsidR="001F7E1A" w:rsidRPr="00982EBE" w14:paraId="58AF7927" w14:textId="77777777">
        <w:trPr>
          <w:trHeight w:val="365"/>
        </w:trPr>
        <w:tc>
          <w:tcPr>
            <w:tcW w:w="1932" w:type="dxa"/>
            <w:hideMark/>
          </w:tcPr>
          <w:p w14:paraId="065E8CE7" w14:textId="77777777" w:rsidR="001F7E1A" w:rsidRPr="00982EBE" w:rsidRDefault="001F7E1A">
            <w:pPr>
              <w:rPr>
                <w:rFonts w:eastAsia="Times New Roman" w:cs="Open Sans"/>
                <w:b/>
                <w:color w:val="000000" w:themeColor="text1"/>
              </w:rPr>
            </w:pPr>
            <w:r w:rsidRPr="00982EBE">
              <w:rPr>
                <w:rFonts w:eastAsia="Times New Roman" w:cs="Open Sans"/>
                <w:b/>
                <w:color w:val="000000" w:themeColor="text1"/>
              </w:rPr>
              <w:t>LOCATION</w:t>
            </w:r>
          </w:p>
        </w:tc>
        <w:tc>
          <w:tcPr>
            <w:tcW w:w="1645" w:type="dxa"/>
            <w:hideMark/>
          </w:tcPr>
          <w:p w14:paraId="745020A7" w14:textId="77777777" w:rsidR="001F7E1A" w:rsidRPr="00982EBE" w:rsidRDefault="001F7E1A">
            <w:pPr>
              <w:rPr>
                <w:rFonts w:eastAsia="Times New Roman" w:cs="Open Sans"/>
                <w:b/>
                <w:color w:val="000000" w:themeColor="text1"/>
              </w:rPr>
            </w:pPr>
            <w:r w:rsidRPr="00982EBE">
              <w:rPr>
                <w:rFonts w:eastAsia="Times New Roman" w:cs="Open Sans"/>
                <w:b/>
                <w:color w:val="000000" w:themeColor="text1"/>
              </w:rPr>
              <w:t>202</w:t>
            </w:r>
            <w:r>
              <w:rPr>
                <w:rFonts w:eastAsia="Times New Roman" w:cs="Open Sans"/>
                <w:b/>
                <w:color w:val="000000" w:themeColor="text1"/>
              </w:rPr>
              <w:t>5</w:t>
            </w:r>
            <w:r w:rsidRPr="00982EBE">
              <w:rPr>
                <w:rFonts w:eastAsia="Times New Roman" w:cs="Open Sans"/>
                <w:b/>
                <w:color w:val="000000" w:themeColor="text1"/>
              </w:rPr>
              <w:t xml:space="preserve"> New Hire</w:t>
            </w:r>
          </w:p>
        </w:tc>
        <w:tc>
          <w:tcPr>
            <w:tcW w:w="1483" w:type="dxa"/>
          </w:tcPr>
          <w:p w14:paraId="4101A359" w14:textId="77777777" w:rsidR="001F7E1A" w:rsidRPr="00982EBE" w:rsidRDefault="001F7E1A">
            <w:pPr>
              <w:rPr>
                <w:rFonts w:eastAsia="Times New Roman" w:cs="Open Sans"/>
                <w:b/>
                <w:color w:val="000000" w:themeColor="text1"/>
              </w:rPr>
            </w:pPr>
            <w:r w:rsidRPr="00982EBE">
              <w:rPr>
                <w:rFonts w:eastAsia="Times New Roman" w:cs="Open Sans"/>
                <w:b/>
                <w:color w:val="000000" w:themeColor="text1"/>
              </w:rPr>
              <w:t>202</w:t>
            </w:r>
            <w:r>
              <w:rPr>
                <w:rFonts w:eastAsia="Times New Roman" w:cs="Open Sans"/>
                <w:b/>
                <w:color w:val="000000" w:themeColor="text1"/>
              </w:rPr>
              <w:t>5</w:t>
            </w:r>
            <w:r w:rsidRPr="00982EBE">
              <w:rPr>
                <w:rFonts w:eastAsia="Times New Roman" w:cs="Open Sans"/>
                <w:b/>
                <w:color w:val="000000" w:themeColor="text1"/>
              </w:rPr>
              <w:t xml:space="preserve"> Exits</w:t>
            </w:r>
          </w:p>
        </w:tc>
        <w:tc>
          <w:tcPr>
            <w:tcW w:w="1394" w:type="dxa"/>
          </w:tcPr>
          <w:p w14:paraId="76E470C2" w14:textId="77777777" w:rsidR="001F7E1A" w:rsidRPr="00982EBE" w:rsidRDefault="001F7E1A">
            <w:pPr>
              <w:rPr>
                <w:rFonts w:eastAsia="Times New Roman" w:cs="Open Sans"/>
                <w:b/>
                <w:color w:val="000000" w:themeColor="text1"/>
              </w:rPr>
            </w:pPr>
            <w:r w:rsidRPr="00982EBE">
              <w:rPr>
                <w:rFonts w:eastAsia="Times New Roman" w:cs="Open Sans"/>
                <w:b/>
                <w:color w:val="000000" w:themeColor="text1"/>
              </w:rPr>
              <w:t>LOCATION</w:t>
            </w:r>
          </w:p>
        </w:tc>
        <w:tc>
          <w:tcPr>
            <w:tcW w:w="1472" w:type="dxa"/>
            <w:hideMark/>
          </w:tcPr>
          <w:p w14:paraId="34C6C41B" w14:textId="77777777" w:rsidR="001F7E1A" w:rsidRPr="00982EBE" w:rsidRDefault="001F7E1A">
            <w:pPr>
              <w:rPr>
                <w:rFonts w:eastAsia="Times New Roman" w:cs="Open Sans"/>
                <w:b/>
                <w:color w:val="000000" w:themeColor="text1"/>
              </w:rPr>
            </w:pPr>
            <w:r w:rsidRPr="00982EBE">
              <w:rPr>
                <w:rFonts w:eastAsia="Times New Roman" w:cs="Open Sans"/>
                <w:b/>
                <w:color w:val="000000" w:themeColor="text1"/>
              </w:rPr>
              <w:t>202</w:t>
            </w:r>
            <w:r>
              <w:rPr>
                <w:rFonts w:eastAsia="Times New Roman" w:cs="Open Sans"/>
                <w:b/>
                <w:color w:val="000000" w:themeColor="text1"/>
              </w:rPr>
              <w:t>4</w:t>
            </w:r>
            <w:r w:rsidRPr="00982EBE">
              <w:rPr>
                <w:rFonts w:eastAsia="Times New Roman" w:cs="Open Sans"/>
                <w:b/>
                <w:color w:val="000000" w:themeColor="text1"/>
              </w:rPr>
              <w:t xml:space="preserve"> New Hire</w:t>
            </w:r>
          </w:p>
        </w:tc>
        <w:tc>
          <w:tcPr>
            <w:tcW w:w="1650" w:type="dxa"/>
          </w:tcPr>
          <w:p w14:paraId="485DFC93" w14:textId="77777777" w:rsidR="001F7E1A" w:rsidRPr="00982EBE" w:rsidRDefault="001F7E1A">
            <w:pPr>
              <w:rPr>
                <w:rFonts w:eastAsia="Times New Roman" w:cs="Open Sans"/>
                <w:b/>
                <w:color w:val="000000" w:themeColor="text1"/>
              </w:rPr>
            </w:pPr>
            <w:r w:rsidRPr="00982EBE">
              <w:rPr>
                <w:rFonts w:eastAsia="Times New Roman" w:cs="Open Sans"/>
                <w:b/>
                <w:color w:val="000000" w:themeColor="text1"/>
              </w:rPr>
              <w:t>202</w:t>
            </w:r>
            <w:r>
              <w:rPr>
                <w:rFonts w:eastAsia="Times New Roman" w:cs="Open Sans"/>
                <w:b/>
                <w:color w:val="000000" w:themeColor="text1"/>
              </w:rPr>
              <w:t>4</w:t>
            </w:r>
            <w:r w:rsidRPr="00982EBE">
              <w:rPr>
                <w:rFonts w:eastAsia="Times New Roman" w:cs="Open Sans"/>
                <w:b/>
                <w:color w:val="000000" w:themeColor="text1"/>
              </w:rPr>
              <w:t xml:space="preserve"> Exits</w:t>
            </w:r>
          </w:p>
        </w:tc>
      </w:tr>
      <w:tr w:rsidR="001F7E1A" w:rsidRPr="00982EBE" w14:paraId="6EC6AC43" w14:textId="77777777">
        <w:trPr>
          <w:trHeight w:val="224"/>
        </w:trPr>
        <w:tc>
          <w:tcPr>
            <w:tcW w:w="1932" w:type="dxa"/>
            <w:hideMark/>
          </w:tcPr>
          <w:p w14:paraId="5EC7C0A2" w14:textId="77777777" w:rsidR="001F7E1A" w:rsidRPr="00982EBE" w:rsidRDefault="001F7E1A">
            <w:pPr>
              <w:rPr>
                <w:rFonts w:eastAsia="Times New Roman" w:cs="Open Sans"/>
                <w:b/>
                <w:color w:val="000000" w:themeColor="text1"/>
              </w:rPr>
            </w:pPr>
            <w:r w:rsidRPr="00982EBE">
              <w:rPr>
                <w:rFonts w:eastAsia="Times New Roman" w:cs="Open Sans"/>
                <w:b/>
                <w:color w:val="000000" w:themeColor="text1"/>
              </w:rPr>
              <w:t>HOA</w:t>
            </w:r>
          </w:p>
        </w:tc>
        <w:tc>
          <w:tcPr>
            <w:tcW w:w="1645" w:type="dxa"/>
          </w:tcPr>
          <w:p w14:paraId="3035DD2C" w14:textId="77777777" w:rsidR="001F7E1A" w:rsidRPr="00982EBE" w:rsidRDefault="001F7E1A">
            <w:pPr>
              <w:rPr>
                <w:rFonts w:eastAsia="Times New Roman" w:cs="Open Sans"/>
                <w:color w:val="000000" w:themeColor="text1"/>
              </w:rPr>
            </w:pPr>
            <w:r w:rsidRPr="00982EBE">
              <w:rPr>
                <w:rFonts w:eastAsia="Times New Roman" w:cs="Open Sans"/>
                <w:color w:val="000000" w:themeColor="text1"/>
              </w:rPr>
              <w:t>31</w:t>
            </w:r>
          </w:p>
        </w:tc>
        <w:tc>
          <w:tcPr>
            <w:tcW w:w="1483" w:type="dxa"/>
          </w:tcPr>
          <w:p w14:paraId="1D729E0E" w14:textId="77777777" w:rsidR="001F7E1A" w:rsidRPr="00982EBE" w:rsidRDefault="001F7E1A">
            <w:pPr>
              <w:rPr>
                <w:rFonts w:eastAsia="Times New Roman" w:cs="Open Sans"/>
                <w:color w:val="000000" w:themeColor="text1"/>
              </w:rPr>
            </w:pPr>
            <w:r w:rsidRPr="00982EBE">
              <w:rPr>
                <w:rFonts w:cs="Open Sans"/>
                <w:color w:val="000000" w:themeColor="text1"/>
              </w:rPr>
              <w:t>25</w:t>
            </w:r>
          </w:p>
        </w:tc>
        <w:tc>
          <w:tcPr>
            <w:tcW w:w="1394" w:type="dxa"/>
          </w:tcPr>
          <w:p w14:paraId="512633FC" w14:textId="77777777" w:rsidR="001F7E1A" w:rsidRPr="00982EBE" w:rsidRDefault="001F7E1A">
            <w:pPr>
              <w:rPr>
                <w:rFonts w:eastAsia="Times New Roman" w:cs="Open Sans"/>
                <w:b/>
                <w:color w:val="000000" w:themeColor="text1"/>
              </w:rPr>
            </w:pPr>
            <w:r w:rsidRPr="00982EBE">
              <w:rPr>
                <w:rFonts w:eastAsia="Times New Roman" w:cs="Open Sans"/>
                <w:b/>
                <w:color w:val="000000" w:themeColor="text1"/>
              </w:rPr>
              <w:t>AKR</w:t>
            </w:r>
          </w:p>
        </w:tc>
        <w:tc>
          <w:tcPr>
            <w:tcW w:w="1472" w:type="dxa"/>
          </w:tcPr>
          <w:p w14:paraId="41A52D87" w14:textId="77777777" w:rsidR="001F7E1A" w:rsidRPr="00982EBE" w:rsidRDefault="001F7E1A">
            <w:pPr>
              <w:rPr>
                <w:rFonts w:eastAsia="Times New Roman" w:cs="Open Sans"/>
                <w:color w:val="000000" w:themeColor="text1"/>
              </w:rPr>
            </w:pPr>
            <w:r w:rsidRPr="00982EBE">
              <w:rPr>
                <w:rFonts w:eastAsia="Times New Roman" w:cs="Open Sans"/>
                <w:color w:val="000000" w:themeColor="text1"/>
              </w:rPr>
              <w:t xml:space="preserve">            41 </w:t>
            </w:r>
          </w:p>
        </w:tc>
        <w:tc>
          <w:tcPr>
            <w:tcW w:w="1650" w:type="dxa"/>
          </w:tcPr>
          <w:p w14:paraId="78D06BDB" w14:textId="77777777" w:rsidR="001F7E1A" w:rsidRPr="00982EBE" w:rsidRDefault="001F7E1A">
            <w:pPr>
              <w:rPr>
                <w:rFonts w:eastAsia="Times New Roman" w:cs="Open Sans"/>
                <w:color w:val="000000" w:themeColor="text1"/>
              </w:rPr>
            </w:pPr>
            <w:r w:rsidRPr="00982EBE">
              <w:rPr>
                <w:rFonts w:eastAsia="Times New Roman" w:cs="Open Sans"/>
                <w:color w:val="000000" w:themeColor="text1"/>
              </w:rPr>
              <w:t>364</w:t>
            </w:r>
          </w:p>
        </w:tc>
      </w:tr>
      <w:tr w:rsidR="001F7E1A" w:rsidRPr="00982EBE" w14:paraId="09175615" w14:textId="77777777">
        <w:trPr>
          <w:trHeight w:val="224"/>
        </w:trPr>
        <w:tc>
          <w:tcPr>
            <w:tcW w:w="1932" w:type="dxa"/>
            <w:hideMark/>
          </w:tcPr>
          <w:p w14:paraId="56CB8258" w14:textId="77777777" w:rsidR="001F7E1A" w:rsidRPr="00982EBE" w:rsidRDefault="001F7E1A">
            <w:pPr>
              <w:rPr>
                <w:rFonts w:eastAsia="Times New Roman" w:cs="Open Sans"/>
                <w:b/>
                <w:color w:val="000000" w:themeColor="text1"/>
              </w:rPr>
            </w:pPr>
            <w:r w:rsidRPr="00982EBE">
              <w:rPr>
                <w:rFonts w:eastAsia="Times New Roman" w:cs="Open Sans"/>
                <w:b/>
                <w:color w:val="000000" w:themeColor="text1"/>
              </w:rPr>
              <w:t>RCN</w:t>
            </w:r>
          </w:p>
        </w:tc>
        <w:tc>
          <w:tcPr>
            <w:tcW w:w="1645" w:type="dxa"/>
          </w:tcPr>
          <w:p w14:paraId="58545B7C" w14:textId="77777777" w:rsidR="001F7E1A" w:rsidRPr="00982EBE" w:rsidRDefault="001F7E1A">
            <w:pPr>
              <w:rPr>
                <w:rFonts w:eastAsia="Times New Roman" w:cs="Open Sans"/>
                <w:color w:val="000000" w:themeColor="text1"/>
              </w:rPr>
            </w:pPr>
            <w:r w:rsidRPr="00982EBE">
              <w:rPr>
                <w:rFonts w:eastAsia="Times New Roman" w:cs="Open Sans"/>
                <w:color w:val="000000" w:themeColor="text1"/>
              </w:rPr>
              <w:t>448</w:t>
            </w:r>
          </w:p>
        </w:tc>
        <w:tc>
          <w:tcPr>
            <w:tcW w:w="1483" w:type="dxa"/>
          </w:tcPr>
          <w:p w14:paraId="37468501" w14:textId="77777777" w:rsidR="001F7E1A" w:rsidRPr="00982EBE" w:rsidRDefault="001F7E1A">
            <w:pPr>
              <w:rPr>
                <w:rFonts w:eastAsia="Times New Roman" w:cs="Open Sans"/>
                <w:color w:val="000000" w:themeColor="text1"/>
              </w:rPr>
            </w:pPr>
            <w:r w:rsidRPr="00982EBE">
              <w:rPr>
                <w:rFonts w:cs="Open Sans"/>
                <w:color w:val="000000" w:themeColor="text1"/>
              </w:rPr>
              <w:t>339</w:t>
            </w:r>
          </w:p>
        </w:tc>
        <w:tc>
          <w:tcPr>
            <w:tcW w:w="1394" w:type="dxa"/>
          </w:tcPr>
          <w:p w14:paraId="276952DA" w14:textId="77777777" w:rsidR="001F7E1A" w:rsidRPr="00982EBE" w:rsidRDefault="001F7E1A">
            <w:pPr>
              <w:rPr>
                <w:rFonts w:eastAsia="Times New Roman" w:cs="Open Sans"/>
                <w:b/>
                <w:color w:val="000000" w:themeColor="text1"/>
              </w:rPr>
            </w:pPr>
            <w:r w:rsidRPr="00982EBE">
              <w:rPr>
                <w:rFonts w:eastAsia="Times New Roman" w:cs="Open Sans"/>
                <w:b/>
                <w:color w:val="000000" w:themeColor="text1"/>
              </w:rPr>
              <w:t>BBR</w:t>
            </w:r>
          </w:p>
        </w:tc>
        <w:tc>
          <w:tcPr>
            <w:tcW w:w="1472" w:type="dxa"/>
          </w:tcPr>
          <w:p w14:paraId="0E9C46B8" w14:textId="77777777" w:rsidR="001F7E1A" w:rsidRPr="00982EBE" w:rsidRDefault="001F7E1A">
            <w:pPr>
              <w:rPr>
                <w:rFonts w:eastAsia="Times New Roman" w:cs="Open Sans"/>
                <w:color w:val="000000" w:themeColor="text1"/>
              </w:rPr>
            </w:pPr>
            <w:r w:rsidRPr="00982EBE">
              <w:rPr>
                <w:rFonts w:eastAsia="Times New Roman" w:cs="Open Sans"/>
                <w:color w:val="000000" w:themeColor="text1"/>
              </w:rPr>
              <w:t xml:space="preserve">          388 </w:t>
            </w:r>
          </w:p>
        </w:tc>
        <w:tc>
          <w:tcPr>
            <w:tcW w:w="1650" w:type="dxa"/>
          </w:tcPr>
          <w:p w14:paraId="1C51CC4D" w14:textId="77777777" w:rsidR="001F7E1A" w:rsidRPr="00982EBE" w:rsidRDefault="001F7E1A">
            <w:pPr>
              <w:rPr>
                <w:rFonts w:eastAsia="Times New Roman" w:cs="Open Sans"/>
                <w:color w:val="000000" w:themeColor="text1"/>
              </w:rPr>
            </w:pPr>
            <w:r w:rsidRPr="00982EBE">
              <w:rPr>
                <w:rFonts w:eastAsia="Times New Roman" w:cs="Open Sans"/>
                <w:color w:val="000000" w:themeColor="text1"/>
              </w:rPr>
              <w:t>369</w:t>
            </w:r>
          </w:p>
        </w:tc>
      </w:tr>
      <w:tr w:rsidR="001F7E1A" w:rsidRPr="00982EBE" w14:paraId="40367B2C" w14:textId="77777777">
        <w:trPr>
          <w:trHeight w:val="224"/>
        </w:trPr>
        <w:tc>
          <w:tcPr>
            <w:tcW w:w="1932" w:type="dxa"/>
            <w:hideMark/>
          </w:tcPr>
          <w:p w14:paraId="5F4E0844" w14:textId="77777777" w:rsidR="001F7E1A" w:rsidRPr="00982EBE" w:rsidRDefault="001F7E1A">
            <w:pPr>
              <w:rPr>
                <w:rFonts w:eastAsia="Times New Roman" w:cs="Open Sans"/>
                <w:b/>
                <w:color w:val="000000" w:themeColor="text1"/>
              </w:rPr>
            </w:pPr>
            <w:r w:rsidRPr="00982EBE">
              <w:rPr>
                <w:rFonts w:eastAsia="Times New Roman" w:cs="Open Sans"/>
                <w:b/>
                <w:color w:val="000000" w:themeColor="text1"/>
              </w:rPr>
              <w:t>RWE</w:t>
            </w:r>
          </w:p>
        </w:tc>
        <w:tc>
          <w:tcPr>
            <w:tcW w:w="1645" w:type="dxa"/>
          </w:tcPr>
          <w:p w14:paraId="4FA01216" w14:textId="77777777" w:rsidR="001F7E1A" w:rsidRPr="00982EBE" w:rsidRDefault="001F7E1A">
            <w:pPr>
              <w:rPr>
                <w:rFonts w:eastAsia="Times New Roman" w:cs="Open Sans"/>
                <w:color w:val="000000" w:themeColor="text1"/>
              </w:rPr>
            </w:pPr>
            <w:r w:rsidRPr="00982EBE">
              <w:rPr>
                <w:rFonts w:eastAsia="Times New Roman" w:cs="Open Sans"/>
                <w:color w:val="000000" w:themeColor="text1"/>
              </w:rPr>
              <w:t>151</w:t>
            </w:r>
          </w:p>
        </w:tc>
        <w:tc>
          <w:tcPr>
            <w:tcW w:w="1483" w:type="dxa"/>
          </w:tcPr>
          <w:p w14:paraId="4AE2B9B9" w14:textId="77777777" w:rsidR="001F7E1A" w:rsidRPr="00982EBE" w:rsidRDefault="001F7E1A">
            <w:pPr>
              <w:rPr>
                <w:rFonts w:eastAsia="Times New Roman" w:cs="Open Sans"/>
                <w:color w:val="000000" w:themeColor="text1"/>
              </w:rPr>
            </w:pPr>
            <w:r w:rsidRPr="00982EBE">
              <w:rPr>
                <w:rFonts w:cs="Open Sans"/>
                <w:color w:val="000000" w:themeColor="text1"/>
              </w:rPr>
              <w:t>356</w:t>
            </w:r>
          </w:p>
        </w:tc>
        <w:tc>
          <w:tcPr>
            <w:tcW w:w="1394" w:type="dxa"/>
          </w:tcPr>
          <w:p w14:paraId="76FBBEFA" w14:textId="77777777" w:rsidR="001F7E1A" w:rsidRPr="00982EBE" w:rsidRDefault="001F7E1A">
            <w:pPr>
              <w:rPr>
                <w:rFonts w:eastAsia="Times New Roman" w:cs="Open Sans"/>
                <w:b/>
                <w:color w:val="000000" w:themeColor="text1"/>
              </w:rPr>
            </w:pPr>
            <w:r w:rsidRPr="00982EBE">
              <w:rPr>
                <w:rFonts w:eastAsia="Times New Roman" w:cs="Open Sans"/>
                <w:b/>
                <w:color w:val="000000" w:themeColor="text1"/>
              </w:rPr>
              <w:t>DCP</w:t>
            </w:r>
          </w:p>
        </w:tc>
        <w:tc>
          <w:tcPr>
            <w:tcW w:w="1472" w:type="dxa"/>
          </w:tcPr>
          <w:p w14:paraId="32DA75AE" w14:textId="77777777" w:rsidR="001F7E1A" w:rsidRPr="00982EBE" w:rsidRDefault="001F7E1A">
            <w:pPr>
              <w:rPr>
                <w:rFonts w:eastAsia="Times New Roman" w:cs="Open Sans"/>
                <w:color w:val="000000" w:themeColor="text1"/>
              </w:rPr>
            </w:pPr>
            <w:r w:rsidRPr="00982EBE">
              <w:rPr>
                <w:rFonts w:eastAsia="Times New Roman" w:cs="Open Sans"/>
                <w:color w:val="000000" w:themeColor="text1"/>
              </w:rPr>
              <w:t xml:space="preserve">             -   </w:t>
            </w:r>
          </w:p>
        </w:tc>
        <w:tc>
          <w:tcPr>
            <w:tcW w:w="1650" w:type="dxa"/>
          </w:tcPr>
          <w:p w14:paraId="01E16D9B" w14:textId="77777777" w:rsidR="001F7E1A" w:rsidRPr="00982EBE" w:rsidRDefault="001F7E1A">
            <w:pPr>
              <w:rPr>
                <w:rFonts w:eastAsia="Times New Roman" w:cs="Open Sans"/>
                <w:color w:val="000000" w:themeColor="text1"/>
              </w:rPr>
            </w:pPr>
            <w:r w:rsidRPr="00982EBE">
              <w:rPr>
                <w:rFonts w:eastAsia="Times New Roman" w:cs="Open Sans"/>
                <w:color w:val="000000" w:themeColor="text1"/>
              </w:rPr>
              <w:t>6</w:t>
            </w:r>
          </w:p>
        </w:tc>
      </w:tr>
      <w:tr w:rsidR="001F7E1A" w:rsidRPr="00982EBE" w14:paraId="67A5CC17" w14:textId="77777777">
        <w:trPr>
          <w:trHeight w:val="224"/>
        </w:trPr>
        <w:tc>
          <w:tcPr>
            <w:tcW w:w="1932" w:type="dxa"/>
            <w:hideMark/>
          </w:tcPr>
          <w:p w14:paraId="052012BE" w14:textId="77777777" w:rsidR="001F7E1A" w:rsidRPr="00982EBE" w:rsidRDefault="001F7E1A">
            <w:pPr>
              <w:rPr>
                <w:rFonts w:eastAsia="Times New Roman" w:cs="Open Sans"/>
                <w:b/>
                <w:color w:val="000000" w:themeColor="text1"/>
              </w:rPr>
            </w:pPr>
            <w:r w:rsidRPr="00982EBE">
              <w:rPr>
                <w:rFonts w:eastAsia="Times New Roman" w:cs="Open Sans"/>
                <w:b/>
                <w:color w:val="000000" w:themeColor="text1"/>
              </w:rPr>
              <w:t>RSE</w:t>
            </w:r>
          </w:p>
        </w:tc>
        <w:tc>
          <w:tcPr>
            <w:tcW w:w="1645" w:type="dxa"/>
          </w:tcPr>
          <w:p w14:paraId="3A7BBFA4" w14:textId="77777777" w:rsidR="001F7E1A" w:rsidRPr="00982EBE" w:rsidRDefault="001F7E1A">
            <w:pPr>
              <w:rPr>
                <w:rFonts w:eastAsia="Times New Roman" w:cs="Open Sans"/>
                <w:color w:val="000000" w:themeColor="text1"/>
              </w:rPr>
            </w:pPr>
            <w:r w:rsidRPr="00982EBE">
              <w:rPr>
                <w:rFonts w:eastAsia="Times New Roman" w:cs="Open Sans"/>
                <w:color w:val="000000" w:themeColor="text1"/>
              </w:rPr>
              <w:t>792</w:t>
            </w:r>
          </w:p>
        </w:tc>
        <w:tc>
          <w:tcPr>
            <w:tcW w:w="1483" w:type="dxa"/>
          </w:tcPr>
          <w:p w14:paraId="3873CE65" w14:textId="77777777" w:rsidR="001F7E1A" w:rsidRPr="00982EBE" w:rsidRDefault="001F7E1A">
            <w:pPr>
              <w:rPr>
                <w:rFonts w:eastAsia="Times New Roman" w:cs="Open Sans"/>
                <w:color w:val="000000" w:themeColor="text1"/>
              </w:rPr>
            </w:pPr>
            <w:r w:rsidRPr="00982EBE">
              <w:rPr>
                <w:rFonts w:cs="Open Sans"/>
                <w:color w:val="000000" w:themeColor="text1"/>
              </w:rPr>
              <w:t>1190</w:t>
            </w:r>
          </w:p>
        </w:tc>
        <w:tc>
          <w:tcPr>
            <w:tcW w:w="1394" w:type="dxa"/>
          </w:tcPr>
          <w:p w14:paraId="4DC1CE09" w14:textId="77777777" w:rsidR="001F7E1A" w:rsidRPr="00982EBE" w:rsidRDefault="001F7E1A">
            <w:pPr>
              <w:rPr>
                <w:rFonts w:eastAsia="Times New Roman" w:cs="Open Sans"/>
                <w:b/>
                <w:color w:val="000000" w:themeColor="text1"/>
              </w:rPr>
            </w:pPr>
            <w:r w:rsidRPr="00982EBE">
              <w:rPr>
                <w:rFonts w:eastAsia="Times New Roman" w:cs="Open Sans"/>
                <w:b/>
                <w:color w:val="000000" w:themeColor="text1"/>
              </w:rPr>
              <w:t>HOA</w:t>
            </w:r>
          </w:p>
        </w:tc>
        <w:tc>
          <w:tcPr>
            <w:tcW w:w="1472" w:type="dxa"/>
          </w:tcPr>
          <w:p w14:paraId="1F0A04D7" w14:textId="77777777" w:rsidR="001F7E1A" w:rsidRPr="00982EBE" w:rsidRDefault="001F7E1A">
            <w:pPr>
              <w:rPr>
                <w:rFonts w:eastAsia="Times New Roman" w:cs="Open Sans"/>
                <w:color w:val="000000" w:themeColor="text1"/>
              </w:rPr>
            </w:pPr>
            <w:r w:rsidRPr="00982EBE">
              <w:rPr>
                <w:rFonts w:eastAsia="Times New Roman" w:cs="Open Sans"/>
                <w:color w:val="000000" w:themeColor="text1"/>
              </w:rPr>
              <w:t xml:space="preserve">            72 </w:t>
            </w:r>
          </w:p>
        </w:tc>
        <w:tc>
          <w:tcPr>
            <w:tcW w:w="1650" w:type="dxa"/>
          </w:tcPr>
          <w:p w14:paraId="5E687037" w14:textId="77777777" w:rsidR="001F7E1A" w:rsidRPr="00982EBE" w:rsidRDefault="001F7E1A">
            <w:pPr>
              <w:rPr>
                <w:rFonts w:eastAsia="Times New Roman" w:cs="Open Sans"/>
                <w:color w:val="000000" w:themeColor="text1"/>
              </w:rPr>
            </w:pPr>
            <w:r w:rsidRPr="00982EBE">
              <w:rPr>
                <w:rFonts w:eastAsia="Times New Roman" w:cs="Open Sans"/>
                <w:color w:val="000000" w:themeColor="text1"/>
              </w:rPr>
              <w:t>57</w:t>
            </w:r>
          </w:p>
        </w:tc>
      </w:tr>
      <w:tr w:rsidR="001F7E1A" w:rsidRPr="00982EBE" w14:paraId="44B3C01F" w14:textId="77777777">
        <w:trPr>
          <w:trHeight w:val="224"/>
        </w:trPr>
        <w:tc>
          <w:tcPr>
            <w:tcW w:w="1932" w:type="dxa"/>
            <w:hideMark/>
          </w:tcPr>
          <w:p w14:paraId="5E936D96" w14:textId="77777777" w:rsidR="001F7E1A" w:rsidRPr="00982EBE" w:rsidRDefault="001F7E1A">
            <w:pPr>
              <w:rPr>
                <w:rFonts w:eastAsia="Times New Roman" w:cs="Open Sans"/>
                <w:b/>
                <w:color w:val="000000" w:themeColor="text1"/>
              </w:rPr>
            </w:pPr>
            <w:r w:rsidRPr="00982EBE">
              <w:rPr>
                <w:rFonts w:eastAsia="Times New Roman" w:cs="Open Sans"/>
                <w:b/>
                <w:color w:val="000000" w:themeColor="text1"/>
              </w:rPr>
              <w:t>Abumet</w:t>
            </w:r>
          </w:p>
        </w:tc>
        <w:tc>
          <w:tcPr>
            <w:tcW w:w="1645" w:type="dxa"/>
          </w:tcPr>
          <w:p w14:paraId="58E00E86" w14:textId="77777777" w:rsidR="001F7E1A" w:rsidRPr="00982EBE" w:rsidRDefault="001F7E1A">
            <w:pPr>
              <w:rPr>
                <w:rFonts w:eastAsia="Times New Roman" w:cs="Open Sans"/>
                <w:color w:val="000000" w:themeColor="text1"/>
              </w:rPr>
            </w:pPr>
            <w:r w:rsidRPr="00982EBE">
              <w:rPr>
                <w:rFonts w:eastAsia="Times New Roman" w:cs="Open Sans"/>
                <w:color w:val="000000" w:themeColor="text1"/>
              </w:rPr>
              <w:t>27</w:t>
            </w:r>
          </w:p>
        </w:tc>
        <w:tc>
          <w:tcPr>
            <w:tcW w:w="1483" w:type="dxa"/>
          </w:tcPr>
          <w:p w14:paraId="269A0E43" w14:textId="77777777" w:rsidR="001F7E1A" w:rsidRPr="00982EBE" w:rsidRDefault="001F7E1A">
            <w:pPr>
              <w:rPr>
                <w:rFonts w:eastAsia="Times New Roman" w:cs="Open Sans"/>
                <w:color w:val="000000" w:themeColor="text1"/>
              </w:rPr>
            </w:pPr>
            <w:r w:rsidRPr="00982EBE">
              <w:rPr>
                <w:rFonts w:cs="Open Sans"/>
                <w:color w:val="000000" w:themeColor="text1"/>
              </w:rPr>
              <w:t>20</w:t>
            </w:r>
          </w:p>
        </w:tc>
        <w:tc>
          <w:tcPr>
            <w:tcW w:w="1394" w:type="dxa"/>
          </w:tcPr>
          <w:p w14:paraId="7F21E32C" w14:textId="77777777" w:rsidR="001F7E1A" w:rsidRPr="00982EBE" w:rsidRDefault="001F7E1A">
            <w:pPr>
              <w:rPr>
                <w:rFonts w:eastAsia="Times New Roman" w:cs="Open Sans"/>
                <w:b/>
                <w:color w:val="000000" w:themeColor="text1"/>
              </w:rPr>
            </w:pPr>
            <w:r w:rsidRPr="00982EBE">
              <w:rPr>
                <w:rFonts w:eastAsia="Times New Roman" w:cs="Open Sans"/>
                <w:b/>
                <w:color w:val="000000" w:themeColor="text1"/>
              </w:rPr>
              <w:t>RCN</w:t>
            </w:r>
          </w:p>
        </w:tc>
        <w:tc>
          <w:tcPr>
            <w:tcW w:w="1472" w:type="dxa"/>
          </w:tcPr>
          <w:p w14:paraId="52151016" w14:textId="77777777" w:rsidR="001F7E1A" w:rsidRPr="00982EBE" w:rsidRDefault="001F7E1A">
            <w:pPr>
              <w:rPr>
                <w:rFonts w:eastAsia="Times New Roman" w:cs="Open Sans"/>
                <w:color w:val="000000" w:themeColor="text1"/>
              </w:rPr>
            </w:pPr>
            <w:r w:rsidRPr="00982EBE">
              <w:rPr>
                <w:rFonts w:eastAsia="Times New Roman" w:cs="Open Sans"/>
                <w:color w:val="000000" w:themeColor="text1"/>
              </w:rPr>
              <w:t xml:space="preserve">          393 </w:t>
            </w:r>
          </w:p>
        </w:tc>
        <w:tc>
          <w:tcPr>
            <w:tcW w:w="1650" w:type="dxa"/>
          </w:tcPr>
          <w:p w14:paraId="0D16F4A3" w14:textId="77777777" w:rsidR="001F7E1A" w:rsidRPr="00982EBE" w:rsidRDefault="001F7E1A">
            <w:pPr>
              <w:rPr>
                <w:rFonts w:eastAsia="Times New Roman" w:cs="Open Sans"/>
                <w:color w:val="000000" w:themeColor="text1"/>
              </w:rPr>
            </w:pPr>
            <w:r w:rsidRPr="00982EBE">
              <w:rPr>
                <w:rFonts w:eastAsia="Times New Roman" w:cs="Open Sans"/>
                <w:color w:val="000000" w:themeColor="text1"/>
              </w:rPr>
              <w:t>678</w:t>
            </w:r>
          </w:p>
        </w:tc>
      </w:tr>
      <w:tr w:rsidR="001F7E1A" w:rsidRPr="00982EBE" w14:paraId="4877CA8F" w14:textId="77777777">
        <w:trPr>
          <w:trHeight w:val="224"/>
        </w:trPr>
        <w:tc>
          <w:tcPr>
            <w:tcW w:w="1932" w:type="dxa"/>
            <w:hideMark/>
          </w:tcPr>
          <w:p w14:paraId="3EDE33DD" w14:textId="77777777" w:rsidR="001F7E1A" w:rsidRPr="00982EBE" w:rsidRDefault="001F7E1A">
            <w:pPr>
              <w:rPr>
                <w:rFonts w:eastAsia="Times New Roman" w:cs="Open Sans"/>
                <w:b/>
                <w:color w:val="000000" w:themeColor="text1"/>
              </w:rPr>
            </w:pPr>
            <w:r w:rsidRPr="00982EBE">
              <w:rPr>
                <w:rFonts w:eastAsia="Times New Roman" w:cs="Open Sans"/>
                <w:b/>
                <w:color w:val="000000" w:themeColor="text1"/>
              </w:rPr>
              <w:t>PTC</w:t>
            </w:r>
          </w:p>
        </w:tc>
        <w:tc>
          <w:tcPr>
            <w:tcW w:w="1645" w:type="dxa"/>
          </w:tcPr>
          <w:p w14:paraId="6D786D83" w14:textId="77777777" w:rsidR="001F7E1A" w:rsidRPr="00982EBE" w:rsidRDefault="001F7E1A">
            <w:pPr>
              <w:rPr>
                <w:rFonts w:eastAsia="Times New Roman" w:cs="Open Sans"/>
                <w:color w:val="000000" w:themeColor="text1"/>
              </w:rPr>
            </w:pPr>
            <w:r w:rsidRPr="00982EBE">
              <w:rPr>
                <w:rFonts w:eastAsia="Times New Roman" w:cs="Open Sans"/>
                <w:color w:val="000000" w:themeColor="text1"/>
              </w:rPr>
              <w:t>17</w:t>
            </w:r>
          </w:p>
        </w:tc>
        <w:tc>
          <w:tcPr>
            <w:tcW w:w="1483" w:type="dxa"/>
          </w:tcPr>
          <w:p w14:paraId="400E3EB0" w14:textId="77777777" w:rsidR="001F7E1A" w:rsidRPr="00982EBE" w:rsidRDefault="001F7E1A">
            <w:pPr>
              <w:rPr>
                <w:rFonts w:eastAsia="Times New Roman" w:cs="Open Sans"/>
                <w:color w:val="000000" w:themeColor="text1"/>
              </w:rPr>
            </w:pPr>
            <w:r w:rsidRPr="00982EBE">
              <w:rPr>
                <w:rFonts w:cs="Open Sans"/>
                <w:color w:val="000000" w:themeColor="text1"/>
              </w:rPr>
              <w:t>23</w:t>
            </w:r>
          </w:p>
        </w:tc>
        <w:tc>
          <w:tcPr>
            <w:tcW w:w="1394" w:type="dxa"/>
          </w:tcPr>
          <w:p w14:paraId="7D87C8C4" w14:textId="77777777" w:rsidR="001F7E1A" w:rsidRPr="00982EBE" w:rsidRDefault="001F7E1A">
            <w:pPr>
              <w:rPr>
                <w:rFonts w:eastAsia="Times New Roman" w:cs="Open Sans"/>
                <w:b/>
                <w:color w:val="000000" w:themeColor="text1"/>
              </w:rPr>
            </w:pPr>
            <w:r w:rsidRPr="00982EBE">
              <w:rPr>
                <w:rFonts w:eastAsia="Times New Roman" w:cs="Open Sans"/>
                <w:b/>
                <w:color w:val="000000" w:themeColor="text1"/>
              </w:rPr>
              <w:t>RNB</w:t>
            </w:r>
          </w:p>
        </w:tc>
        <w:tc>
          <w:tcPr>
            <w:tcW w:w="1472" w:type="dxa"/>
          </w:tcPr>
          <w:p w14:paraId="5D2DF772" w14:textId="77777777" w:rsidR="001F7E1A" w:rsidRPr="00982EBE" w:rsidRDefault="001F7E1A">
            <w:pPr>
              <w:rPr>
                <w:rFonts w:eastAsia="Times New Roman" w:cs="Open Sans"/>
                <w:color w:val="000000" w:themeColor="text1"/>
              </w:rPr>
            </w:pPr>
            <w:r w:rsidRPr="00982EBE">
              <w:rPr>
                <w:rFonts w:eastAsia="Times New Roman" w:cs="Open Sans"/>
                <w:color w:val="000000" w:themeColor="text1"/>
              </w:rPr>
              <w:t xml:space="preserve">             -   </w:t>
            </w:r>
          </w:p>
        </w:tc>
        <w:tc>
          <w:tcPr>
            <w:tcW w:w="1650" w:type="dxa"/>
          </w:tcPr>
          <w:p w14:paraId="477AAE26" w14:textId="77777777" w:rsidR="001F7E1A" w:rsidRPr="00982EBE" w:rsidRDefault="001F7E1A">
            <w:pPr>
              <w:rPr>
                <w:rFonts w:eastAsia="Times New Roman" w:cs="Open Sans"/>
                <w:color w:val="000000" w:themeColor="text1"/>
              </w:rPr>
            </w:pPr>
            <w:r w:rsidRPr="00982EBE">
              <w:rPr>
                <w:rFonts w:eastAsia="Times New Roman" w:cs="Open Sans"/>
                <w:color w:val="000000" w:themeColor="text1"/>
              </w:rPr>
              <w:t>12</w:t>
            </w:r>
          </w:p>
        </w:tc>
      </w:tr>
      <w:tr w:rsidR="001F7E1A" w:rsidRPr="00982EBE" w14:paraId="644E5CCA" w14:textId="77777777">
        <w:trPr>
          <w:trHeight w:val="67"/>
        </w:trPr>
        <w:tc>
          <w:tcPr>
            <w:tcW w:w="1932" w:type="dxa"/>
            <w:hideMark/>
          </w:tcPr>
          <w:p w14:paraId="36A2B939" w14:textId="77777777" w:rsidR="001F7E1A" w:rsidRPr="00982EBE" w:rsidRDefault="001F7E1A">
            <w:pPr>
              <w:rPr>
                <w:rFonts w:eastAsia="Times New Roman" w:cs="Open Sans"/>
                <w:b/>
                <w:color w:val="000000" w:themeColor="text1"/>
              </w:rPr>
            </w:pPr>
            <w:r w:rsidRPr="00982EBE">
              <w:rPr>
                <w:rFonts w:eastAsia="Times New Roman" w:cs="Open Sans"/>
                <w:b/>
                <w:color w:val="000000" w:themeColor="text1"/>
              </w:rPr>
              <w:t>MED</w:t>
            </w:r>
          </w:p>
        </w:tc>
        <w:tc>
          <w:tcPr>
            <w:tcW w:w="1645" w:type="dxa"/>
          </w:tcPr>
          <w:p w14:paraId="1BA8A16B" w14:textId="77777777" w:rsidR="001F7E1A" w:rsidRPr="00982EBE" w:rsidRDefault="001F7E1A">
            <w:pPr>
              <w:rPr>
                <w:rFonts w:eastAsia="Times New Roman" w:cs="Open Sans"/>
                <w:color w:val="000000" w:themeColor="text1"/>
              </w:rPr>
            </w:pPr>
            <w:r w:rsidRPr="00982EBE">
              <w:rPr>
                <w:rFonts w:eastAsia="Times New Roman" w:cs="Open Sans"/>
                <w:color w:val="000000" w:themeColor="text1"/>
              </w:rPr>
              <w:t>27</w:t>
            </w:r>
          </w:p>
        </w:tc>
        <w:tc>
          <w:tcPr>
            <w:tcW w:w="1483" w:type="dxa"/>
          </w:tcPr>
          <w:p w14:paraId="2F4533F4" w14:textId="77777777" w:rsidR="001F7E1A" w:rsidRPr="00982EBE" w:rsidRDefault="001F7E1A">
            <w:pPr>
              <w:rPr>
                <w:rFonts w:eastAsia="Times New Roman" w:cs="Open Sans"/>
                <w:color w:val="000000" w:themeColor="text1"/>
              </w:rPr>
            </w:pPr>
            <w:r w:rsidRPr="00982EBE">
              <w:rPr>
                <w:rFonts w:cs="Open Sans"/>
                <w:color w:val="000000" w:themeColor="text1"/>
              </w:rPr>
              <w:t>17</w:t>
            </w:r>
          </w:p>
        </w:tc>
        <w:tc>
          <w:tcPr>
            <w:tcW w:w="1394" w:type="dxa"/>
          </w:tcPr>
          <w:p w14:paraId="0CE6E652" w14:textId="77777777" w:rsidR="001F7E1A" w:rsidRPr="00982EBE" w:rsidRDefault="001F7E1A">
            <w:pPr>
              <w:rPr>
                <w:rFonts w:eastAsia="Times New Roman" w:cs="Open Sans"/>
                <w:b/>
                <w:color w:val="000000" w:themeColor="text1"/>
              </w:rPr>
            </w:pPr>
            <w:r w:rsidRPr="00982EBE">
              <w:rPr>
                <w:rFonts w:eastAsia="Times New Roman" w:cs="Open Sans"/>
                <w:b/>
                <w:color w:val="000000" w:themeColor="text1"/>
              </w:rPr>
              <w:t>RSE</w:t>
            </w:r>
          </w:p>
        </w:tc>
        <w:tc>
          <w:tcPr>
            <w:tcW w:w="1472" w:type="dxa"/>
          </w:tcPr>
          <w:p w14:paraId="111E80A1" w14:textId="77777777" w:rsidR="001F7E1A" w:rsidRPr="00982EBE" w:rsidRDefault="001F7E1A">
            <w:pPr>
              <w:rPr>
                <w:rFonts w:eastAsia="Times New Roman" w:cs="Open Sans"/>
                <w:color w:val="000000" w:themeColor="text1"/>
              </w:rPr>
            </w:pPr>
            <w:r w:rsidRPr="00982EBE">
              <w:rPr>
                <w:rFonts w:eastAsia="Times New Roman" w:cs="Open Sans"/>
                <w:color w:val="000000" w:themeColor="text1"/>
              </w:rPr>
              <w:t xml:space="preserve">          991 </w:t>
            </w:r>
          </w:p>
        </w:tc>
        <w:tc>
          <w:tcPr>
            <w:tcW w:w="1650" w:type="dxa"/>
          </w:tcPr>
          <w:p w14:paraId="5A3953BD" w14:textId="77777777" w:rsidR="001F7E1A" w:rsidRPr="00982EBE" w:rsidRDefault="001F7E1A">
            <w:pPr>
              <w:rPr>
                <w:rFonts w:eastAsia="Times New Roman" w:cs="Open Sans"/>
                <w:color w:val="000000" w:themeColor="text1"/>
              </w:rPr>
            </w:pPr>
            <w:r w:rsidRPr="00982EBE">
              <w:rPr>
                <w:rFonts w:eastAsia="Times New Roman" w:cs="Open Sans"/>
                <w:color w:val="000000" w:themeColor="text1"/>
              </w:rPr>
              <w:t>582</w:t>
            </w:r>
          </w:p>
        </w:tc>
      </w:tr>
      <w:tr w:rsidR="001F7E1A" w:rsidRPr="00982EBE" w14:paraId="5BBF091C" w14:textId="77777777">
        <w:trPr>
          <w:trHeight w:val="232"/>
        </w:trPr>
        <w:tc>
          <w:tcPr>
            <w:tcW w:w="1932" w:type="dxa"/>
            <w:hideMark/>
          </w:tcPr>
          <w:p w14:paraId="2D4A9723" w14:textId="77777777" w:rsidR="001F7E1A" w:rsidRPr="00982EBE" w:rsidRDefault="001F7E1A">
            <w:pPr>
              <w:rPr>
                <w:rFonts w:eastAsia="Times New Roman" w:cs="Open Sans"/>
                <w:b/>
                <w:color w:val="000000" w:themeColor="text1"/>
              </w:rPr>
            </w:pPr>
            <w:r w:rsidRPr="00982EBE">
              <w:rPr>
                <w:rFonts w:eastAsia="Times New Roman" w:cs="Open Sans"/>
                <w:b/>
                <w:color w:val="000000" w:themeColor="text1"/>
              </w:rPr>
              <w:t>JBNS</w:t>
            </w:r>
          </w:p>
        </w:tc>
        <w:tc>
          <w:tcPr>
            <w:tcW w:w="1645" w:type="dxa"/>
          </w:tcPr>
          <w:p w14:paraId="2194E6D1" w14:textId="77777777" w:rsidR="001F7E1A" w:rsidRPr="00982EBE" w:rsidRDefault="001F7E1A">
            <w:pPr>
              <w:rPr>
                <w:rFonts w:eastAsia="Times New Roman" w:cs="Open Sans"/>
                <w:color w:val="000000" w:themeColor="text1"/>
              </w:rPr>
            </w:pPr>
            <w:r w:rsidRPr="00982EBE">
              <w:rPr>
                <w:rFonts w:eastAsia="Times New Roman" w:cs="Open Sans"/>
                <w:color w:val="000000" w:themeColor="text1"/>
              </w:rPr>
              <w:t>0</w:t>
            </w:r>
          </w:p>
        </w:tc>
        <w:tc>
          <w:tcPr>
            <w:tcW w:w="1483" w:type="dxa"/>
          </w:tcPr>
          <w:p w14:paraId="6867B63E" w14:textId="77777777" w:rsidR="001F7E1A" w:rsidRPr="00982EBE" w:rsidRDefault="001F7E1A">
            <w:pPr>
              <w:rPr>
                <w:rFonts w:eastAsia="Times New Roman" w:cs="Open Sans"/>
                <w:color w:val="000000" w:themeColor="text1"/>
              </w:rPr>
            </w:pPr>
            <w:r w:rsidRPr="00982EBE">
              <w:rPr>
                <w:rFonts w:cs="Open Sans"/>
                <w:color w:val="000000" w:themeColor="text1"/>
              </w:rPr>
              <w:t>1</w:t>
            </w:r>
          </w:p>
        </w:tc>
        <w:tc>
          <w:tcPr>
            <w:tcW w:w="1394" w:type="dxa"/>
          </w:tcPr>
          <w:p w14:paraId="6DC74BF3" w14:textId="77777777" w:rsidR="001F7E1A" w:rsidRPr="00982EBE" w:rsidRDefault="001F7E1A">
            <w:pPr>
              <w:rPr>
                <w:rFonts w:eastAsia="Times New Roman" w:cs="Open Sans"/>
                <w:b/>
                <w:color w:val="000000" w:themeColor="text1"/>
              </w:rPr>
            </w:pPr>
            <w:r w:rsidRPr="00982EBE">
              <w:rPr>
                <w:rFonts w:eastAsia="Times New Roman" w:cs="Open Sans"/>
                <w:b/>
                <w:color w:val="000000" w:themeColor="text1"/>
              </w:rPr>
              <w:t>WEST</w:t>
            </w:r>
          </w:p>
        </w:tc>
        <w:tc>
          <w:tcPr>
            <w:tcW w:w="1472" w:type="dxa"/>
          </w:tcPr>
          <w:p w14:paraId="11B9AAE8" w14:textId="77777777" w:rsidR="001F7E1A" w:rsidRPr="00982EBE" w:rsidRDefault="001F7E1A">
            <w:pPr>
              <w:rPr>
                <w:rFonts w:eastAsia="Times New Roman" w:cs="Open Sans"/>
                <w:color w:val="000000" w:themeColor="text1"/>
              </w:rPr>
            </w:pPr>
            <w:r w:rsidRPr="00982EBE">
              <w:rPr>
                <w:rFonts w:eastAsia="Times New Roman" w:cs="Open Sans"/>
                <w:color w:val="000000" w:themeColor="text1"/>
              </w:rPr>
              <w:t xml:space="preserve">         294</w:t>
            </w:r>
          </w:p>
        </w:tc>
        <w:tc>
          <w:tcPr>
            <w:tcW w:w="1650" w:type="dxa"/>
          </w:tcPr>
          <w:p w14:paraId="1ADE430D" w14:textId="77777777" w:rsidR="001F7E1A" w:rsidRPr="00982EBE" w:rsidRDefault="001F7E1A">
            <w:pPr>
              <w:rPr>
                <w:rFonts w:eastAsia="Times New Roman" w:cs="Open Sans"/>
                <w:color w:val="000000" w:themeColor="text1"/>
              </w:rPr>
            </w:pPr>
            <w:r w:rsidRPr="00982EBE">
              <w:rPr>
                <w:rFonts w:eastAsia="Times New Roman" w:cs="Open Sans"/>
                <w:color w:val="000000" w:themeColor="text1"/>
              </w:rPr>
              <w:t>493</w:t>
            </w:r>
          </w:p>
        </w:tc>
      </w:tr>
      <w:tr w:rsidR="001F7E1A" w:rsidRPr="00982EBE" w14:paraId="1086EA26" w14:textId="77777777">
        <w:trPr>
          <w:trHeight w:val="232"/>
        </w:trPr>
        <w:tc>
          <w:tcPr>
            <w:tcW w:w="1932" w:type="dxa"/>
            <w:hideMark/>
          </w:tcPr>
          <w:p w14:paraId="4ACD6AA3" w14:textId="77777777" w:rsidR="001F7E1A" w:rsidRPr="00982EBE" w:rsidRDefault="001F7E1A">
            <w:pPr>
              <w:rPr>
                <w:rFonts w:eastAsia="Times New Roman" w:cs="Open Sans"/>
                <w:b/>
                <w:color w:val="000000" w:themeColor="text1"/>
              </w:rPr>
            </w:pPr>
            <w:r w:rsidRPr="00982EBE">
              <w:rPr>
                <w:rFonts w:eastAsia="Times New Roman" w:cs="Open Sans"/>
                <w:b/>
                <w:color w:val="000000" w:themeColor="text1"/>
              </w:rPr>
              <w:t>TOTAL</w:t>
            </w:r>
          </w:p>
        </w:tc>
        <w:tc>
          <w:tcPr>
            <w:tcW w:w="1645" w:type="dxa"/>
          </w:tcPr>
          <w:p w14:paraId="4580C588" w14:textId="77777777" w:rsidR="001F7E1A" w:rsidRPr="00982EBE" w:rsidRDefault="001F7E1A">
            <w:pPr>
              <w:rPr>
                <w:rFonts w:eastAsia="Times New Roman" w:cs="Open Sans"/>
                <w:b/>
                <w:color w:val="000000" w:themeColor="text1"/>
              </w:rPr>
            </w:pPr>
            <w:r w:rsidRPr="00982EBE">
              <w:rPr>
                <w:rFonts w:eastAsia="Times New Roman" w:cs="Open Sans"/>
                <w:b/>
                <w:color w:val="000000" w:themeColor="text1"/>
              </w:rPr>
              <w:t>1493</w:t>
            </w:r>
          </w:p>
        </w:tc>
        <w:tc>
          <w:tcPr>
            <w:tcW w:w="1483" w:type="dxa"/>
          </w:tcPr>
          <w:p w14:paraId="7826D5D5" w14:textId="77777777" w:rsidR="001F7E1A" w:rsidRPr="00982EBE" w:rsidRDefault="001F7E1A">
            <w:pPr>
              <w:rPr>
                <w:rFonts w:eastAsia="Times New Roman" w:cs="Open Sans"/>
                <w:b/>
                <w:color w:val="000000" w:themeColor="text1"/>
              </w:rPr>
            </w:pPr>
            <w:r w:rsidRPr="00982EBE">
              <w:rPr>
                <w:rFonts w:eastAsia="Times New Roman" w:cs="Open Sans"/>
                <w:b/>
                <w:color w:val="000000" w:themeColor="text1"/>
              </w:rPr>
              <w:t>1971</w:t>
            </w:r>
          </w:p>
        </w:tc>
        <w:tc>
          <w:tcPr>
            <w:tcW w:w="1394" w:type="dxa"/>
          </w:tcPr>
          <w:p w14:paraId="04E64E02" w14:textId="77777777" w:rsidR="001F7E1A" w:rsidRPr="00982EBE" w:rsidRDefault="001F7E1A">
            <w:pPr>
              <w:rPr>
                <w:rFonts w:eastAsia="Times New Roman" w:cs="Open Sans"/>
                <w:b/>
                <w:color w:val="000000" w:themeColor="text1"/>
              </w:rPr>
            </w:pPr>
            <w:r w:rsidRPr="00982EBE">
              <w:rPr>
                <w:rFonts w:eastAsia="Times New Roman" w:cs="Open Sans"/>
                <w:b/>
                <w:color w:val="000000" w:themeColor="text1"/>
              </w:rPr>
              <w:t>TOTAL</w:t>
            </w:r>
          </w:p>
        </w:tc>
        <w:tc>
          <w:tcPr>
            <w:tcW w:w="1472" w:type="dxa"/>
          </w:tcPr>
          <w:p w14:paraId="124B5F7F" w14:textId="77777777" w:rsidR="001F7E1A" w:rsidRPr="00982EBE" w:rsidRDefault="001F7E1A">
            <w:pPr>
              <w:rPr>
                <w:rFonts w:eastAsia="Times New Roman" w:cs="Open Sans"/>
                <w:b/>
                <w:color w:val="000000" w:themeColor="text1"/>
              </w:rPr>
            </w:pPr>
            <w:r w:rsidRPr="00982EBE">
              <w:rPr>
                <w:rFonts w:eastAsia="Times New Roman" w:cs="Open Sans"/>
                <w:b/>
                <w:color w:val="000000" w:themeColor="text1"/>
              </w:rPr>
              <w:t>2179</w:t>
            </w:r>
          </w:p>
        </w:tc>
        <w:tc>
          <w:tcPr>
            <w:tcW w:w="1650" w:type="dxa"/>
          </w:tcPr>
          <w:p w14:paraId="709B4A86" w14:textId="77777777" w:rsidR="001F7E1A" w:rsidRPr="00982EBE" w:rsidRDefault="001F7E1A">
            <w:pPr>
              <w:rPr>
                <w:rFonts w:eastAsia="Times New Roman" w:cs="Open Sans"/>
                <w:b/>
                <w:color w:val="000000" w:themeColor="text1"/>
              </w:rPr>
            </w:pPr>
            <w:r w:rsidRPr="00982EBE">
              <w:rPr>
                <w:rFonts w:eastAsia="Times New Roman" w:cs="Open Sans"/>
                <w:b/>
                <w:color w:val="000000" w:themeColor="text1"/>
              </w:rPr>
              <w:t>2,561</w:t>
            </w:r>
          </w:p>
        </w:tc>
      </w:tr>
    </w:tbl>
    <w:p w14:paraId="22D163D6" w14:textId="77777777" w:rsidR="001F7E1A" w:rsidRDefault="001F7E1A" w:rsidP="001F7E1A">
      <w:pPr>
        <w:rPr>
          <w:rFonts w:eastAsiaTheme="majorEastAsia" w:cs="Open Sans"/>
          <w:color w:val="000000" w:themeColor="text1"/>
        </w:rPr>
      </w:pPr>
    </w:p>
    <w:p w14:paraId="55EFCCC7" w14:textId="77777777" w:rsidR="001F7E1A" w:rsidRDefault="001F7E1A" w:rsidP="001F7E1A">
      <w:pPr>
        <w:rPr>
          <w:rFonts w:eastAsiaTheme="majorEastAsia" w:cs="Open Sans"/>
          <w:color w:val="000000" w:themeColor="text1"/>
        </w:rPr>
      </w:pPr>
    </w:p>
    <w:p w14:paraId="6B8FC56F" w14:textId="77777777" w:rsidR="001F7E1A" w:rsidRPr="003C7C93" w:rsidRDefault="001F7E1A" w:rsidP="001F7E1A">
      <w:pPr>
        <w:rPr>
          <w:rFonts w:eastAsiaTheme="majorEastAsia" w:cs="Open Sans"/>
          <w:color w:val="000000" w:themeColor="text1"/>
        </w:rPr>
      </w:pPr>
    </w:p>
    <w:p w14:paraId="059616AF" w14:textId="77777777" w:rsidR="001F7E1A" w:rsidRPr="003C7C93" w:rsidRDefault="001F7E1A" w:rsidP="001F7E1A">
      <w:pPr>
        <w:rPr>
          <w:rFonts w:eastAsiaTheme="majorEastAsia" w:cs="Open Sans"/>
          <w:color w:val="000000" w:themeColor="text1"/>
        </w:rPr>
      </w:pPr>
      <w:r w:rsidRPr="003C7C93">
        <w:rPr>
          <w:rFonts w:eastAsiaTheme="majorEastAsia" w:cs="Open Sans"/>
          <w:color w:val="000000" w:themeColor="text1"/>
        </w:rPr>
        <w:t>During the reporting period, recruitment levels and employee exits continued to reflect the timing and progression of projects across the Group’s operational regions. Variations in workforce numbers are common within the construction sector, where project cycles influence workforce requirements at different stages of delivery.</w:t>
      </w:r>
    </w:p>
    <w:p w14:paraId="69F0E5A7" w14:textId="77777777" w:rsidR="001F7E1A" w:rsidRPr="003C7C93" w:rsidRDefault="001F7E1A" w:rsidP="00F55CB0">
      <w:pPr>
        <w:pStyle w:val="Heading3"/>
        <w:rPr>
          <w:rFonts w:cs="Open Sans"/>
        </w:rPr>
      </w:pPr>
      <w:bookmarkStart w:id="203" w:name="_Toc226528039"/>
      <w:r w:rsidRPr="00982EBE">
        <w:t>Employee Benefits and Remuneration</w:t>
      </w:r>
      <w:bookmarkEnd w:id="203"/>
    </w:p>
    <w:p w14:paraId="59A72CB4" w14:textId="77777777" w:rsidR="001F7E1A" w:rsidRPr="003C7C93" w:rsidRDefault="001F7E1A" w:rsidP="001F7E1A">
      <w:pPr>
        <w:rPr>
          <w:rFonts w:cs="Open Sans"/>
          <w:color w:val="000000" w:themeColor="text1"/>
        </w:rPr>
      </w:pPr>
      <w:bookmarkStart w:id="204" w:name="_Toc161860755"/>
      <w:r w:rsidRPr="003C7C93">
        <w:rPr>
          <w:rFonts w:cs="Open Sans"/>
        </w:rPr>
        <w:t>JBN maintains a structured remuneration and benefits framework designed to support employee well-being while recognising the contributions of its workforce to infrastructure delivery. The Company’s compensation approach aims to remain competitive within the industry while providing employees with the financial stability and support required to perform effectively in their roles.</w:t>
      </w:r>
    </w:p>
    <w:p w14:paraId="7D6AEAF3" w14:textId="77777777" w:rsidR="001F7E1A" w:rsidRPr="00982EBE" w:rsidRDefault="001F7E1A" w:rsidP="001F7E1A">
      <w:bookmarkStart w:id="205" w:name="_Toc224302705"/>
      <w:bookmarkStart w:id="206" w:name="_Toc224302911"/>
      <w:r w:rsidRPr="00982EBE">
        <w:t xml:space="preserve">Full-time employees receive a range of benefits that support both their professional responsibilities and personal well-being. These include periodic salary reviews, leave allowances, night shift allowances, utility and transport allowances, transfer-related support, and other job-specific allowances available to both senior and junior staff across </w:t>
      </w:r>
      <w:r w:rsidRPr="00982EBE">
        <w:lastRenderedPageBreak/>
        <w:t>the Group’s operations. The benefits framework is reviewed periodically to ensure it remains aligned with organisational priorities and workforce expectations</w:t>
      </w:r>
      <w:bookmarkEnd w:id="205"/>
      <w:bookmarkEnd w:id="206"/>
    </w:p>
    <w:p w14:paraId="09C46C42" w14:textId="77777777" w:rsidR="001F7E1A" w:rsidRPr="00982EBE" w:rsidRDefault="001F7E1A" w:rsidP="001F7E1A">
      <w:pPr>
        <w:rPr>
          <w:rFonts w:cs="Open Sans"/>
        </w:rPr>
      </w:pPr>
      <w:bookmarkStart w:id="207" w:name="_Toc224302706"/>
      <w:bookmarkStart w:id="208" w:name="_Toc224302912"/>
      <w:r w:rsidRPr="00982EBE">
        <w:t>Beyond financial compensation, JBN recognises that employee satisfaction and productivity are influenced by the broader work environment. The Company therefore continues to promote policies and programmes that encourage employee engagement, strengthen workplace collaboration, and foster mutual respect across its workforce.</w:t>
      </w:r>
      <w:bookmarkEnd w:id="207"/>
      <w:bookmarkEnd w:id="208"/>
    </w:p>
    <w:p w14:paraId="4F79DCBE" w14:textId="77777777" w:rsidR="001F7E1A" w:rsidRPr="00982EBE" w:rsidRDefault="001F7E1A" w:rsidP="001F7E1A"/>
    <w:p w14:paraId="11164AC7" w14:textId="77777777" w:rsidR="001F7E1A" w:rsidRPr="00982EBE" w:rsidRDefault="001F7E1A" w:rsidP="001F7E1A">
      <w:bookmarkStart w:id="209" w:name="_Toc224302707"/>
      <w:bookmarkStart w:id="210" w:name="_Toc224302913"/>
      <w:r w:rsidRPr="00982EBE">
        <w:t>Through ongoing dialogue with employees and periodic reviews of its human resource policies, Julius Berger seeks to ensure that its employment practices remain responsive to operational realities and evolving workforce needs</w:t>
      </w:r>
      <w:r w:rsidRPr="00982EBE">
        <w:rPr>
          <w:rFonts w:cs="Open Sans"/>
        </w:rPr>
        <w:t>.</w:t>
      </w:r>
      <w:bookmarkEnd w:id="209"/>
      <w:bookmarkEnd w:id="210"/>
    </w:p>
    <w:p w14:paraId="1F3F8166" w14:textId="77777777" w:rsidR="001F7E1A" w:rsidRPr="00F55CB0" w:rsidRDefault="001F7E1A" w:rsidP="00F55CB0">
      <w:pPr>
        <w:pStyle w:val="Heading2"/>
      </w:pPr>
      <w:bookmarkStart w:id="211" w:name="_Toc224287185"/>
      <w:bookmarkStart w:id="212" w:name="_Toc224302708"/>
      <w:bookmarkStart w:id="213" w:name="_Toc224302914"/>
      <w:bookmarkStart w:id="214" w:name="_Toc226528040"/>
      <w:bookmarkEnd w:id="204"/>
      <w:r w:rsidRPr="00F55CB0">
        <w:t>Diversity and Inclusion</w:t>
      </w:r>
      <w:bookmarkEnd w:id="211"/>
      <w:bookmarkEnd w:id="212"/>
      <w:bookmarkEnd w:id="213"/>
      <w:bookmarkEnd w:id="214"/>
    </w:p>
    <w:p w14:paraId="6253D602" w14:textId="77777777" w:rsidR="001F7E1A" w:rsidRPr="003C7C93" w:rsidRDefault="001F7E1A" w:rsidP="001F7E1A">
      <w:pPr>
        <w:rPr>
          <w:rFonts w:cs="Open Sans"/>
          <w:color w:val="000000" w:themeColor="text1"/>
        </w:rPr>
      </w:pPr>
      <w:r w:rsidRPr="003C7C93">
        <w:rPr>
          <w:rFonts w:cs="Open Sans"/>
          <w:color w:val="000000" w:themeColor="text1"/>
        </w:rPr>
        <w:t>Julius Berger Nigeria Plc remains committed to maintaining a workplace culture that values diversity, fairness, and equal opportunity. We strive to ensure that all employees are treated with dignity and respect while providing an environment where individuals can develop their capabilities and contribute meaningfully to the organisation. We recognise that a diverse workforce strengthens organisational performance by bringing different perspectives, experiences, and ideas that support innovation and effective decision-making.</w:t>
      </w:r>
    </w:p>
    <w:p w14:paraId="4545EE28" w14:textId="77777777" w:rsidR="001F7E1A" w:rsidRPr="003C7C93" w:rsidRDefault="001F7E1A" w:rsidP="001F7E1A">
      <w:pPr>
        <w:rPr>
          <w:rFonts w:cs="Open Sans"/>
          <w:color w:val="000000" w:themeColor="text1"/>
        </w:rPr>
      </w:pPr>
      <w:r w:rsidRPr="003C7C93">
        <w:rPr>
          <w:rFonts w:cs="Open Sans"/>
          <w:color w:val="000000" w:themeColor="text1"/>
        </w:rPr>
        <w:t>Our diversity and inclusion approach is anchored on fair employment practices, responsible leadership, and regular monitoring of workforce composition. We aim to cultivate a workplace where differences in gender, age, abilities, and backgrounds are respected and where employees are empowered to perform to the best of their abilities while contributing to the overall objectives of the Company.</w:t>
      </w:r>
    </w:p>
    <w:p w14:paraId="26CE4FCC" w14:textId="77777777" w:rsidR="001F7E1A" w:rsidRPr="003C7C93" w:rsidRDefault="001F7E1A" w:rsidP="001F7E1A">
      <w:pPr>
        <w:rPr>
          <w:rFonts w:eastAsiaTheme="majorEastAsia" w:cs="Open Sans"/>
          <w:b/>
          <w:color w:val="000000" w:themeColor="text1"/>
        </w:rPr>
      </w:pPr>
      <w:r w:rsidRPr="003C7C93">
        <w:rPr>
          <w:rFonts w:cs="Open Sans"/>
          <w:color w:val="000000" w:themeColor="text1"/>
        </w:rPr>
        <w:t>During the 2025 reporting year, Julius Berger Nigeria Plc continued to monitor workforce diversity indicators in line with Global Reporting Initiative (GRI) disclosure requirements. These indicators focus on age distribution, gender representation, and disability inclusion across the workforce.</w:t>
      </w:r>
    </w:p>
    <w:p w14:paraId="53D801BA" w14:textId="77777777" w:rsidR="001F7E1A" w:rsidRPr="006B113C" w:rsidRDefault="001F7E1A" w:rsidP="001F7E1A">
      <w:pPr>
        <w:spacing w:after="0" w:line="240" w:lineRule="auto"/>
        <w:rPr>
          <w:rFonts w:eastAsiaTheme="majorEastAsia" w:cs="Open Sans"/>
          <w:b/>
          <w:color w:val="FF0000"/>
        </w:rPr>
      </w:pPr>
      <w:r w:rsidRPr="006B113C">
        <w:rPr>
          <w:rFonts w:eastAsiaTheme="majorEastAsia" w:cs="Open Sans"/>
          <w:b/>
          <w:color w:val="FF0000"/>
        </w:rPr>
        <w:t>Age Diversity of Governance Bodies and Employees</w:t>
      </w:r>
    </w:p>
    <w:tbl>
      <w:tblPr>
        <w:tblStyle w:val="TableGrid"/>
        <w:tblW w:w="10006" w:type="dxa"/>
        <w:tblLook w:val="04A0" w:firstRow="1" w:lastRow="0" w:firstColumn="1" w:lastColumn="0" w:noHBand="0" w:noVBand="1"/>
      </w:tblPr>
      <w:tblGrid>
        <w:gridCol w:w="3548"/>
        <w:gridCol w:w="3229"/>
        <w:gridCol w:w="3229"/>
      </w:tblGrid>
      <w:tr w:rsidR="001F7E1A" w:rsidRPr="006B113C" w14:paraId="0F113E2E" w14:textId="77777777">
        <w:trPr>
          <w:trHeight w:val="231"/>
        </w:trPr>
        <w:tc>
          <w:tcPr>
            <w:tcW w:w="3548" w:type="dxa"/>
            <w:shd w:val="clear" w:color="auto" w:fill="92D050"/>
          </w:tcPr>
          <w:p w14:paraId="20C71463" w14:textId="77777777" w:rsidR="001F7E1A" w:rsidRPr="006B113C" w:rsidRDefault="001F7E1A">
            <w:pPr>
              <w:rPr>
                <w:rFonts w:cs="Open Sans"/>
                <w:b/>
                <w:color w:val="FF0000"/>
              </w:rPr>
            </w:pPr>
          </w:p>
        </w:tc>
        <w:tc>
          <w:tcPr>
            <w:tcW w:w="3229" w:type="dxa"/>
            <w:shd w:val="clear" w:color="auto" w:fill="92D050"/>
          </w:tcPr>
          <w:p w14:paraId="1065EF50" w14:textId="77777777" w:rsidR="001F7E1A" w:rsidRPr="007871FC" w:rsidRDefault="001F7E1A">
            <w:pPr>
              <w:rPr>
                <w:rFonts w:eastAsiaTheme="majorEastAsia" w:cs="Open Sans"/>
                <w:color w:val="000000" w:themeColor="text1"/>
              </w:rPr>
            </w:pPr>
            <w:r w:rsidRPr="007871FC">
              <w:rPr>
                <w:rFonts w:eastAsiaTheme="majorEastAsia" w:cs="Open Sans"/>
                <w:color w:val="000000" w:themeColor="text1"/>
              </w:rPr>
              <w:t>2025</w:t>
            </w:r>
          </w:p>
        </w:tc>
        <w:tc>
          <w:tcPr>
            <w:tcW w:w="3229" w:type="dxa"/>
            <w:shd w:val="clear" w:color="auto" w:fill="92D050"/>
          </w:tcPr>
          <w:p w14:paraId="319A7F45" w14:textId="77777777" w:rsidR="001F7E1A" w:rsidRPr="006B113C" w:rsidRDefault="001F7E1A">
            <w:pPr>
              <w:rPr>
                <w:rFonts w:eastAsiaTheme="majorEastAsia" w:cs="Open Sans"/>
                <w:b/>
                <w:color w:val="FF0000"/>
              </w:rPr>
            </w:pPr>
            <w:r w:rsidRPr="006B113C">
              <w:rPr>
                <w:rFonts w:cs="Open Sans"/>
                <w:b/>
                <w:color w:val="FF0000"/>
              </w:rPr>
              <w:t>2024</w:t>
            </w:r>
          </w:p>
        </w:tc>
      </w:tr>
      <w:tr w:rsidR="001F7E1A" w:rsidRPr="006B113C" w14:paraId="15082E19" w14:textId="77777777">
        <w:trPr>
          <w:trHeight w:val="231"/>
        </w:trPr>
        <w:tc>
          <w:tcPr>
            <w:tcW w:w="3548" w:type="dxa"/>
          </w:tcPr>
          <w:p w14:paraId="238B2276" w14:textId="77777777" w:rsidR="001F7E1A" w:rsidRPr="006B113C" w:rsidRDefault="001F7E1A">
            <w:pPr>
              <w:rPr>
                <w:rFonts w:eastAsiaTheme="majorEastAsia" w:cs="Open Sans"/>
                <w:color w:val="FF0000"/>
              </w:rPr>
            </w:pPr>
            <w:r w:rsidRPr="006B113C">
              <w:rPr>
                <w:rFonts w:eastAsiaTheme="majorEastAsia" w:cs="Open Sans"/>
                <w:color w:val="FF0000"/>
              </w:rPr>
              <w:t>Category</w:t>
            </w:r>
          </w:p>
        </w:tc>
        <w:tc>
          <w:tcPr>
            <w:tcW w:w="3229" w:type="dxa"/>
          </w:tcPr>
          <w:p w14:paraId="2BB5C1BD" w14:textId="77777777" w:rsidR="001F7E1A" w:rsidRPr="00CB201C" w:rsidRDefault="001F7E1A">
            <w:pPr>
              <w:rPr>
                <w:rFonts w:eastAsiaTheme="majorEastAsia" w:cs="Open Sans"/>
                <w:b/>
                <w:color w:val="000000" w:themeColor="text1"/>
              </w:rPr>
            </w:pPr>
            <w:r w:rsidRPr="00CB201C">
              <w:rPr>
                <w:rFonts w:eastAsiaTheme="majorEastAsia" w:cs="Open Sans"/>
                <w:b/>
                <w:color w:val="000000" w:themeColor="text1"/>
              </w:rPr>
              <w:t>Number</w:t>
            </w:r>
          </w:p>
        </w:tc>
        <w:tc>
          <w:tcPr>
            <w:tcW w:w="3229" w:type="dxa"/>
          </w:tcPr>
          <w:p w14:paraId="76D64453" w14:textId="77777777" w:rsidR="001F7E1A" w:rsidRPr="006B113C" w:rsidRDefault="001F7E1A">
            <w:pPr>
              <w:rPr>
                <w:rFonts w:eastAsiaTheme="majorEastAsia" w:cs="Open Sans"/>
                <w:b/>
                <w:color w:val="FF0000"/>
              </w:rPr>
            </w:pPr>
            <w:r w:rsidRPr="006B113C">
              <w:rPr>
                <w:rFonts w:cs="Open Sans"/>
                <w:b/>
                <w:color w:val="FF0000"/>
              </w:rPr>
              <w:t>Number</w:t>
            </w:r>
          </w:p>
        </w:tc>
      </w:tr>
      <w:tr w:rsidR="001F7E1A" w:rsidRPr="006B113C" w14:paraId="3474482A" w14:textId="77777777">
        <w:trPr>
          <w:trHeight w:val="386"/>
        </w:trPr>
        <w:tc>
          <w:tcPr>
            <w:tcW w:w="3548" w:type="dxa"/>
          </w:tcPr>
          <w:p w14:paraId="75DD37FD" w14:textId="77777777" w:rsidR="001F7E1A" w:rsidRPr="006B113C" w:rsidRDefault="001F7E1A">
            <w:pPr>
              <w:rPr>
                <w:rFonts w:eastAsiaTheme="majorEastAsia" w:cs="Open Sans"/>
                <w:color w:val="FF0000"/>
              </w:rPr>
            </w:pPr>
            <w:r w:rsidRPr="006B113C">
              <w:rPr>
                <w:rFonts w:eastAsiaTheme="majorEastAsia" w:cs="Open Sans"/>
                <w:color w:val="FF0000"/>
              </w:rPr>
              <w:t>Under 30 years old</w:t>
            </w:r>
          </w:p>
        </w:tc>
        <w:tc>
          <w:tcPr>
            <w:tcW w:w="3229" w:type="dxa"/>
          </w:tcPr>
          <w:p w14:paraId="42B9ECFB" w14:textId="77777777" w:rsidR="001F7E1A" w:rsidRPr="00CB201C" w:rsidRDefault="001F7E1A">
            <w:pPr>
              <w:rPr>
                <w:rFonts w:eastAsiaTheme="majorEastAsia" w:cs="Open Sans"/>
                <w:color w:val="000000" w:themeColor="text1"/>
              </w:rPr>
            </w:pPr>
            <w:r w:rsidRPr="00CB201C">
              <w:rPr>
                <w:rFonts w:eastAsiaTheme="majorEastAsia" w:cs="Open Sans"/>
                <w:color w:val="000000" w:themeColor="text1"/>
              </w:rPr>
              <w:t>559</w:t>
            </w:r>
          </w:p>
        </w:tc>
        <w:tc>
          <w:tcPr>
            <w:tcW w:w="3229" w:type="dxa"/>
          </w:tcPr>
          <w:p w14:paraId="71C52DA0" w14:textId="77777777" w:rsidR="001F7E1A" w:rsidRPr="006B113C" w:rsidRDefault="001F7E1A">
            <w:pPr>
              <w:rPr>
                <w:rFonts w:eastAsiaTheme="majorEastAsia" w:cs="Open Sans"/>
                <w:color w:val="FF0000"/>
              </w:rPr>
            </w:pPr>
            <w:r w:rsidRPr="006B113C">
              <w:rPr>
                <w:rFonts w:cs="Open Sans"/>
                <w:color w:val="FF0000"/>
              </w:rPr>
              <w:t xml:space="preserve"> 506</w:t>
            </w:r>
          </w:p>
        </w:tc>
      </w:tr>
      <w:tr w:rsidR="001F7E1A" w:rsidRPr="006B113C" w14:paraId="60542871" w14:textId="77777777">
        <w:trPr>
          <w:trHeight w:val="231"/>
        </w:trPr>
        <w:tc>
          <w:tcPr>
            <w:tcW w:w="3548" w:type="dxa"/>
          </w:tcPr>
          <w:p w14:paraId="6C01429B" w14:textId="77777777" w:rsidR="001F7E1A" w:rsidRPr="006B113C" w:rsidRDefault="001F7E1A">
            <w:pPr>
              <w:rPr>
                <w:rFonts w:eastAsiaTheme="majorEastAsia" w:cs="Open Sans"/>
                <w:color w:val="FF0000"/>
              </w:rPr>
            </w:pPr>
            <w:r w:rsidRPr="006B113C">
              <w:rPr>
                <w:rFonts w:eastAsiaTheme="majorEastAsia" w:cs="Open Sans"/>
                <w:color w:val="FF0000"/>
              </w:rPr>
              <w:t>30-50 years old</w:t>
            </w:r>
          </w:p>
        </w:tc>
        <w:tc>
          <w:tcPr>
            <w:tcW w:w="3229" w:type="dxa"/>
          </w:tcPr>
          <w:p w14:paraId="07651BDD" w14:textId="77777777" w:rsidR="001F7E1A" w:rsidRPr="00CB201C" w:rsidRDefault="001F7E1A">
            <w:pPr>
              <w:rPr>
                <w:rFonts w:eastAsiaTheme="majorEastAsia" w:cs="Open Sans"/>
                <w:color w:val="000000" w:themeColor="text1"/>
              </w:rPr>
            </w:pPr>
            <w:r w:rsidRPr="00CB201C">
              <w:rPr>
                <w:rFonts w:eastAsiaTheme="majorEastAsia" w:cs="Open Sans"/>
                <w:color w:val="000000" w:themeColor="text1"/>
              </w:rPr>
              <w:t>5704</w:t>
            </w:r>
          </w:p>
        </w:tc>
        <w:tc>
          <w:tcPr>
            <w:tcW w:w="3229" w:type="dxa"/>
          </w:tcPr>
          <w:p w14:paraId="4CEAA1F6" w14:textId="77777777" w:rsidR="001F7E1A" w:rsidRPr="006B113C" w:rsidRDefault="001F7E1A">
            <w:pPr>
              <w:rPr>
                <w:rFonts w:eastAsiaTheme="majorEastAsia" w:cs="Open Sans"/>
                <w:color w:val="FF0000"/>
              </w:rPr>
            </w:pPr>
            <w:r w:rsidRPr="006B113C">
              <w:rPr>
                <w:rFonts w:cs="Open Sans"/>
                <w:color w:val="FF0000"/>
              </w:rPr>
              <w:t>5,709</w:t>
            </w:r>
          </w:p>
        </w:tc>
      </w:tr>
      <w:tr w:rsidR="001F7E1A" w:rsidRPr="006B113C" w14:paraId="2E902C1D" w14:textId="77777777">
        <w:trPr>
          <w:trHeight w:val="231"/>
        </w:trPr>
        <w:tc>
          <w:tcPr>
            <w:tcW w:w="3548" w:type="dxa"/>
          </w:tcPr>
          <w:p w14:paraId="17A05B3C" w14:textId="77777777" w:rsidR="001F7E1A" w:rsidRPr="006B113C" w:rsidRDefault="001F7E1A">
            <w:pPr>
              <w:rPr>
                <w:rFonts w:eastAsiaTheme="majorEastAsia" w:cs="Open Sans"/>
                <w:color w:val="FF0000"/>
              </w:rPr>
            </w:pPr>
            <w:r w:rsidRPr="006B113C">
              <w:rPr>
                <w:rFonts w:eastAsiaTheme="majorEastAsia" w:cs="Open Sans"/>
                <w:color w:val="FF0000"/>
              </w:rPr>
              <w:t>Over 50 years old</w:t>
            </w:r>
          </w:p>
        </w:tc>
        <w:tc>
          <w:tcPr>
            <w:tcW w:w="3229" w:type="dxa"/>
          </w:tcPr>
          <w:p w14:paraId="7DD8BAA6" w14:textId="77777777" w:rsidR="001F7E1A" w:rsidRPr="00CB201C" w:rsidRDefault="001F7E1A">
            <w:pPr>
              <w:rPr>
                <w:rFonts w:eastAsiaTheme="majorEastAsia" w:cs="Open Sans"/>
                <w:color w:val="000000" w:themeColor="text1"/>
              </w:rPr>
            </w:pPr>
            <w:r w:rsidRPr="00CB201C">
              <w:rPr>
                <w:rFonts w:eastAsiaTheme="majorEastAsia" w:cs="Open Sans"/>
                <w:color w:val="000000" w:themeColor="text1"/>
              </w:rPr>
              <w:t>2250</w:t>
            </w:r>
          </w:p>
        </w:tc>
        <w:tc>
          <w:tcPr>
            <w:tcW w:w="3229" w:type="dxa"/>
          </w:tcPr>
          <w:p w14:paraId="7E7D78CC" w14:textId="77777777" w:rsidR="001F7E1A" w:rsidRPr="006B113C" w:rsidRDefault="001F7E1A">
            <w:pPr>
              <w:rPr>
                <w:rFonts w:eastAsiaTheme="majorEastAsia" w:cs="Open Sans"/>
                <w:color w:val="FF0000"/>
              </w:rPr>
            </w:pPr>
            <w:r w:rsidRPr="006B113C">
              <w:rPr>
                <w:rFonts w:cs="Open Sans"/>
                <w:color w:val="FF0000"/>
              </w:rPr>
              <w:t>1906</w:t>
            </w:r>
          </w:p>
        </w:tc>
      </w:tr>
      <w:tr w:rsidR="001F7E1A" w:rsidRPr="006B113C" w14:paraId="39734AD0" w14:textId="77777777">
        <w:trPr>
          <w:trHeight w:val="54"/>
        </w:trPr>
        <w:tc>
          <w:tcPr>
            <w:tcW w:w="3548" w:type="dxa"/>
          </w:tcPr>
          <w:p w14:paraId="6BF90DB4" w14:textId="77777777" w:rsidR="001F7E1A" w:rsidRPr="006B113C" w:rsidRDefault="001F7E1A">
            <w:pPr>
              <w:rPr>
                <w:rFonts w:eastAsiaTheme="majorEastAsia" w:cs="Open Sans"/>
                <w:b/>
                <w:color w:val="FF0000"/>
              </w:rPr>
            </w:pPr>
            <w:r w:rsidRPr="006B113C">
              <w:rPr>
                <w:rFonts w:eastAsiaTheme="majorEastAsia" w:cs="Open Sans"/>
                <w:b/>
                <w:color w:val="FF0000"/>
              </w:rPr>
              <w:t>Total</w:t>
            </w:r>
          </w:p>
        </w:tc>
        <w:tc>
          <w:tcPr>
            <w:tcW w:w="3229" w:type="dxa"/>
          </w:tcPr>
          <w:p w14:paraId="4C8FA2EF" w14:textId="77777777" w:rsidR="001F7E1A" w:rsidRPr="00CB201C" w:rsidRDefault="001F7E1A">
            <w:pPr>
              <w:rPr>
                <w:rFonts w:eastAsiaTheme="majorEastAsia" w:cs="Open Sans"/>
                <w:b/>
                <w:color w:val="000000" w:themeColor="text1"/>
              </w:rPr>
            </w:pPr>
            <w:r w:rsidRPr="00CB201C">
              <w:rPr>
                <w:rFonts w:eastAsiaTheme="majorEastAsia" w:cs="Open Sans"/>
                <w:b/>
                <w:color w:val="000000" w:themeColor="text1"/>
              </w:rPr>
              <w:t>8513</w:t>
            </w:r>
          </w:p>
        </w:tc>
        <w:tc>
          <w:tcPr>
            <w:tcW w:w="3229" w:type="dxa"/>
          </w:tcPr>
          <w:p w14:paraId="3D6A7E12" w14:textId="77777777" w:rsidR="001F7E1A" w:rsidRPr="006B113C" w:rsidRDefault="001F7E1A">
            <w:pPr>
              <w:rPr>
                <w:rFonts w:eastAsiaTheme="majorEastAsia" w:cs="Open Sans"/>
                <w:b/>
                <w:color w:val="FF0000"/>
              </w:rPr>
            </w:pPr>
            <w:r w:rsidRPr="006B113C">
              <w:rPr>
                <w:rFonts w:cs="Open Sans"/>
                <w:b/>
                <w:color w:val="FF0000"/>
              </w:rPr>
              <w:t>8,121</w:t>
            </w:r>
          </w:p>
        </w:tc>
      </w:tr>
    </w:tbl>
    <w:p w14:paraId="1709D1FA" w14:textId="77777777" w:rsidR="001F7E1A" w:rsidRPr="006B113C" w:rsidRDefault="001F7E1A" w:rsidP="001F7E1A">
      <w:pPr>
        <w:rPr>
          <w:rFonts w:eastAsiaTheme="majorEastAsia" w:cs="Open Sans"/>
          <w:b/>
          <w:color w:val="FF0000"/>
        </w:rPr>
      </w:pPr>
    </w:p>
    <w:p w14:paraId="6EC91113" w14:textId="77777777" w:rsidR="001F7E1A" w:rsidRPr="006B113C" w:rsidRDefault="001F7E1A" w:rsidP="001F7E1A">
      <w:pPr>
        <w:rPr>
          <w:rFonts w:eastAsiaTheme="majorEastAsia" w:cs="Open Sans"/>
          <w:color w:val="FF0000"/>
        </w:rPr>
      </w:pPr>
      <w:r w:rsidRPr="006B113C">
        <w:rPr>
          <w:rFonts w:eastAsiaTheme="majorEastAsia" w:cs="Open Sans"/>
          <w:color w:val="FF0000"/>
        </w:rPr>
        <w:lastRenderedPageBreak/>
        <w:t>The workforce spans multiple age groups, reflecting a balance between early-career employees and experienced professionals. This distribution supports knowledge transfer, mentorship, and continuity across project teams.</w:t>
      </w:r>
    </w:p>
    <w:p w14:paraId="32A0FB04" w14:textId="77777777" w:rsidR="001F7E1A" w:rsidRPr="006B113C" w:rsidRDefault="001F7E1A" w:rsidP="003F31D7">
      <w:pPr>
        <w:pStyle w:val="Heading3"/>
      </w:pPr>
      <w:r w:rsidRPr="006B113C">
        <w:t>Gender Diversity</w:t>
      </w:r>
    </w:p>
    <w:tbl>
      <w:tblPr>
        <w:tblStyle w:val="TableGrid"/>
        <w:tblW w:w="0" w:type="auto"/>
        <w:tblLook w:val="04A0" w:firstRow="1" w:lastRow="0" w:firstColumn="1" w:lastColumn="0" w:noHBand="0" w:noVBand="1"/>
      </w:tblPr>
      <w:tblGrid>
        <w:gridCol w:w="2247"/>
        <w:gridCol w:w="2045"/>
        <w:gridCol w:w="1620"/>
        <w:gridCol w:w="1620"/>
        <w:gridCol w:w="1620"/>
      </w:tblGrid>
      <w:tr w:rsidR="001F7E1A" w:rsidRPr="006B113C" w14:paraId="466EF555" w14:textId="77777777">
        <w:tc>
          <w:tcPr>
            <w:tcW w:w="2247" w:type="dxa"/>
            <w:shd w:val="clear" w:color="auto" w:fill="92D050"/>
          </w:tcPr>
          <w:p w14:paraId="64CA9EB2" w14:textId="77777777" w:rsidR="001F7E1A" w:rsidRPr="006B113C" w:rsidRDefault="001F7E1A">
            <w:pPr>
              <w:rPr>
                <w:rFonts w:eastAsiaTheme="majorEastAsia" w:cs="Open Sans"/>
                <w:color w:val="FF0000"/>
              </w:rPr>
            </w:pPr>
          </w:p>
        </w:tc>
        <w:tc>
          <w:tcPr>
            <w:tcW w:w="3665" w:type="dxa"/>
            <w:gridSpan w:val="2"/>
            <w:shd w:val="clear" w:color="auto" w:fill="92D050"/>
          </w:tcPr>
          <w:p w14:paraId="4C36EF20" w14:textId="77777777" w:rsidR="001F7E1A" w:rsidRPr="006B113C" w:rsidRDefault="001F7E1A">
            <w:pPr>
              <w:rPr>
                <w:rFonts w:eastAsiaTheme="majorEastAsia" w:cs="Open Sans"/>
                <w:color w:val="FF0000"/>
              </w:rPr>
            </w:pPr>
            <w:r w:rsidRPr="00CB201C">
              <w:rPr>
                <w:rFonts w:eastAsiaTheme="majorEastAsia" w:cs="Open Sans"/>
                <w:color w:val="000000" w:themeColor="text1"/>
              </w:rPr>
              <w:t>202</w:t>
            </w:r>
            <w:r>
              <w:rPr>
                <w:rFonts w:eastAsiaTheme="majorEastAsia" w:cs="Open Sans"/>
                <w:color w:val="000000" w:themeColor="text1"/>
              </w:rPr>
              <w:t>5</w:t>
            </w:r>
          </w:p>
        </w:tc>
        <w:tc>
          <w:tcPr>
            <w:tcW w:w="3240" w:type="dxa"/>
            <w:gridSpan w:val="2"/>
            <w:shd w:val="clear" w:color="auto" w:fill="92D050"/>
          </w:tcPr>
          <w:p w14:paraId="72807E02" w14:textId="77777777" w:rsidR="001F7E1A" w:rsidRPr="006B113C" w:rsidRDefault="001F7E1A">
            <w:pPr>
              <w:rPr>
                <w:rFonts w:eastAsiaTheme="majorEastAsia" w:cs="Open Sans"/>
                <w:color w:val="FF0000"/>
              </w:rPr>
            </w:pPr>
            <w:r w:rsidRPr="00BD66AA">
              <w:t>202</w:t>
            </w:r>
            <w:r>
              <w:t>4</w:t>
            </w:r>
          </w:p>
        </w:tc>
      </w:tr>
      <w:tr w:rsidR="001F7E1A" w:rsidRPr="006B113C" w14:paraId="60AEC47A" w14:textId="77777777">
        <w:tc>
          <w:tcPr>
            <w:tcW w:w="2247" w:type="dxa"/>
          </w:tcPr>
          <w:p w14:paraId="29C69938" w14:textId="77777777" w:rsidR="001F7E1A" w:rsidRPr="006B113C" w:rsidRDefault="001F7E1A">
            <w:pPr>
              <w:rPr>
                <w:rFonts w:eastAsiaTheme="majorEastAsia" w:cs="Open Sans"/>
                <w:color w:val="FF0000"/>
              </w:rPr>
            </w:pPr>
            <w:r w:rsidRPr="006B113C">
              <w:rPr>
                <w:rFonts w:eastAsiaTheme="majorEastAsia" w:cs="Open Sans"/>
                <w:color w:val="FF0000"/>
              </w:rPr>
              <w:t>Category</w:t>
            </w:r>
          </w:p>
        </w:tc>
        <w:tc>
          <w:tcPr>
            <w:tcW w:w="2045" w:type="dxa"/>
          </w:tcPr>
          <w:p w14:paraId="42F0BCEE" w14:textId="77777777" w:rsidR="001F7E1A" w:rsidRPr="006B113C" w:rsidRDefault="001F7E1A">
            <w:pPr>
              <w:rPr>
                <w:rFonts w:eastAsiaTheme="majorEastAsia" w:cs="Open Sans"/>
                <w:color w:val="FF0000"/>
              </w:rPr>
            </w:pPr>
            <w:r w:rsidRPr="006B113C">
              <w:rPr>
                <w:rFonts w:eastAsiaTheme="majorEastAsia" w:cs="Open Sans"/>
                <w:color w:val="FF0000"/>
              </w:rPr>
              <w:t>Female</w:t>
            </w:r>
          </w:p>
        </w:tc>
        <w:tc>
          <w:tcPr>
            <w:tcW w:w="1620" w:type="dxa"/>
          </w:tcPr>
          <w:p w14:paraId="288CCA28" w14:textId="77777777" w:rsidR="001F7E1A" w:rsidRPr="006B113C" w:rsidRDefault="001F7E1A">
            <w:pPr>
              <w:rPr>
                <w:rFonts w:eastAsiaTheme="majorEastAsia" w:cs="Open Sans"/>
                <w:color w:val="FF0000"/>
              </w:rPr>
            </w:pPr>
            <w:r w:rsidRPr="006B113C">
              <w:rPr>
                <w:rFonts w:eastAsiaTheme="majorEastAsia" w:cs="Open Sans"/>
                <w:color w:val="FF0000"/>
              </w:rPr>
              <w:t>Male</w:t>
            </w:r>
          </w:p>
        </w:tc>
        <w:tc>
          <w:tcPr>
            <w:tcW w:w="1620" w:type="dxa"/>
          </w:tcPr>
          <w:p w14:paraId="3C343640" w14:textId="77777777" w:rsidR="001F7E1A" w:rsidRPr="006B113C" w:rsidRDefault="001F7E1A">
            <w:pPr>
              <w:rPr>
                <w:rFonts w:eastAsiaTheme="majorEastAsia" w:cs="Open Sans"/>
                <w:color w:val="FF0000"/>
              </w:rPr>
            </w:pPr>
            <w:r w:rsidRPr="006B113C">
              <w:rPr>
                <w:rFonts w:eastAsiaTheme="majorEastAsia" w:cs="Open Sans"/>
                <w:color w:val="FF0000"/>
              </w:rPr>
              <w:t>Female</w:t>
            </w:r>
          </w:p>
        </w:tc>
        <w:tc>
          <w:tcPr>
            <w:tcW w:w="1620" w:type="dxa"/>
          </w:tcPr>
          <w:p w14:paraId="3A12074C" w14:textId="77777777" w:rsidR="001F7E1A" w:rsidRPr="006B113C" w:rsidRDefault="001F7E1A">
            <w:pPr>
              <w:rPr>
                <w:rFonts w:eastAsiaTheme="majorEastAsia" w:cs="Open Sans"/>
                <w:color w:val="FF0000"/>
              </w:rPr>
            </w:pPr>
            <w:r w:rsidRPr="006B113C">
              <w:rPr>
                <w:rFonts w:eastAsiaTheme="majorEastAsia" w:cs="Open Sans"/>
                <w:color w:val="FF0000"/>
              </w:rPr>
              <w:t>Male</w:t>
            </w:r>
          </w:p>
        </w:tc>
      </w:tr>
      <w:tr w:rsidR="001F7E1A" w:rsidRPr="006B113C" w14:paraId="46D7498A" w14:textId="77777777">
        <w:tc>
          <w:tcPr>
            <w:tcW w:w="2247" w:type="dxa"/>
          </w:tcPr>
          <w:p w14:paraId="2BB45C4E" w14:textId="77777777" w:rsidR="001F7E1A" w:rsidRPr="006B113C" w:rsidRDefault="001F7E1A">
            <w:pPr>
              <w:rPr>
                <w:rFonts w:eastAsiaTheme="majorEastAsia" w:cs="Open Sans"/>
                <w:color w:val="FF0000"/>
              </w:rPr>
            </w:pPr>
            <w:r w:rsidRPr="006B113C">
              <w:rPr>
                <w:rFonts w:eastAsiaTheme="majorEastAsia" w:cs="Open Sans"/>
                <w:color w:val="FF0000"/>
              </w:rPr>
              <w:t>Board, Executive Management &amp; Employees;</w:t>
            </w:r>
          </w:p>
        </w:tc>
        <w:tc>
          <w:tcPr>
            <w:tcW w:w="2045" w:type="dxa"/>
          </w:tcPr>
          <w:p w14:paraId="4145E9F6" w14:textId="77777777" w:rsidR="001F7E1A" w:rsidRPr="006B113C" w:rsidRDefault="001F7E1A">
            <w:pPr>
              <w:rPr>
                <w:rFonts w:eastAsiaTheme="majorEastAsia" w:cs="Open Sans"/>
                <w:color w:val="FF0000"/>
              </w:rPr>
            </w:pPr>
            <w:r w:rsidRPr="006B113C">
              <w:rPr>
                <w:rFonts w:eastAsiaTheme="majorEastAsia" w:cs="Open Sans"/>
                <w:color w:val="FF0000"/>
              </w:rPr>
              <w:t>7%</w:t>
            </w:r>
          </w:p>
          <w:p w14:paraId="322D631A" w14:textId="77777777" w:rsidR="001F7E1A" w:rsidRPr="006B113C" w:rsidRDefault="001F7E1A">
            <w:pPr>
              <w:rPr>
                <w:rFonts w:eastAsiaTheme="majorEastAsia" w:cs="Open Sans"/>
                <w:color w:val="FF0000"/>
              </w:rPr>
            </w:pPr>
          </w:p>
        </w:tc>
        <w:tc>
          <w:tcPr>
            <w:tcW w:w="1620" w:type="dxa"/>
          </w:tcPr>
          <w:p w14:paraId="123FA308" w14:textId="77777777" w:rsidR="001F7E1A" w:rsidRPr="006B113C" w:rsidRDefault="001F7E1A">
            <w:pPr>
              <w:rPr>
                <w:rFonts w:eastAsiaTheme="majorEastAsia" w:cs="Open Sans"/>
                <w:color w:val="FF0000"/>
              </w:rPr>
            </w:pPr>
            <w:r w:rsidRPr="006B113C">
              <w:rPr>
                <w:rFonts w:eastAsiaTheme="majorEastAsia" w:cs="Open Sans"/>
                <w:color w:val="FF0000"/>
              </w:rPr>
              <w:t>93%</w:t>
            </w:r>
          </w:p>
        </w:tc>
        <w:tc>
          <w:tcPr>
            <w:tcW w:w="1620" w:type="dxa"/>
          </w:tcPr>
          <w:p w14:paraId="2E5E216E" w14:textId="77777777" w:rsidR="001F7E1A" w:rsidRPr="006B113C" w:rsidRDefault="001F7E1A">
            <w:pPr>
              <w:rPr>
                <w:rFonts w:eastAsiaTheme="majorEastAsia" w:cs="Open Sans"/>
                <w:color w:val="FF0000"/>
              </w:rPr>
            </w:pPr>
            <w:r w:rsidRPr="006B113C">
              <w:rPr>
                <w:rFonts w:eastAsiaTheme="majorEastAsia" w:cs="Open Sans"/>
                <w:color w:val="FF0000"/>
              </w:rPr>
              <w:t>7%</w:t>
            </w:r>
          </w:p>
          <w:p w14:paraId="6C35434A" w14:textId="77777777" w:rsidR="001F7E1A" w:rsidRPr="006B113C" w:rsidRDefault="001F7E1A">
            <w:pPr>
              <w:rPr>
                <w:rFonts w:eastAsiaTheme="majorEastAsia" w:cs="Open Sans"/>
                <w:color w:val="FF0000"/>
              </w:rPr>
            </w:pPr>
          </w:p>
        </w:tc>
        <w:tc>
          <w:tcPr>
            <w:tcW w:w="1620" w:type="dxa"/>
          </w:tcPr>
          <w:p w14:paraId="52634EEA" w14:textId="77777777" w:rsidR="001F7E1A" w:rsidRPr="006B113C" w:rsidRDefault="001F7E1A">
            <w:pPr>
              <w:rPr>
                <w:rFonts w:eastAsiaTheme="majorEastAsia" w:cs="Open Sans"/>
                <w:color w:val="FF0000"/>
              </w:rPr>
            </w:pPr>
            <w:r w:rsidRPr="006B113C">
              <w:rPr>
                <w:rFonts w:eastAsiaTheme="majorEastAsia" w:cs="Open Sans"/>
                <w:color w:val="FF0000"/>
              </w:rPr>
              <w:t>93%</w:t>
            </w:r>
          </w:p>
        </w:tc>
      </w:tr>
      <w:tr w:rsidR="001F7E1A" w:rsidRPr="006B113C" w14:paraId="5DACCAE4" w14:textId="77777777">
        <w:trPr>
          <w:trHeight w:val="300"/>
        </w:trPr>
        <w:tc>
          <w:tcPr>
            <w:tcW w:w="2247" w:type="dxa"/>
          </w:tcPr>
          <w:p w14:paraId="4C2D0780" w14:textId="77777777" w:rsidR="001F7E1A" w:rsidRPr="006B113C" w:rsidRDefault="001F7E1A">
            <w:pPr>
              <w:rPr>
                <w:rFonts w:eastAsiaTheme="majorEastAsia" w:cs="Open Sans"/>
                <w:color w:val="FF0000"/>
              </w:rPr>
            </w:pPr>
            <w:r w:rsidRPr="006B113C">
              <w:rPr>
                <w:rFonts w:eastAsiaTheme="majorEastAsia" w:cs="Open Sans"/>
                <w:color w:val="FF0000"/>
              </w:rPr>
              <w:t>Executive Management</w:t>
            </w:r>
          </w:p>
        </w:tc>
        <w:tc>
          <w:tcPr>
            <w:tcW w:w="2045" w:type="dxa"/>
          </w:tcPr>
          <w:p w14:paraId="7685A791" w14:textId="77777777" w:rsidR="001F7E1A" w:rsidRPr="006B113C" w:rsidRDefault="001F7E1A">
            <w:pPr>
              <w:rPr>
                <w:rFonts w:eastAsiaTheme="majorEastAsia" w:cs="Open Sans"/>
                <w:color w:val="FF0000"/>
              </w:rPr>
            </w:pPr>
            <w:r w:rsidRPr="006B113C">
              <w:rPr>
                <w:rFonts w:eastAsiaTheme="majorEastAsia" w:cs="Open Sans"/>
                <w:color w:val="FF0000"/>
              </w:rPr>
              <w:t>-</w:t>
            </w:r>
          </w:p>
        </w:tc>
        <w:tc>
          <w:tcPr>
            <w:tcW w:w="1620" w:type="dxa"/>
          </w:tcPr>
          <w:p w14:paraId="007A5F5D" w14:textId="77777777" w:rsidR="001F7E1A" w:rsidRPr="006B113C" w:rsidRDefault="001F7E1A">
            <w:pPr>
              <w:rPr>
                <w:rFonts w:eastAsiaTheme="majorEastAsia" w:cs="Open Sans"/>
                <w:color w:val="FF0000"/>
              </w:rPr>
            </w:pPr>
            <w:r w:rsidRPr="006B113C">
              <w:rPr>
                <w:rFonts w:eastAsiaTheme="majorEastAsia" w:cs="Open Sans"/>
                <w:color w:val="FF0000"/>
              </w:rPr>
              <w:t>4</w:t>
            </w:r>
          </w:p>
        </w:tc>
        <w:tc>
          <w:tcPr>
            <w:tcW w:w="1620" w:type="dxa"/>
          </w:tcPr>
          <w:p w14:paraId="71A925A9" w14:textId="77777777" w:rsidR="001F7E1A" w:rsidRPr="006B113C" w:rsidRDefault="001F7E1A">
            <w:pPr>
              <w:rPr>
                <w:rFonts w:eastAsiaTheme="majorEastAsia" w:cs="Open Sans"/>
                <w:color w:val="FF0000"/>
              </w:rPr>
            </w:pPr>
            <w:r w:rsidRPr="006B113C">
              <w:rPr>
                <w:rFonts w:eastAsiaTheme="majorEastAsia" w:cs="Open Sans"/>
                <w:color w:val="FF0000"/>
              </w:rPr>
              <w:t>-</w:t>
            </w:r>
          </w:p>
        </w:tc>
        <w:tc>
          <w:tcPr>
            <w:tcW w:w="1620" w:type="dxa"/>
          </w:tcPr>
          <w:p w14:paraId="0116AB0D" w14:textId="77777777" w:rsidR="001F7E1A" w:rsidRPr="006B113C" w:rsidRDefault="001F7E1A">
            <w:pPr>
              <w:rPr>
                <w:rFonts w:eastAsiaTheme="majorEastAsia" w:cs="Open Sans"/>
                <w:color w:val="FF0000"/>
              </w:rPr>
            </w:pPr>
            <w:r w:rsidRPr="006B113C">
              <w:rPr>
                <w:rFonts w:eastAsiaTheme="majorEastAsia" w:cs="Open Sans"/>
                <w:color w:val="FF0000"/>
              </w:rPr>
              <w:t>4</w:t>
            </w:r>
          </w:p>
        </w:tc>
      </w:tr>
      <w:tr w:rsidR="001F7E1A" w:rsidRPr="004F0599" w14:paraId="49B47D6C" w14:textId="77777777">
        <w:trPr>
          <w:trHeight w:val="300"/>
        </w:trPr>
        <w:tc>
          <w:tcPr>
            <w:tcW w:w="2247" w:type="dxa"/>
          </w:tcPr>
          <w:p w14:paraId="48F07D5F" w14:textId="77777777" w:rsidR="001F7E1A" w:rsidRPr="003C7C93" w:rsidRDefault="001F7E1A">
            <w:pPr>
              <w:rPr>
                <w:rFonts w:eastAsiaTheme="majorEastAsia" w:cs="Open Sans"/>
                <w:color w:val="000000" w:themeColor="text1"/>
              </w:rPr>
            </w:pPr>
            <w:r w:rsidRPr="003C7C93">
              <w:rPr>
                <w:rFonts w:eastAsiaTheme="majorEastAsia" w:cs="Open Sans"/>
                <w:color w:val="000000" w:themeColor="text1"/>
              </w:rPr>
              <w:t>Employees</w:t>
            </w:r>
          </w:p>
        </w:tc>
        <w:tc>
          <w:tcPr>
            <w:tcW w:w="2045" w:type="dxa"/>
          </w:tcPr>
          <w:p w14:paraId="4D068412" w14:textId="77777777" w:rsidR="001F7E1A" w:rsidRPr="003C7C93" w:rsidRDefault="001F7E1A">
            <w:pPr>
              <w:rPr>
                <w:rFonts w:eastAsiaTheme="majorEastAsia" w:cs="Open Sans"/>
                <w:color w:val="000000" w:themeColor="text1"/>
              </w:rPr>
            </w:pPr>
            <w:r w:rsidRPr="00BD66AA">
              <w:t>653</w:t>
            </w:r>
          </w:p>
        </w:tc>
        <w:tc>
          <w:tcPr>
            <w:tcW w:w="1620" w:type="dxa"/>
          </w:tcPr>
          <w:p w14:paraId="0E058939" w14:textId="77777777" w:rsidR="001F7E1A" w:rsidRPr="003C7C93" w:rsidRDefault="001F7E1A">
            <w:pPr>
              <w:rPr>
                <w:rFonts w:eastAsiaTheme="majorEastAsia" w:cs="Open Sans"/>
                <w:color w:val="000000" w:themeColor="text1"/>
              </w:rPr>
            </w:pPr>
            <w:r w:rsidRPr="00BD66AA">
              <w:t>7860</w:t>
            </w:r>
          </w:p>
        </w:tc>
        <w:tc>
          <w:tcPr>
            <w:tcW w:w="1620" w:type="dxa"/>
          </w:tcPr>
          <w:p w14:paraId="056E0BA7" w14:textId="77777777" w:rsidR="001F7E1A" w:rsidRPr="00BD66AA" w:rsidRDefault="001F7E1A">
            <w:r w:rsidRPr="00BD66AA">
              <w:t>6</w:t>
            </w:r>
            <w:r>
              <w:t>49</w:t>
            </w:r>
          </w:p>
        </w:tc>
        <w:tc>
          <w:tcPr>
            <w:tcW w:w="1620" w:type="dxa"/>
          </w:tcPr>
          <w:p w14:paraId="69C1C521" w14:textId="77777777" w:rsidR="001F7E1A" w:rsidRPr="00BD66AA" w:rsidRDefault="001F7E1A">
            <w:r>
              <w:t>8413</w:t>
            </w:r>
          </w:p>
        </w:tc>
      </w:tr>
    </w:tbl>
    <w:p w14:paraId="2C3C6A6F" w14:textId="77777777" w:rsidR="001F7E1A" w:rsidRPr="003C7C93" w:rsidRDefault="001F7E1A" w:rsidP="001F7E1A">
      <w:pPr>
        <w:rPr>
          <w:rFonts w:eastAsiaTheme="majorEastAsia" w:cs="Open Sans"/>
          <w:color w:val="000000" w:themeColor="text1"/>
        </w:rPr>
      </w:pPr>
    </w:p>
    <w:p w14:paraId="24CBE1C4" w14:textId="77777777" w:rsidR="001F7E1A" w:rsidRPr="003C7C93" w:rsidRDefault="001F7E1A" w:rsidP="001F7E1A">
      <w:pPr>
        <w:rPr>
          <w:rFonts w:eastAsiaTheme="majorEastAsia" w:cs="Open Sans"/>
          <w:color w:val="000000" w:themeColor="text1"/>
        </w:rPr>
      </w:pPr>
      <w:r w:rsidRPr="003C7C93">
        <w:rPr>
          <w:rFonts w:eastAsiaTheme="majorEastAsia" w:cs="Open Sans"/>
          <w:color w:val="000000" w:themeColor="text1"/>
        </w:rPr>
        <w:t>Female representation within the workforce remains approximately 7%, while male employees account for 93%. This distribution reflects the current structure of the construction sector, which traditionally has lower female participation. Nevertheless, the Company continues to recognise the importance of improving gender diversity and remains committed to initiatives that support increased female participation across different roles.</w:t>
      </w:r>
    </w:p>
    <w:p w14:paraId="3CA0F3F2" w14:textId="77777777" w:rsidR="001F7E1A" w:rsidRPr="003C7C93" w:rsidRDefault="001F7E1A" w:rsidP="003F31D7">
      <w:pPr>
        <w:pStyle w:val="Heading3"/>
      </w:pPr>
      <w:r w:rsidRPr="003C7C93">
        <w:t>Number of Employees with Physical Disabilities</w:t>
      </w:r>
    </w:p>
    <w:tbl>
      <w:tblPr>
        <w:tblStyle w:val="TableGrid"/>
        <w:tblW w:w="0" w:type="auto"/>
        <w:tblLook w:val="04A0" w:firstRow="1" w:lastRow="0" w:firstColumn="1" w:lastColumn="0" w:noHBand="0" w:noVBand="1"/>
      </w:tblPr>
      <w:tblGrid>
        <w:gridCol w:w="3130"/>
        <w:gridCol w:w="3110"/>
        <w:gridCol w:w="3110"/>
      </w:tblGrid>
      <w:tr w:rsidR="001F7E1A" w:rsidRPr="004F0599" w14:paraId="78040C58" w14:textId="77777777">
        <w:tc>
          <w:tcPr>
            <w:tcW w:w="3192" w:type="dxa"/>
            <w:shd w:val="clear" w:color="auto" w:fill="92D050"/>
          </w:tcPr>
          <w:p w14:paraId="05BB594B" w14:textId="77777777" w:rsidR="001F7E1A" w:rsidRPr="003C7C93" w:rsidRDefault="001F7E1A">
            <w:pPr>
              <w:rPr>
                <w:rFonts w:eastAsiaTheme="majorEastAsia" w:cs="Open Sans"/>
                <w:color w:val="000000" w:themeColor="text1"/>
              </w:rPr>
            </w:pPr>
            <w:r w:rsidRPr="003C7C93">
              <w:rPr>
                <w:rFonts w:eastAsiaTheme="majorEastAsia" w:cs="Open Sans"/>
                <w:color w:val="000000" w:themeColor="text1"/>
              </w:rPr>
              <w:t>Category</w:t>
            </w:r>
          </w:p>
        </w:tc>
        <w:tc>
          <w:tcPr>
            <w:tcW w:w="3192" w:type="dxa"/>
            <w:shd w:val="clear" w:color="auto" w:fill="92D050"/>
          </w:tcPr>
          <w:p w14:paraId="7F5D4592" w14:textId="77777777" w:rsidR="001F7E1A" w:rsidRPr="003C7C93" w:rsidRDefault="001F7E1A">
            <w:pPr>
              <w:rPr>
                <w:rFonts w:eastAsiaTheme="majorEastAsia" w:cs="Open Sans"/>
                <w:color w:val="000000" w:themeColor="text1"/>
              </w:rPr>
            </w:pPr>
            <w:r w:rsidRPr="003C7C93">
              <w:rPr>
                <w:rFonts w:eastAsiaTheme="majorEastAsia" w:cs="Open Sans"/>
                <w:color w:val="000000" w:themeColor="text1"/>
              </w:rPr>
              <w:t xml:space="preserve">          </w:t>
            </w:r>
            <w:r w:rsidRPr="00CB201C">
              <w:rPr>
                <w:rFonts w:eastAsiaTheme="majorEastAsia" w:cs="Open Sans"/>
                <w:color w:val="000000" w:themeColor="text1"/>
              </w:rPr>
              <w:t>202</w:t>
            </w:r>
            <w:r>
              <w:rPr>
                <w:rFonts w:eastAsiaTheme="majorEastAsia" w:cs="Open Sans"/>
                <w:color w:val="000000" w:themeColor="text1"/>
              </w:rPr>
              <w:t>5</w:t>
            </w:r>
          </w:p>
        </w:tc>
        <w:tc>
          <w:tcPr>
            <w:tcW w:w="3192" w:type="dxa"/>
            <w:shd w:val="clear" w:color="auto" w:fill="92D050"/>
          </w:tcPr>
          <w:p w14:paraId="3842DC23" w14:textId="77777777" w:rsidR="001F7E1A" w:rsidRPr="003C7C93" w:rsidRDefault="001F7E1A">
            <w:pPr>
              <w:rPr>
                <w:rFonts w:eastAsiaTheme="majorEastAsia" w:cs="Open Sans"/>
                <w:color w:val="000000" w:themeColor="text1"/>
              </w:rPr>
            </w:pPr>
            <w:r w:rsidRPr="003C7C93">
              <w:rPr>
                <w:rFonts w:eastAsiaTheme="majorEastAsia" w:cs="Open Sans"/>
                <w:color w:val="000000" w:themeColor="text1"/>
              </w:rPr>
              <w:t xml:space="preserve">       </w:t>
            </w:r>
            <w:r w:rsidRPr="00CB201C">
              <w:rPr>
                <w:rFonts w:eastAsiaTheme="majorEastAsia" w:cs="Open Sans"/>
                <w:color w:val="000000" w:themeColor="text1"/>
              </w:rPr>
              <w:t>202</w:t>
            </w:r>
            <w:r>
              <w:rPr>
                <w:rFonts w:eastAsiaTheme="majorEastAsia" w:cs="Open Sans"/>
                <w:color w:val="000000" w:themeColor="text1"/>
              </w:rPr>
              <w:t>4</w:t>
            </w:r>
          </w:p>
        </w:tc>
      </w:tr>
      <w:tr w:rsidR="001F7E1A" w:rsidRPr="004F0599" w14:paraId="70157AC8" w14:textId="77777777">
        <w:tc>
          <w:tcPr>
            <w:tcW w:w="3192" w:type="dxa"/>
          </w:tcPr>
          <w:p w14:paraId="4E5A7FCF" w14:textId="77777777" w:rsidR="001F7E1A" w:rsidRPr="003C7C93" w:rsidRDefault="001F7E1A">
            <w:pPr>
              <w:rPr>
                <w:rFonts w:eastAsiaTheme="majorEastAsia" w:cs="Open Sans"/>
                <w:color w:val="000000" w:themeColor="text1"/>
              </w:rPr>
            </w:pPr>
            <w:r w:rsidRPr="003C7C93">
              <w:rPr>
                <w:rFonts w:eastAsiaTheme="majorEastAsia" w:cs="Open Sans"/>
                <w:color w:val="000000" w:themeColor="text1"/>
              </w:rPr>
              <w:t>Total number of employees with physical disabilities</w:t>
            </w:r>
          </w:p>
        </w:tc>
        <w:tc>
          <w:tcPr>
            <w:tcW w:w="3192" w:type="dxa"/>
          </w:tcPr>
          <w:p w14:paraId="00E5FB26" w14:textId="77777777" w:rsidR="001F7E1A" w:rsidRPr="003C7C93" w:rsidRDefault="001F7E1A">
            <w:pPr>
              <w:rPr>
                <w:rFonts w:eastAsiaTheme="majorEastAsia" w:cs="Open Sans"/>
                <w:color w:val="000000" w:themeColor="text1"/>
              </w:rPr>
            </w:pPr>
            <w:r w:rsidRPr="003C7C93">
              <w:rPr>
                <w:rFonts w:eastAsiaTheme="majorEastAsia" w:cs="Open Sans"/>
                <w:color w:val="000000" w:themeColor="text1"/>
              </w:rPr>
              <w:t xml:space="preserve">             </w:t>
            </w:r>
            <w:r w:rsidRPr="00CB201C">
              <w:rPr>
                <w:rFonts w:eastAsiaTheme="majorEastAsia" w:cs="Open Sans"/>
                <w:color w:val="000000" w:themeColor="text1"/>
              </w:rPr>
              <w:t>1</w:t>
            </w:r>
            <w:r>
              <w:rPr>
                <w:rFonts w:eastAsiaTheme="majorEastAsia" w:cs="Open Sans"/>
                <w:color w:val="000000" w:themeColor="text1"/>
              </w:rPr>
              <w:t>7</w:t>
            </w:r>
          </w:p>
        </w:tc>
        <w:tc>
          <w:tcPr>
            <w:tcW w:w="3192" w:type="dxa"/>
          </w:tcPr>
          <w:p w14:paraId="11E09735" w14:textId="77777777" w:rsidR="001F7E1A" w:rsidRPr="003C7C93" w:rsidRDefault="001F7E1A">
            <w:pPr>
              <w:rPr>
                <w:rFonts w:eastAsiaTheme="majorEastAsia" w:cs="Open Sans"/>
                <w:color w:val="000000" w:themeColor="text1"/>
              </w:rPr>
            </w:pPr>
            <w:r w:rsidRPr="003C7C93">
              <w:rPr>
                <w:rFonts w:eastAsiaTheme="majorEastAsia" w:cs="Open Sans"/>
                <w:color w:val="000000" w:themeColor="text1"/>
              </w:rPr>
              <w:t xml:space="preserve">         </w:t>
            </w:r>
            <w:r w:rsidRPr="00CB201C">
              <w:rPr>
                <w:rFonts w:eastAsiaTheme="majorEastAsia" w:cs="Open Sans"/>
                <w:color w:val="000000" w:themeColor="text1"/>
              </w:rPr>
              <w:t>1</w:t>
            </w:r>
            <w:r>
              <w:rPr>
                <w:rFonts w:eastAsiaTheme="majorEastAsia" w:cs="Open Sans"/>
                <w:color w:val="000000" w:themeColor="text1"/>
              </w:rPr>
              <w:t>5</w:t>
            </w:r>
          </w:p>
        </w:tc>
      </w:tr>
    </w:tbl>
    <w:p w14:paraId="03144EA5" w14:textId="77777777" w:rsidR="001F7E1A" w:rsidRDefault="001F7E1A" w:rsidP="001F7E1A">
      <w:pPr>
        <w:rPr>
          <w:rFonts w:cs="Open Sans"/>
          <w:color w:val="000000" w:themeColor="text1"/>
        </w:rPr>
      </w:pPr>
    </w:p>
    <w:p w14:paraId="3D19D51A" w14:textId="77777777" w:rsidR="001F7E1A" w:rsidRPr="003C7C93" w:rsidRDefault="001F7E1A" w:rsidP="001F7E1A">
      <w:pPr>
        <w:rPr>
          <w:rFonts w:cs="Open Sans"/>
          <w:color w:val="000000" w:themeColor="text1"/>
        </w:rPr>
      </w:pPr>
      <w:r w:rsidRPr="003C7C93">
        <w:rPr>
          <w:rFonts w:cs="Open Sans"/>
          <w:color w:val="000000" w:themeColor="text1"/>
        </w:rPr>
        <w:t>The number of employees with physical disabilities increased slightly during the reporting period, reflecting ongoing efforts to strengthen inclusive employment practices.</w:t>
      </w:r>
    </w:p>
    <w:p w14:paraId="23111307" w14:textId="77777777" w:rsidR="001F7E1A" w:rsidRPr="003C7C93" w:rsidRDefault="001F7E1A" w:rsidP="001F7E1A">
      <w:pPr>
        <w:rPr>
          <w:rFonts w:cs="Open Sans"/>
          <w:color w:val="000000" w:themeColor="text1"/>
        </w:rPr>
      </w:pPr>
      <w:r w:rsidRPr="003C7C93">
        <w:rPr>
          <w:rFonts w:cs="Open Sans"/>
          <w:color w:val="000000" w:themeColor="text1"/>
        </w:rPr>
        <w:t>Julius Berger Nigeria Plc remains committed to strengthening diversity and inclusion as part of its human capital management approach.</w:t>
      </w:r>
    </w:p>
    <w:p w14:paraId="6113B015" w14:textId="77777777" w:rsidR="001F7E1A" w:rsidRPr="0013426B" w:rsidRDefault="001F7E1A" w:rsidP="001F7E1A">
      <w:pPr>
        <w:pStyle w:val="Heading2"/>
      </w:pPr>
      <w:bookmarkStart w:id="215" w:name="_Toc1693199794"/>
      <w:bookmarkStart w:id="216" w:name="_Toc224287190"/>
      <w:bookmarkStart w:id="217" w:name="_Toc224302709"/>
      <w:bookmarkStart w:id="218" w:name="_Toc224302915"/>
      <w:bookmarkStart w:id="219" w:name="_Toc226528041"/>
      <w:r w:rsidRPr="0013426B">
        <w:t>Training and Education</w:t>
      </w:r>
      <w:bookmarkEnd w:id="215"/>
      <w:bookmarkEnd w:id="216"/>
      <w:bookmarkEnd w:id="217"/>
      <w:bookmarkEnd w:id="218"/>
      <w:bookmarkEnd w:id="219"/>
    </w:p>
    <w:p w14:paraId="4B570CD7" w14:textId="77777777" w:rsidR="001F7E1A" w:rsidRPr="003C7C93" w:rsidRDefault="001F7E1A" w:rsidP="001F7E1A">
      <w:pPr>
        <w:rPr>
          <w:rFonts w:eastAsiaTheme="majorEastAsia" w:cs="Open Sans"/>
          <w:color w:val="000000" w:themeColor="text1"/>
        </w:rPr>
      </w:pPr>
      <w:bookmarkStart w:id="220" w:name="_Hlk196923381"/>
      <w:r w:rsidRPr="003C7C93">
        <w:rPr>
          <w:rFonts w:eastAsiaTheme="majorEastAsia" w:cs="Open Sans"/>
          <w:color w:val="000000" w:themeColor="text1"/>
        </w:rPr>
        <w:t>At Julius Berger Nigeria Plc, strengthening the knowledge and capabilities of our workforce remains essential to maintaining operational excellence and delivering complex infrastructure projects. We recognise that the construction sector continues to evolve with new technologies, project methodologies, and regulatory expectations. As such, investing in employee learning and professional development remains a key element of our human capital strategy.</w:t>
      </w:r>
    </w:p>
    <w:p w14:paraId="65946D91" w14:textId="77777777" w:rsidR="001F7E1A" w:rsidRPr="003C7C93" w:rsidRDefault="001F7E1A" w:rsidP="001F7E1A">
      <w:pPr>
        <w:rPr>
          <w:rFonts w:eastAsiaTheme="majorEastAsia" w:cs="Open Sans"/>
          <w:color w:val="000000" w:themeColor="text1"/>
        </w:rPr>
      </w:pPr>
      <w:r w:rsidRPr="003C7C93">
        <w:rPr>
          <w:rFonts w:eastAsiaTheme="majorEastAsia" w:cs="Open Sans"/>
          <w:color w:val="000000" w:themeColor="text1"/>
        </w:rPr>
        <w:t xml:space="preserve">During the reporting year, the Company continued to support a learning environment that encourages employees to build new competencies and refine existing skills. Our training initiatives are designed to support employees across different career stages while ensuring </w:t>
      </w:r>
      <w:r w:rsidRPr="003C7C93">
        <w:rPr>
          <w:rFonts w:eastAsiaTheme="majorEastAsia" w:cs="Open Sans"/>
          <w:color w:val="000000" w:themeColor="text1"/>
        </w:rPr>
        <w:lastRenderedPageBreak/>
        <w:t>that the organisation maintains the technical expertise and leadership capacity required for effective project execution.</w:t>
      </w:r>
    </w:p>
    <w:p w14:paraId="0A3C4F3C" w14:textId="77777777" w:rsidR="001F7E1A" w:rsidRPr="003C7C93" w:rsidRDefault="001F7E1A" w:rsidP="001F7E1A">
      <w:pPr>
        <w:rPr>
          <w:rFonts w:eastAsiaTheme="majorEastAsia" w:cs="Open Sans"/>
          <w:color w:val="000000" w:themeColor="text1"/>
        </w:rPr>
      </w:pPr>
      <w:r w:rsidRPr="003C7C93">
        <w:rPr>
          <w:rFonts w:eastAsiaTheme="majorEastAsia" w:cs="Open Sans"/>
          <w:color w:val="000000" w:themeColor="text1"/>
        </w:rPr>
        <w:t>Our training framework covers several important areas of professional and operational development:</w:t>
      </w:r>
    </w:p>
    <w:p w14:paraId="46B8786E" w14:textId="77777777" w:rsidR="001F7E1A" w:rsidRPr="00053FC1" w:rsidRDefault="001F7E1A" w:rsidP="001F7E1A">
      <w:pPr>
        <w:pStyle w:val="ListParagraph"/>
        <w:numPr>
          <w:ilvl w:val="0"/>
          <w:numId w:val="15"/>
        </w:numPr>
        <w:rPr>
          <w:rFonts w:eastAsiaTheme="majorEastAsia" w:cs="Open Sans"/>
          <w:color w:val="000000" w:themeColor="text1"/>
        </w:rPr>
      </w:pPr>
      <w:r w:rsidRPr="00053FC1">
        <w:rPr>
          <w:rFonts w:eastAsiaTheme="majorEastAsia" w:cs="Open Sans"/>
          <w:b/>
          <w:color w:val="000000" w:themeColor="text1"/>
        </w:rPr>
        <w:t xml:space="preserve">Leadership and Management </w:t>
      </w:r>
      <w:r w:rsidRPr="00053FC1" w:rsidDel="005D0976">
        <w:rPr>
          <w:rFonts w:eastAsiaTheme="majorEastAsia" w:cs="Open Sans"/>
          <w:b/>
          <w:color w:val="000000" w:themeColor="text1"/>
        </w:rPr>
        <w:t>Development</w:t>
      </w:r>
      <w:r w:rsidDel="005D0976">
        <w:rPr>
          <w:rFonts w:eastAsiaTheme="majorEastAsia" w:cs="Open Sans"/>
          <w:color w:val="000000" w:themeColor="text1"/>
        </w:rPr>
        <w:t>:</w:t>
      </w:r>
      <w:r w:rsidRPr="00053FC1" w:rsidDel="005D0976">
        <w:rPr>
          <w:rFonts w:eastAsiaTheme="majorEastAsia" w:cs="Open Sans"/>
          <w:color w:val="000000" w:themeColor="text1"/>
        </w:rPr>
        <w:t xml:space="preserve"> </w:t>
      </w:r>
      <w:r w:rsidRPr="00053FC1">
        <w:rPr>
          <w:rFonts w:eastAsiaTheme="majorEastAsia" w:cs="Open Sans"/>
          <w:color w:val="000000" w:themeColor="text1"/>
        </w:rPr>
        <w:t>focused on strengthening leadership capability and enhancing the effectiveness of managers responsible for driving operational performance across the organisation.</w:t>
      </w:r>
    </w:p>
    <w:p w14:paraId="2DF0E050" w14:textId="77777777" w:rsidR="001F7E1A" w:rsidRPr="00053FC1" w:rsidRDefault="001F7E1A" w:rsidP="001F7E1A">
      <w:pPr>
        <w:pStyle w:val="ListParagraph"/>
        <w:numPr>
          <w:ilvl w:val="0"/>
          <w:numId w:val="15"/>
        </w:numPr>
        <w:rPr>
          <w:rFonts w:eastAsiaTheme="majorEastAsia" w:cs="Open Sans"/>
          <w:color w:val="000000" w:themeColor="text1"/>
        </w:rPr>
      </w:pPr>
      <w:r w:rsidRPr="00053FC1">
        <w:rPr>
          <w:rFonts w:eastAsiaTheme="majorEastAsia" w:cs="Open Sans"/>
          <w:b/>
          <w:color w:val="000000" w:themeColor="text1"/>
        </w:rPr>
        <w:t>Supervisory Skills Development:</w:t>
      </w:r>
      <w:r>
        <w:rPr>
          <w:rFonts w:eastAsiaTheme="majorEastAsia" w:cs="Open Sans"/>
          <w:b/>
          <w:color w:val="000000" w:themeColor="text1"/>
        </w:rPr>
        <w:t xml:space="preserve"> </w:t>
      </w:r>
      <w:r w:rsidRPr="00053FC1">
        <w:rPr>
          <w:rFonts w:eastAsiaTheme="majorEastAsia" w:cs="Open Sans"/>
          <w:color w:val="000000" w:themeColor="text1"/>
        </w:rPr>
        <w:t>Targeted training designed to equip supervisors with the skills required to coordinate teams, manage operational activities, and maintain productivity across project locations.</w:t>
      </w:r>
    </w:p>
    <w:p w14:paraId="0CDA3A6D" w14:textId="77777777" w:rsidR="001F7E1A" w:rsidRPr="00053FC1" w:rsidRDefault="001F7E1A" w:rsidP="001F7E1A">
      <w:pPr>
        <w:pStyle w:val="ListParagraph"/>
        <w:numPr>
          <w:ilvl w:val="0"/>
          <w:numId w:val="15"/>
        </w:numPr>
        <w:rPr>
          <w:rFonts w:eastAsiaTheme="majorEastAsia" w:cs="Open Sans"/>
          <w:color w:val="000000" w:themeColor="text1"/>
        </w:rPr>
      </w:pPr>
      <w:r w:rsidRPr="00053FC1">
        <w:rPr>
          <w:rFonts w:eastAsiaTheme="majorEastAsia" w:cs="Open Sans"/>
          <w:b/>
          <w:color w:val="000000" w:themeColor="text1"/>
        </w:rPr>
        <w:t>Technical and Occupational Training:</w:t>
      </w:r>
      <w:r>
        <w:rPr>
          <w:rFonts w:eastAsiaTheme="majorEastAsia" w:cs="Open Sans"/>
          <w:b/>
          <w:color w:val="000000" w:themeColor="text1"/>
        </w:rPr>
        <w:t xml:space="preserve"> </w:t>
      </w:r>
      <w:r w:rsidRPr="00053FC1">
        <w:rPr>
          <w:rFonts w:eastAsiaTheme="majorEastAsia" w:cs="Open Sans"/>
          <w:color w:val="000000" w:themeColor="text1"/>
        </w:rPr>
        <w:t>Specialised programmes delivered through initiatives such as the Technical Engineers Academy and the Plant and Equipment Academy, which help strengthen technical competencies and operational proficiency within the workforce.</w:t>
      </w:r>
    </w:p>
    <w:p w14:paraId="2B002783" w14:textId="77777777" w:rsidR="001F7E1A" w:rsidRPr="00053FC1" w:rsidRDefault="001F7E1A" w:rsidP="001F7E1A">
      <w:pPr>
        <w:pStyle w:val="ListParagraph"/>
        <w:numPr>
          <w:ilvl w:val="0"/>
          <w:numId w:val="15"/>
        </w:numPr>
        <w:rPr>
          <w:rFonts w:eastAsiaTheme="majorEastAsia" w:cs="Open Sans"/>
          <w:color w:val="000000" w:themeColor="text1"/>
        </w:rPr>
      </w:pPr>
      <w:r w:rsidRPr="00053FC1">
        <w:rPr>
          <w:rFonts w:eastAsiaTheme="majorEastAsia" w:cs="Open Sans"/>
          <w:b/>
          <w:color w:val="000000" w:themeColor="text1"/>
        </w:rPr>
        <w:t>Employee Effectiveness Programmes:</w:t>
      </w:r>
      <w:r>
        <w:rPr>
          <w:rFonts w:eastAsiaTheme="majorEastAsia" w:cs="Open Sans"/>
          <w:b/>
          <w:color w:val="000000" w:themeColor="text1"/>
        </w:rPr>
        <w:t xml:space="preserve"> </w:t>
      </w:r>
      <w:r w:rsidRPr="00053FC1">
        <w:rPr>
          <w:rFonts w:eastAsiaTheme="majorEastAsia" w:cs="Open Sans"/>
          <w:color w:val="000000" w:themeColor="text1"/>
        </w:rPr>
        <w:t>Initiatives such as the Supervisory Employee Effectiveness Programme and the JBN Employee Effectiveness Programme, which focus on improving workplace productivity, communication, and professional performance.</w:t>
      </w:r>
    </w:p>
    <w:p w14:paraId="3FF8A41B" w14:textId="77777777" w:rsidR="001F7E1A" w:rsidRPr="00053FC1" w:rsidRDefault="001F7E1A" w:rsidP="001F7E1A">
      <w:pPr>
        <w:pStyle w:val="ListParagraph"/>
        <w:numPr>
          <w:ilvl w:val="0"/>
          <w:numId w:val="15"/>
        </w:numPr>
        <w:rPr>
          <w:rFonts w:eastAsiaTheme="majorEastAsia" w:cs="Open Sans"/>
          <w:color w:val="000000" w:themeColor="text1"/>
        </w:rPr>
      </w:pPr>
      <w:r w:rsidRPr="00053FC1">
        <w:rPr>
          <w:rFonts w:eastAsiaTheme="majorEastAsia" w:cs="Open Sans"/>
          <w:b/>
          <w:color w:val="000000" w:themeColor="text1"/>
        </w:rPr>
        <w:t>Career Development and Transition Support:</w:t>
      </w:r>
      <w:r>
        <w:rPr>
          <w:rFonts w:eastAsiaTheme="majorEastAsia" w:cs="Open Sans"/>
          <w:b/>
          <w:color w:val="000000" w:themeColor="text1"/>
        </w:rPr>
        <w:t xml:space="preserve"> </w:t>
      </w:r>
      <w:r w:rsidRPr="00053FC1">
        <w:rPr>
          <w:rFonts w:eastAsiaTheme="majorEastAsia" w:cs="Open Sans"/>
          <w:color w:val="000000" w:themeColor="text1"/>
        </w:rPr>
        <w:t>Programmes such as Managing New Beginnings, designed to assist employees in navigating career transitions and adapting to evolving professional opportunities within the organisation.</w:t>
      </w:r>
    </w:p>
    <w:p w14:paraId="40BC7FA4" w14:textId="77777777" w:rsidR="001F7E1A" w:rsidRPr="00053FC1" w:rsidRDefault="001F7E1A" w:rsidP="001F7E1A">
      <w:pPr>
        <w:pStyle w:val="ListParagraph"/>
        <w:numPr>
          <w:ilvl w:val="0"/>
          <w:numId w:val="15"/>
        </w:numPr>
        <w:rPr>
          <w:rFonts w:eastAsiaTheme="majorEastAsia" w:cs="Open Sans"/>
          <w:color w:val="000000" w:themeColor="text1"/>
        </w:rPr>
      </w:pPr>
      <w:r w:rsidRPr="00053FC1">
        <w:rPr>
          <w:rFonts w:eastAsiaTheme="majorEastAsia" w:cs="Open Sans"/>
          <w:color w:val="000000" w:themeColor="text1"/>
        </w:rPr>
        <w:t>These initiatives reflect the Company’s continued commitment to equipping employees with the knowledge and practical skills required to deliver projects safely, efficiently, and to a high standard.</w:t>
      </w:r>
    </w:p>
    <w:p w14:paraId="1A799CA2" w14:textId="77777777" w:rsidR="001F7E1A" w:rsidRPr="003C7C93" w:rsidRDefault="001F7E1A" w:rsidP="001F7E1A">
      <w:pPr>
        <w:rPr>
          <w:rFonts w:eastAsiaTheme="majorEastAsia" w:cs="Open Sans"/>
          <w:color w:val="000000" w:themeColor="text1"/>
        </w:rPr>
      </w:pPr>
    </w:p>
    <w:p w14:paraId="467AB576" w14:textId="77777777" w:rsidR="001F7E1A" w:rsidRPr="003C7C93" w:rsidRDefault="001F7E1A" w:rsidP="001F7E1A">
      <w:pPr>
        <w:rPr>
          <w:rFonts w:eastAsiaTheme="majorEastAsia" w:cs="Open Sans"/>
          <w:color w:val="000000" w:themeColor="text1"/>
        </w:rPr>
      </w:pPr>
      <w:r w:rsidRPr="003C7C93">
        <w:rPr>
          <w:rFonts w:eastAsiaTheme="majorEastAsia" w:cs="Open Sans"/>
          <w:color w:val="000000" w:themeColor="text1"/>
        </w:rPr>
        <w:t>The following data highlights the scale of our training and development initiatives during the reporting period:</w:t>
      </w:r>
    </w:p>
    <w:p w14:paraId="6C905C10" w14:textId="77777777" w:rsidR="001F7E1A" w:rsidRPr="003C7C93" w:rsidRDefault="001F7E1A" w:rsidP="001F7E1A">
      <w:pPr>
        <w:rPr>
          <w:rFonts w:eastAsiaTheme="majorEastAsia" w:cs="Open Sans"/>
          <w:b/>
          <w:color w:val="000000" w:themeColor="text1"/>
        </w:rPr>
      </w:pPr>
      <w:r w:rsidRPr="003C7C93">
        <w:rPr>
          <w:rFonts w:eastAsiaTheme="majorEastAsia" w:cs="Open Sans"/>
          <w:b/>
          <w:color w:val="000000" w:themeColor="text1"/>
        </w:rPr>
        <w:t>Total Number Of Training Hours Provided For Employees</w:t>
      </w:r>
    </w:p>
    <w:tbl>
      <w:tblPr>
        <w:tblStyle w:val="TableGrid"/>
        <w:tblW w:w="9576" w:type="dxa"/>
        <w:tblLook w:val="04A0" w:firstRow="1" w:lastRow="0" w:firstColumn="1" w:lastColumn="0" w:noHBand="0" w:noVBand="1"/>
      </w:tblPr>
      <w:tblGrid>
        <w:gridCol w:w="3192"/>
        <w:gridCol w:w="3192"/>
        <w:gridCol w:w="3192"/>
      </w:tblGrid>
      <w:tr w:rsidR="001F7E1A" w:rsidRPr="004F0599" w14:paraId="1F1FB5A3" w14:textId="77777777">
        <w:tc>
          <w:tcPr>
            <w:tcW w:w="3192" w:type="dxa"/>
            <w:shd w:val="clear" w:color="auto" w:fill="92D050"/>
          </w:tcPr>
          <w:bookmarkEnd w:id="220"/>
          <w:p w14:paraId="7928B6BD" w14:textId="77777777" w:rsidR="001F7E1A" w:rsidRPr="003C7C93" w:rsidRDefault="001F7E1A">
            <w:pPr>
              <w:rPr>
                <w:rFonts w:eastAsiaTheme="majorEastAsia" w:cs="Open Sans"/>
                <w:color w:val="000000" w:themeColor="text1"/>
              </w:rPr>
            </w:pPr>
            <w:r>
              <w:rPr>
                <w:rFonts w:eastAsiaTheme="majorEastAsia" w:cs="Open Sans"/>
                <w:color w:val="000000" w:themeColor="text1"/>
              </w:rPr>
              <w:t>Category</w:t>
            </w:r>
          </w:p>
        </w:tc>
        <w:tc>
          <w:tcPr>
            <w:tcW w:w="3192" w:type="dxa"/>
            <w:shd w:val="clear" w:color="auto" w:fill="92D050"/>
          </w:tcPr>
          <w:p w14:paraId="29F76447" w14:textId="77777777" w:rsidR="001F7E1A" w:rsidRPr="00056D33" w:rsidRDefault="001F7E1A">
            <w:pPr>
              <w:rPr>
                <w:rFonts w:eastAsiaTheme="majorEastAsia" w:cs="Open Sans"/>
                <w:color w:val="000000" w:themeColor="text1"/>
              </w:rPr>
            </w:pPr>
            <w:r w:rsidRPr="00056D33">
              <w:rPr>
                <w:rFonts w:eastAsiaTheme="majorEastAsia" w:cs="Open Sans"/>
                <w:color w:val="000000" w:themeColor="text1"/>
              </w:rPr>
              <w:t>2025</w:t>
            </w:r>
          </w:p>
        </w:tc>
        <w:tc>
          <w:tcPr>
            <w:tcW w:w="3192" w:type="dxa"/>
            <w:shd w:val="clear" w:color="auto" w:fill="92D050"/>
          </w:tcPr>
          <w:p w14:paraId="12CEB5C3" w14:textId="77777777" w:rsidR="001F7E1A" w:rsidRPr="00056D33" w:rsidRDefault="001F7E1A">
            <w:pPr>
              <w:rPr>
                <w:rFonts w:eastAsiaTheme="majorEastAsia" w:cs="Open Sans"/>
                <w:color w:val="000000" w:themeColor="text1"/>
              </w:rPr>
            </w:pPr>
            <w:r w:rsidRPr="00056D33">
              <w:rPr>
                <w:rFonts w:cs="Open Sans"/>
                <w:color w:val="000000" w:themeColor="text1"/>
              </w:rPr>
              <w:t>2024</w:t>
            </w:r>
          </w:p>
        </w:tc>
      </w:tr>
      <w:tr w:rsidR="001F7E1A" w:rsidRPr="004F0599" w14:paraId="1249C6CA" w14:textId="77777777">
        <w:tc>
          <w:tcPr>
            <w:tcW w:w="3192" w:type="dxa"/>
          </w:tcPr>
          <w:p w14:paraId="1E87DFBF" w14:textId="77777777" w:rsidR="001F7E1A" w:rsidRPr="003C7C93" w:rsidRDefault="001F7E1A">
            <w:pPr>
              <w:rPr>
                <w:rFonts w:eastAsiaTheme="majorEastAsia" w:cs="Open Sans"/>
                <w:color w:val="000000" w:themeColor="text1"/>
              </w:rPr>
            </w:pPr>
            <w:r w:rsidRPr="003C7C93">
              <w:rPr>
                <w:rFonts w:eastAsiaTheme="majorEastAsia" w:cs="Open Sans"/>
                <w:color w:val="000000" w:themeColor="text1"/>
              </w:rPr>
              <w:t>Total Number of employees trained(male)</w:t>
            </w:r>
          </w:p>
        </w:tc>
        <w:tc>
          <w:tcPr>
            <w:tcW w:w="3192" w:type="dxa"/>
          </w:tcPr>
          <w:p w14:paraId="5D9F5855" w14:textId="77777777" w:rsidR="001F7E1A" w:rsidRPr="00056D33" w:rsidRDefault="001F7E1A">
            <w:pPr>
              <w:rPr>
                <w:rFonts w:eastAsiaTheme="majorEastAsia" w:cs="Open Sans"/>
                <w:color w:val="000000" w:themeColor="text1"/>
              </w:rPr>
            </w:pPr>
            <w:r w:rsidRPr="00056D33">
              <w:rPr>
                <w:rFonts w:eastAsiaTheme="majorEastAsia" w:cs="Open Sans"/>
                <w:color w:val="000000" w:themeColor="text1"/>
              </w:rPr>
              <w:t>3976</w:t>
            </w:r>
          </w:p>
        </w:tc>
        <w:tc>
          <w:tcPr>
            <w:tcW w:w="3192" w:type="dxa"/>
          </w:tcPr>
          <w:p w14:paraId="450CACB0" w14:textId="77777777" w:rsidR="001F7E1A" w:rsidRPr="00056D33" w:rsidRDefault="001F7E1A">
            <w:pPr>
              <w:rPr>
                <w:rFonts w:eastAsiaTheme="majorEastAsia" w:cs="Open Sans"/>
                <w:color w:val="000000" w:themeColor="text1"/>
              </w:rPr>
            </w:pPr>
            <w:r w:rsidRPr="00056D33">
              <w:rPr>
                <w:rFonts w:cs="Open Sans"/>
                <w:color w:val="000000" w:themeColor="text1"/>
              </w:rPr>
              <w:t>2983</w:t>
            </w:r>
          </w:p>
        </w:tc>
      </w:tr>
      <w:tr w:rsidR="001F7E1A" w:rsidRPr="004F0599" w14:paraId="5BA3BFEC" w14:textId="77777777">
        <w:tc>
          <w:tcPr>
            <w:tcW w:w="3192" w:type="dxa"/>
          </w:tcPr>
          <w:p w14:paraId="335BE79C" w14:textId="77777777" w:rsidR="001F7E1A" w:rsidRPr="003C7C93" w:rsidRDefault="001F7E1A">
            <w:pPr>
              <w:rPr>
                <w:rFonts w:eastAsiaTheme="majorEastAsia" w:cs="Open Sans"/>
                <w:color w:val="000000" w:themeColor="text1"/>
              </w:rPr>
            </w:pPr>
            <w:r w:rsidRPr="003C7C93">
              <w:rPr>
                <w:rFonts w:eastAsiaTheme="majorEastAsia" w:cs="Open Sans"/>
                <w:color w:val="000000" w:themeColor="text1"/>
              </w:rPr>
              <w:t>Total Number of employees trained(female)</w:t>
            </w:r>
          </w:p>
        </w:tc>
        <w:tc>
          <w:tcPr>
            <w:tcW w:w="3192" w:type="dxa"/>
          </w:tcPr>
          <w:p w14:paraId="67D1164C" w14:textId="77777777" w:rsidR="001F7E1A" w:rsidRPr="00CB201C" w:rsidRDefault="001F7E1A">
            <w:pPr>
              <w:rPr>
                <w:rFonts w:eastAsiaTheme="majorEastAsia" w:cs="Open Sans"/>
                <w:color w:val="000000" w:themeColor="text1"/>
              </w:rPr>
            </w:pPr>
            <w:r w:rsidRPr="00CB201C">
              <w:rPr>
                <w:rFonts w:eastAsiaTheme="majorEastAsia" w:cs="Open Sans"/>
                <w:color w:val="000000" w:themeColor="text1"/>
              </w:rPr>
              <w:t>402</w:t>
            </w:r>
          </w:p>
        </w:tc>
        <w:tc>
          <w:tcPr>
            <w:tcW w:w="3192" w:type="dxa"/>
          </w:tcPr>
          <w:p w14:paraId="5B515E83" w14:textId="77777777" w:rsidR="001F7E1A" w:rsidRPr="003C7C93" w:rsidRDefault="001F7E1A">
            <w:pPr>
              <w:rPr>
                <w:rFonts w:eastAsiaTheme="majorEastAsia" w:cs="Open Sans"/>
                <w:color w:val="000000" w:themeColor="text1"/>
              </w:rPr>
            </w:pPr>
            <w:r w:rsidRPr="003C7C93">
              <w:rPr>
                <w:rFonts w:cs="Open Sans"/>
                <w:color w:val="000000" w:themeColor="text1"/>
              </w:rPr>
              <w:t>851</w:t>
            </w:r>
          </w:p>
        </w:tc>
      </w:tr>
      <w:tr w:rsidR="001F7E1A" w:rsidRPr="004F0599" w14:paraId="0554C2B0" w14:textId="77777777">
        <w:tc>
          <w:tcPr>
            <w:tcW w:w="3192" w:type="dxa"/>
          </w:tcPr>
          <w:p w14:paraId="3406B600" w14:textId="77777777" w:rsidR="001F7E1A" w:rsidRPr="003C7C93" w:rsidRDefault="001F7E1A">
            <w:pPr>
              <w:rPr>
                <w:rFonts w:eastAsiaTheme="majorEastAsia" w:cs="Open Sans"/>
                <w:color w:val="000000" w:themeColor="text1"/>
              </w:rPr>
            </w:pPr>
            <w:r w:rsidRPr="003C7C93">
              <w:rPr>
                <w:rFonts w:eastAsiaTheme="majorEastAsia" w:cs="Open Sans"/>
                <w:color w:val="000000" w:themeColor="text1"/>
              </w:rPr>
              <w:t>Total Number of trainees(induction)</w:t>
            </w:r>
          </w:p>
        </w:tc>
        <w:tc>
          <w:tcPr>
            <w:tcW w:w="3192" w:type="dxa"/>
          </w:tcPr>
          <w:p w14:paraId="0080DBBF" w14:textId="77777777" w:rsidR="001F7E1A" w:rsidRPr="00CB201C" w:rsidRDefault="001F7E1A">
            <w:pPr>
              <w:rPr>
                <w:rFonts w:eastAsiaTheme="majorEastAsia" w:cs="Open Sans"/>
                <w:color w:val="000000" w:themeColor="text1"/>
              </w:rPr>
            </w:pPr>
            <w:r w:rsidRPr="00CB201C">
              <w:rPr>
                <w:rFonts w:eastAsiaTheme="majorEastAsia" w:cs="Open Sans"/>
                <w:color w:val="000000" w:themeColor="text1"/>
              </w:rPr>
              <w:t>1394</w:t>
            </w:r>
          </w:p>
        </w:tc>
        <w:tc>
          <w:tcPr>
            <w:tcW w:w="3192" w:type="dxa"/>
          </w:tcPr>
          <w:p w14:paraId="6A7AD546" w14:textId="77777777" w:rsidR="001F7E1A" w:rsidRPr="003C7C93" w:rsidRDefault="001F7E1A">
            <w:pPr>
              <w:rPr>
                <w:rFonts w:eastAsiaTheme="majorEastAsia" w:cs="Open Sans"/>
                <w:color w:val="000000" w:themeColor="text1"/>
              </w:rPr>
            </w:pPr>
            <w:r w:rsidRPr="003C7C93">
              <w:rPr>
                <w:rFonts w:eastAsiaTheme="majorEastAsia" w:cs="Open Sans"/>
                <w:color w:val="000000" w:themeColor="text1"/>
              </w:rPr>
              <w:t>2,179</w:t>
            </w:r>
          </w:p>
        </w:tc>
      </w:tr>
      <w:tr w:rsidR="001F7E1A" w:rsidRPr="004F0599" w14:paraId="45B36158" w14:textId="77777777">
        <w:tc>
          <w:tcPr>
            <w:tcW w:w="3192" w:type="dxa"/>
          </w:tcPr>
          <w:p w14:paraId="1FBD9A3A" w14:textId="77777777" w:rsidR="001F7E1A" w:rsidRPr="003C7C93" w:rsidRDefault="001F7E1A">
            <w:pPr>
              <w:rPr>
                <w:rFonts w:eastAsiaTheme="majorEastAsia" w:cs="Open Sans"/>
                <w:color w:val="000000" w:themeColor="text1"/>
              </w:rPr>
            </w:pPr>
            <w:r w:rsidRPr="003C7C93">
              <w:rPr>
                <w:rFonts w:eastAsiaTheme="majorEastAsia" w:cs="Open Sans"/>
                <w:color w:val="000000" w:themeColor="text1"/>
              </w:rPr>
              <w:t>Total number of employees trained (male and female)</w:t>
            </w:r>
          </w:p>
        </w:tc>
        <w:tc>
          <w:tcPr>
            <w:tcW w:w="3192" w:type="dxa"/>
          </w:tcPr>
          <w:p w14:paraId="47D27711" w14:textId="77777777" w:rsidR="001F7E1A" w:rsidRPr="00CB201C" w:rsidRDefault="001F7E1A">
            <w:pPr>
              <w:rPr>
                <w:rFonts w:eastAsiaTheme="majorEastAsia" w:cs="Open Sans"/>
                <w:color w:val="000000" w:themeColor="text1"/>
              </w:rPr>
            </w:pPr>
            <w:r w:rsidRPr="00CB201C">
              <w:rPr>
                <w:rFonts w:eastAsiaTheme="majorEastAsia" w:cs="Open Sans"/>
                <w:color w:val="000000" w:themeColor="text1"/>
              </w:rPr>
              <w:t>4378</w:t>
            </w:r>
          </w:p>
        </w:tc>
        <w:tc>
          <w:tcPr>
            <w:tcW w:w="3192" w:type="dxa"/>
          </w:tcPr>
          <w:p w14:paraId="702E9267" w14:textId="77777777" w:rsidR="001F7E1A" w:rsidRPr="003C7C93" w:rsidRDefault="001F7E1A">
            <w:pPr>
              <w:rPr>
                <w:rFonts w:eastAsiaTheme="majorEastAsia" w:cs="Open Sans"/>
                <w:color w:val="000000" w:themeColor="text1"/>
              </w:rPr>
            </w:pPr>
            <w:r w:rsidRPr="003C7C93">
              <w:rPr>
                <w:rFonts w:eastAsiaTheme="majorEastAsia" w:cs="Open Sans"/>
                <w:color w:val="000000" w:themeColor="text1"/>
              </w:rPr>
              <w:t>3834</w:t>
            </w:r>
          </w:p>
        </w:tc>
      </w:tr>
      <w:tr w:rsidR="001F7E1A" w:rsidRPr="004F0599" w14:paraId="48E54F28" w14:textId="77777777">
        <w:tc>
          <w:tcPr>
            <w:tcW w:w="3192" w:type="dxa"/>
          </w:tcPr>
          <w:p w14:paraId="0DAA446A" w14:textId="77777777" w:rsidR="001F7E1A" w:rsidRPr="003C7C93" w:rsidRDefault="001F7E1A">
            <w:pPr>
              <w:rPr>
                <w:rFonts w:eastAsiaTheme="majorEastAsia" w:cs="Open Sans"/>
                <w:color w:val="000000" w:themeColor="text1"/>
              </w:rPr>
            </w:pPr>
            <w:r w:rsidRPr="003C7C93">
              <w:rPr>
                <w:rFonts w:eastAsiaTheme="majorEastAsia" w:cs="Open Sans"/>
                <w:color w:val="000000" w:themeColor="text1"/>
              </w:rPr>
              <w:t>Total number of trainings</w:t>
            </w:r>
          </w:p>
        </w:tc>
        <w:tc>
          <w:tcPr>
            <w:tcW w:w="3192" w:type="dxa"/>
          </w:tcPr>
          <w:p w14:paraId="580F4902" w14:textId="77777777" w:rsidR="001F7E1A" w:rsidRPr="00CB201C" w:rsidRDefault="001F7E1A">
            <w:pPr>
              <w:rPr>
                <w:rFonts w:eastAsiaTheme="majorEastAsia" w:cs="Open Sans"/>
                <w:color w:val="000000" w:themeColor="text1"/>
              </w:rPr>
            </w:pPr>
            <w:r w:rsidRPr="00CB201C">
              <w:rPr>
                <w:rFonts w:eastAsiaTheme="majorEastAsia" w:cs="Open Sans"/>
                <w:color w:val="000000" w:themeColor="text1"/>
              </w:rPr>
              <w:t>106</w:t>
            </w:r>
          </w:p>
        </w:tc>
        <w:tc>
          <w:tcPr>
            <w:tcW w:w="3192" w:type="dxa"/>
          </w:tcPr>
          <w:p w14:paraId="5D70BBE6" w14:textId="77777777" w:rsidR="001F7E1A" w:rsidRPr="003C7C93" w:rsidRDefault="001F7E1A">
            <w:pPr>
              <w:rPr>
                <w:rFonts w:eastAsiaTheme="majorEastAsia" w:cs="Open Sans"/>
                <w:color w:val="000000" w:themeColor="text1"/>
              </w:rPr>
            </w:pPr>
            <w:r w:rsidRPr="003C7C93">
              <w:rPr>
                <w:rFonts w:eastAsiaTheme="majorEastAsia" w:cs="Open Sans"/>
                <w:color w:val="000000" w:themeColor="text1"/>
              </w:rPr>
              <w:t>143</w:t>
            </w:r>
          </w:p>
        </w:tc>
      </w:tr>
      <w:tr w:rsidR="001F7E1A" w:rsidRPr="004F0599" w14:paraId="314C3FD9" w14:textId="77777777">
        <w:tc>
          <w:tcPr>
            <w:tcW w:w="3192" w:type="dxa"/>
          </w:tcPr>
          <w:p w14:paraId="201A7AE3" w14:textId="77777777" w:rsidR="001F7E1A" w:rsidRPr="003C7C93" w:rsidRDefault="001F7E1A">
            <w:pPr>
              <w:rPr>
                <w:rFonts w:eastAsiaTheme="majorEastAsia" w:cs="Open Sans"/>
                <w:color w:val="000000" w:themeColor="text1"/>
              </w:rPr>
            </w:pPr>
            <w:r w:rsidRPr="003C7C93">
              <w:rPr>
                <w:rFonts w:eastAsiaTheme="majorEastAsia" w:cs="Open Sans"/>
                <w:color w:val="000000" w:themeColor="text1"/>
              </w:rPr>
              <w:t>Total learning hours</w:t>
            </w:r>
          </w:p>
        </w:tc>
        <w:tc>
          <w:tcPr>
            <w:tcW w:w="3192" w:type="dxa"/>
          </w:tcPr>
          <w:p w14:paraId="32E929A3" w14:textId="77777777" w:rsidR="001F7E1A" w:rsidRPr="00CB201C" w:rsidRDefault="001F7E1A">
            <w:pPr>
              <w:rPr>
                <w:rFonts w:eastAsiaTheme="majorEastAsia" w:cs="Open Sans"/>
                <w:color w:val="000000" w:themeColor="text1"/>
              </w:rPr>
            </w:pPr>
            <w:r w:rsidRPr="00CB201C">
              <w:rPr>
                <w:rFonts w:eastAsiaTheme="majorEastAsia" w:cs="Open Sans"/>
                <w:color w:val="000000" w:themeColor="text1"/>
              </w:rPr>
              <w:t>46550</w:t>
            </w:r>
          </w:p>
        </w:tc>
        <w:tc>
          <w:tcPr>
            <w:tcW w:w="3192" w:type="dxa"/>
          </w:tcPr>
          <w:p w14:paraId="35EF1D85" w14:textId="77777777" w:rsidR="001F7E1A" w:rsidRPr="003C7C93" w:rsidRDefault="001F7E1A">
            <w:pPr>
              <w:rPr>
                <w:rFonts w:eastAsiaTheme="majorEastAsia" w:cs="Open Sans"/>
                <w:color w:val="000000" w:themeColor="text1"/>
              </w:rPr>
            </w:pPr>
            <w:r w:rsidRPr="003C7C93">
              <w:rPr>
                <w:rFonts w:cs="Open Sans"/>
                <w:color w:val="000000" w:themeColor="text1"/>
              </w:rPr>
              <w:t>41,474</w:t>
            </w:r>
          </w:p>
        </w:tc>
      </w:tr>
      <w:tr w:rsidR="001F7E1A" w:rsidRPr="004F0599" w14:paraId="1227521F" w14:textId="77777777">
        <w:tc>
          <w:tcPr>
            <w:tcW w:w="3192" w:type="dxa"/>
          </w:tcPr>
          <w:p w14:paraId="553A3B14" w14:textId="77777777" w:rsidR="001F7E1A" w:rsidRPr="003C7C93" w:rsidRDefault="001F7E1A">
            <w:pPr>
              <w:rPr>
                <w:rFonts w:eastAsiaTheme="majorEastAsia" w:cs="Open Sans"/>
                <w:color w:val="000000" w:themeColor="text1"/>
              </w:rPr>
            </w:pPr>
            <w:r w:rsidRPr="003C7C93">
              <w:rPr>
                <w:rFonts w:eastAsiaTheme="majorEastAsia" w:cs="Open Sans"/>
                <w:color w:val="000000" w:themeColor="text1"/>
              </w:rPr>
              <w:lastRenderedPageBreak/>
              <w:t>Average hours of training</w:t>
            </w:r>
          </w:p>
        </w:tc>
        <w:tc>
          <w:tcPr>
            <w:tcW w:w="3192" w:type="dxa"/>
          </w:tcPr>
          <w:p w14:paraId="35F9408A" w14:textId="77777777" w:rsidR="001F7E1A" w:rsidRPr="00CB201C" w:rsidRDefault="001F7E1A">
            <w:pPr>
              <w:rPr>
                <w:rFonts w:eastAsiaTheme="majorEastAsia" w:cs="Open Sans"/>
                <w:color w:val="000000" w:themeColor="text1"/>
              </w:rPr>
            </w:pPr>
            <w:r w:rsidRPr="00CB201C">
              <w:rPr>
                <w:rFonts w:eastAsiaTheme="majorEastAsia" w:cs="Open Sans"/>
                <w:color w:val="000000" w:themeColor="text1"/>
              </w:rPr>
              <w:t>11</w:t>
            </w:r>
          </w:p>
        </w:tc>
        <w:tc>
          <w:tcPr>
            <w:tcW w:w="3192" w:type="dxa"/>
          </w:tcPr>
          <w:p w14:paraId="362DB28B" w14:textId="77777777" w:rsidR="001F7E1A" w:rsidRPr="003C7C93" w:rsidRDefault="001F7E1A">
            <w:pPr>
              <w:rPr>
                <w:rFonts w:eastAsiaTheme="majorEastAsia" w:cs="Open Sans"/>
                <w:color w:val="000000" w:themeColor="text1"/>
              </w:rPr>
            </w:pPr>
            <w:r w:rsidRPr="003C7C93">
              <w:rPr>
                <w:rFonts w:cs="Open Sans"/>
                <w:color w:val="000000" w:themeColor="text1"/>
              </w:rPr>
              <w:t>9.24</w:t>
            </w:r>
          </w:p>
        </w:tc>
      </w:tr>
      <w:tr w:rsidR="001F7E1A" w:rsidRPr="004F0599" w14:paraId="6698335B" w14:textId="77777777">
        <w:tc>
          <w:tcPr>
            <w:tcW w:w="3192" w:type="dxa"/>
          </w:tcPr>
          <w:p w14:paraId="098617A7" w14:textId="77777777" w:rsidR="001F7E1A" w:rsidRPr="003C7C93" w:rsidRDefault="001F7E1A">
            <w:pPr>
              <w:rPr>
                <w:rFonts w:eastAsiaTheme="majorEastAsia" w:cs="Open Sans"/>
                <w:b/>
                <w:color w:val="FF0000"/>
              </w:rPr>
            </w:pPr>
            <w:r w:rsidRPr="003C7C93">
              <w:rPr>
                <w:rFonts w:eastAsiaTheme="majorEastAsia" w:cs="Open Sans"/>
                <w:b/>
                <w:color w:val="FF0000"/>
              </w:rPr>
              <w:t>Total amount spent</w:t>
            </w:r>
          </w:p>
        </w:tc>
        <w:tc>
          <w:tcPr>
            <w:tcW w:w="3192" w:type="dxa"/>
          </w:tcPr>
          <w:p w14:paraId="78461178" w14:textId="77777777" w:rsidR="001F7E1A" w:rsidRPr="00CB201C" w:rsidRDefault="001F7E1A">
            <w:pPr>
              <w:rPr>
                <w:rFonts w:eastAsiaTheme="majorEastAsia" w:cs="Open Sans"/>
                <w:color w:val="FF0000"/>
              </w:rPr>
            </w:pPr>
            <w:r w:rsidRPr="00CB201C">
              <w:rPr>
                <w:rFonts w:eastAsiaTheme="majorEastAsia" w:cs="Open Sans"/>
                <w:color w:val="FF0000"/>
              </w:rPr>
              <w:t>-</w:t>
            </w:r>
          </w:p>
        </w:tc>
        <w:tc>
          <w:tcPr>
            <w:tcW w:w="3192" w:type="dxa"/>
          </w:tcPr>
          <w:p w14:paraId="33192474" w14:textId="77777777" w:rsidR="001F7E1A" w:rsidRPr="003C7C93" w:rsidRDefault="001F7E1A">
            <w:pPr>
              <w:rPr>
                <w:rFonts w:eastAsiaTheme="majorEastAsia" w:cs="Open Sans"/>
                <w:color w:val="FF0000"/>
              </w:rPr>
            </w:pPr>
            <w:r w:rsidRPr="003C7C93">
              <w:rPr>
                <w:rFonts w:eastAsiaTheme="majorEastAsia" w:cs="Open Sans"/>
                <w:color w:val="FF0000"/>
              </w:rPr>
              <w:t>-</w:t>
            </w:r>
          </w:p>
        </w:tc>
      </w:tr>
    </w:tbl>
    <w:p w14:paraId="77F71341" w14:textId="77777777" w:rsidR="001F7E1A" w:rsidRPr="003C7C93" w:rsidRDefault="001F7E1A" w:rsidP="001F7E1A"/>
    <w:p w14:paraId="5CAAA5B7" w14:textId="77777777" w:rsidR="001F7E1A" w:rsidRPr="00982EBE" w:rsidRDefault="001F7E1A" w:rsidP="001F7E1A"/>
    <w:p w14:paraId="19A43620" w14:textId="77777777" w:rsidR="001F7E1A" w:rsidRPr="00ED5B1D" w:rsidRDefault="001F7E1A" w:rsidP="001F7E1A">
      <w:pPr>
        <w:pStyle w:val="Heading2"/>
      </w:pPr>
      <w:bookmarkStart w:id="221" w:name="_Toc1126246448"/>
      <w:bookmarkStart w:id="222" w:name="_Toc215739379"/>
      <w:bookmarkStart w:id="223" w:name="_Toc224302710"/>
      <w:bookmarkStart w:id="224" w:name="_Toc224302916"/>
      <w:bookmarkStart w:id="225" w:name="_Toc226528042"/>
      <w:r w:rsidRPr="00ED5B1D">
        <w:t>Health and Safety</w:t>
      </w:r>
      <w:bookmarkEnd w:id="221"/>
      <w:bookmarkEnd w:id="222"/>
      <w:bookmarkEnd w:id="223"/>
      <w:bookmarkEnd w:id="224"/>
      <w:bookmarkEnd w:id="225"/>
    </w:p>
    <w:p w14:paraId="4BBD1888" w14:textId="77777777" w:rsidR="001F7E1A" w:rsidRPr="008D1785" w:rsidRDefault="001F7E1A" w:rsidP="001F7E1A">
      <w:pPr>
        <w:rPr>
          <w:rFonts w:cs="Open Sans"/>
          <w:color w:val="000000" w:themeColor="text1"/>
        </w:rPr>
      </w:pPr>
      <w:r w:rsidRPr="008D1785">
        <w:rPr>
          <w:rFonts w:cs="Open Sans"/>
          <w:color w:val="000000" w:themeColor="text1"/>
        </w:rPr>
        <w:t>Prioritizing the health and safety of our workforce remains a core responsibility at JBN. Our Health, Safety and Environment (HSE) framework is designed to prevent workplace incidents, manage operational risks, and ensure that our people operate in safe and secure environments across all project locations.</w:t>
      </w:r>
    </w:p>
    <w:p w14:paraId="3062E802" w14:textId="77777777" w:rsidR="001F7E1A" w:rsidRPr="008D1785" w:rsidRDefault="001F7E1A" w:rsidP="001F7E1A">
      <w:pPr>
        <w:rPr>
          <w:rFonts w:cs="Open Sans"/>
          <w:color w:val="000000" w:themeColor="text1"/>
        </w:rPr>
      </w:pPr>
      <w:r w:rsidRPr="008D1785">
        <w:rPr>
          <w:rFonts w:cs="Open Sans"/>
          <w:color w:val="000000" w:themeColor="text1"/>
        </w:rPr>
        <w:t>Our approach focuses on strengthening safety awareness, enhancing workforce capability through training, and maintaining compliance with both national regulations and internationally recognized standards.</w:t>
      </w:r>
    </w:p>
    <w:p w14:paraId="5D6B5CF5" w14:textId="77777777" w:rsidR="001F7E1A" w:rsidRPr="008D1785" w:rsidRDefault="001F7E1A" w:rsidP="00F55CB0">
      <w:pPr>
        <w:pStyle w:val="Heading3"/>
      </w:pPr>
      <w:r w:rsidRPr="008D1785">
        <w:t>Occupational Health and Safety:</w:t>
      </w:r>
    </w:p>
    <w:p w14:paraId="7ADA00BC" w14:textId="77777777" w:rsidR="001F7E1A" w:rsidRPr="008D1785" w:rsidRDefault="001F7E1A" w:rsidP="001F7E1A">
      <w:pPr>
        <w:rPr>
          <w:rFonts w:cs="Open Sans"/>
          <w:color w:val="000000" w:themeColor="text1"/>
        </w:rPr>
      </w:pPr>
      <w:r w:rsidRPr="008D1785">
        <w:rPr>
          <w:rFonts w:cs="Open Sans"/>
          <w:color w:val="000000" w:themeColor="text1"/>
        </w:rPr>
        <w:t>JBN operates a structured HSE management system that is implemented across all projects and supported by qualified HSE professionals responsible for overseeing safety performance, conducting inspections, and guiding operational teams on risk mitigation.</w:t>
      </w:r>
    </w:p>
    <w:p w14:paraId="185B356B" w14:textId="77777777" w:rsidR="001F7E1A" w:rsidRPr="008D1785" w:rsidRDefault="001F7E1A" w:rsidP="001F7E1A">
      <w:pPr>
        <w:rPr>
          <w:rFonts w:cs="Open Sans"/>
          <w:color w:val="000000" w:themeColor="text1"/>
        </w:rPr>
      </w:pPr>
      <w:r w:rsidRPr="008D1785">
        <w:rPr>
          <w:rFonts w:cs="Open Sans"/>
          <w:color w:val="000000" w:themeColor="text1"/>
        </w:rPr>
        <w:t>Our HSE framework is guided by internationally recognized management standards, particularly ISO 45001 for Occupational Health and Safety and ISO 14001 for Environmental Management. The company continues to strengthen its systems and processes in preparation for external certification, which is expected to be achieved by 2026.</w:t>
      </w:r>
    </w:p>
    <w:p w14:paraId="7E1D0CEE" w14:textId="77777777" w:rsidR="001F7E1A" w:rsidRPr="008D1785" w:rsidRDefault="001F7E1A" w:rsidP="001F7E1A">
      <w:pPr>
        <w:rPr>
          <w:rFonts w:cs="Open Sans"/>
          <w:color w:val="000000" w:themeColor="text1"/>
        </w:rPr>
      </w:pPr>
      <w:r w:rsidRPr="008D1785">
        <w:rPr>
          <w:rFonts w:cs="Open Sans"/>
          <w:color w:val="000000" w:themeColor="text1"/>
        </w:rPr>
        <w:t>Training remains one of the most important tools for reinforcing safe work practices. All new employees participate in mandatory HSE induction programmes, while existing personnel receive ongoing safety education through toolbox talks, operational briefings, and specialised training sessions designed to strengthen awareness and competency across the workforce.</w:t>
      </w:r>
    </w:p>
    <w:p w14:paraId="3B85F61B" w14:textId="77777777" w:rsidR="001F7E1A" w:rsidRPr="008D1785" w:rsidRDefault="001F7E1A" w:rsidP="00F55CB0">
      <w:pPr>
        <w:pStyle w:val="Heading3"/>
      </w:pPr>
      <w:r w:rsidRPr="008D1785">
        <w:t>HSE Trainings Performance</w:t>
      </w:r>
    </w:p>
    <w:tbl>
      <w:tblPr>
        <w:tblStyle w:val="TableGrid"/>
        <w:tblW w:w="9576" w:type="dxa"/>
        <w:tblLook w:val="04A0" w:firstRow="1" w:lastRow="0" w:firstColumn="1" w:lastColumn="0" w:noHBand="0" w:noVBand="1"/>
      </w:tblPr>
      <w:tblGrid>
        <w:gridCol w:w="3192"/>
        <w:gridCol w:w="3192"/>
        <w:gridCol w:w="3192"/>
      </w:tblGrid>
      <w:tr w:rsidR="001F7E1A" w:rsidRPr="007A5AC9" w14:paraId="0D6CD959" w14:textId="77777777">
        <w:tc>
          <w:tcPr>
            <w:tcW w:w="3192" w:type="dxa"/>
          </w:tcPr>
          <w:p w14:paraId="1D3F362A" w14:textId="77777777" w:rsidR="001F7E1A" w:rsidRPr="008D1785" w:rsidRDefault="001F7E1A">
            <w:pPr>
              <w:shd w:val="clear" w:color="auto" w:fill="92D050"/>
              <w:rPr>
                <w:rFonts w:cs="Open Sans"/>
                <w:color w:val="000000" w:themeColor="text1"/>
              </w:rPr>
            </w:pPr>
          </w:p>
        </w:tc>
        <w:tc>
          <w:tcPr>
            <w:tcW w:w="3192" w:type="dxa"/>
          </w:tcPr>
          <w:p w14:paraId="1D0DA042" w14:textId="77777777" w:rsidR="001F7E1A" w:rsidRPr="00CB201C" w:rsidRDefault="001F7E1A">
            <w:pPr>
              <w:shd w:val="clear" w:color="auto" w:fill="92D050"/>
              <w:rPr>
                <w:rFonts w:cs="Open Sans"/>
                <w:color w:val="000000" w:themeColor="text1"/>
              </w:rPr>
            </w:pPr>
            <w:r w:rsidRPr="00CB201C">
              <w:rPr>
                <w:rFonts w:cs="Open Sans"/>
                <w:color w:val="000000" w:themeColor="text1"/>
              </w:rPr>
              <w:t>2025</w:t>
            </w:r>
          </w:p>
        </w:tc>
        <w:tc>
          <w:tcPr>
            <w:tcW w:w="3192" w:type="dxa"/>
          </w:tcPr>
          <w:p w14:paraId="2EC9C3E4" w14:textId="77777777" w:rsidR="001F7E1A" w:rsidRPr="008D1785" w:rsidRDefault="001F7E1A">
            <w:pPr>
              <w:shd w:val="clear" w:color="auto" w:fill="92D050"/>
              <w:rPr>
                <w:rFonts w:cs="Open Sans"/>
                <w:color w:val="000000" w:themeColor="text1"/>
              </w:rPr>
            </w:pPr>
            <w:r w:rsidRPr="008D1785">
              <w:rPr>
                <w:rFonts w:cs="Open Sans"/>
                <w:color w:val="000000" w:themeColor="text1"/>
              </w:rPr>
              <w:t>2024</w:t>
            </w:r>
          </w:p>
        </w:tc>
      </w:tr>
      <w:tr w:rsidR="001F7E1A" w:rsidRPr="007A5AC9" w14:paraId="67FB5DDD" w14:textId="77777777">
        <w:tc>
          <w:tcPr>
            <w:tcW w:w="3192" w:type="dxa"/>
          </w:tcPr>
          <w:p w14:paraId="23DAE4CE" w14:textId="77777777" w:rsidR="001F7E1A" w:rsidRPr="008D1785" w:rsidRDefault="001F7E1A">
            <w:pPr>
              <w:rPr>
                <w:rFonts w:cs="Open Sans"/>
                <w:color w:val="000000" w:themeColor="text1"/>
              </w:rPr>
            </w:pPr>
            <w:r w:rsidRPr="008D1785">
              <w:rPr>
                <w:rFonts w:cs="Open Sans"/>
                <w:color w:val="000000" w:themeColor="text1"/>
              </w:rPr>
              <w:t>HSE trainings</w:t>
            </w:r>
          </w:p>
        </w:tc>
        <w:tc>
          <w:tcPr>
            <w:tcW w:w="3192" w:type="dxa"/>
          </w:tcPr>
          <w:p w14:paraId="1F887287" w14:textId="77777777" w:rsidR="001F7E1A" w:rsidRPr="00CB201C" w:rsidRDefault="001F7E1A">
            <w:pPr>
              <w:rPr>
                <w:rFonts w:cs="Open Sans"/>
                <w:color w:val="000000" w:themeColor="text1"/>
              </w:rPr>
            </w:pPr>
            <w:r w:rsidRPr="00CB201C">
              <w:rPr>
                <w:rFonts w:cs="Open Sans"/>
                <w:color w:val="000000" w:themeColor="text1"/>
              </w:rPr>
              <w:t>75</w:t>
            </w:r>
          </w:p>
        </w:tc>
        <w:tc>
          <w:tcPr>
            <w:tcW w:w="3192" w:type="dxa"/>
          </w:tcPr>
          <w:p w14:paraId="509E67A7" w14:textId="77777777" w:rsidR="001F7E1A" w:rsidRPr="008D1785" w:rsidRDefault="001F7E1A">
            <w:pPr>
              <w:rPr>
                <w:rFonts w:cs="Open Sans"/>
                <w:color w:val="000000" w:themeColor="text1"/>
              </w:rPr>
            </w:pPr>
            <w:r w:rsidRPr="008D1785">
              <w:rPr>
                <w:rFonts w:cs="Open Sans"/>
                <w:color w:val="000000" w:themeColor="text1"/>
              </w:rPr>
              <w:t>163</w:t>
            </w:r>
          </w:p>
        </w:tc>
      </w:tr>
      <w:tr w:rsidR="001F7E1A" w:rsidRPr="007A5AC9" w14:paraId="590C5F3C" w14:textId="77777777">
        <w:tc>
          <w:tcPr>
            <w:tcW w:w="3192" w:type="dxa"/>
          </w:tcPr>
          <w:p w14:paraId="314CCC37" w14:textId="77777777" w:rsidR="001F7E1A" w:rsidRPr="008D1785" w:rsidRDefault="001F7E1A">
            <w:pPr>
              <w:rPr>
                <w:rFonts w:cs="Open Sans"/>
                <w:color w:val="000000" w:themeColor="text1"/>
              </w:rPr>
            </w:pPr>
            <w:r w:rsidRPr="008D1785">
              <w:rPr>
                <w:rFonts w:cs="Open Sans"/>
                <w:color w:val="000000" w:themeColor="text1"/>
              </w:rPr>
              <w:t>Number of employees trained on HSE policies and procedures</w:t>
            </w:r>
          </w:p>
        </w:tc>
        <w:tc>
          <w:tcPr>
            <w:tcW w:w="3192" w:type="dxa"/>
          </w:tcPr>
          <w:p w14:paraId="6A432728" w14:textId="77777777" w:rsidR="001F7E1A" w:rsidRPr="00CB201C" w:rsidRDefault="001F7E1A">
            <w:pPr>
              <w:rPr>
                <w:rFonts w:cs="Open Sans"/>
                <w:color w:val="000000" w:themeColor="text1"/>
              </w:rPr>
            </w:pPr>
            <w:r w:rsidRPr="00CB201C">
              <w:rPr>
                <w:rFonts w:cs="Open Sans"/>
                <w:color w:val="000000" w:themeColor="text1"/>
              </w:rPr>
              <w:t>6427</w:t>
            </w:r>
          </w:p>
        </w:tc>
        <w:tc>
          <w:tcPr>
            <w:tcW w:w="3192" w:type="dxa"/>
          </w:tcPr>
          <w:p w14:paraId="2D4206D2" w14:textId="77777777" w:rsidR="001F7E1A" w:rsidRPr="008D1785" w:rsidRDefault="001F7E1A">
            <w:pPr>
              <w:rPr>
                <w:rFonts w:cs="Open Sans"/>
                <w:color w:val="000000" w:themeColor="text1"/>
              </w:rPr>
            </w:pPr>
            <w:r w:rsidRPr="008D1785">
              <w:rPr>
                <w:rFonts w:cs="Open Sans"/>
                <w:color w:val="000000" w:themeColor="text1"/>
              </w:rPr>
              <w:t>2,264</w:t>
            </w:r>
          </w:p>
        </w:tc>
      </w:tr>
      <w:tr w:rsidR="001F7E1A" w:rsidRPr="007A5AC9" w14:paraId="29E4DDA7" w14:textId="77777777">
        <w:tc>
          <w:tcPr>
            <w:tcW w:w="3192" w:type="dxa"/>
          </w:tcPr>
          <w:p w14:paraId="4AAE5C6F" w14:textId="77777777" w:rsidR="001F7E1A" w:rsidRPr="008D1785" w:rsidRDefault="001F7E1A">
            <w:pPr>
              <w:rPr>
                <w:rFonts w:cs="Open Sans"/>
                <w:color w:val="000000" w:themeColor="text1"/>
              </w:rPr>
            </w:pPr>
            <w:r w:rsidRPr="008D1785">
              <w:rPr>
                <w:rFonts w:cs="Open Sans"/>
                <w:color w:val="000000" w:themeColor="text1"/>
              </w:rPr>
              <w:t>Total training hours</w:t>
            </w:r>
          </w:p>
        </w:tc>
        <w:tc>
          <w:tcPr>
            <w:tcW w:w="3192" w:type="dxa"/>
          </w:tcPr>
          <w:p w14:paraId="1E1CEDC9" w14:textId="77777777" w:rsidR="001F7E1A" w:rsidRPr="00CB201C" w:rsidRDefault="001F7E1A">
            <w:pPr>
              <w:rPr>
                <w:rFonts w:cs="Open Sans"/>
                <w:color w:val="000000" w:themeColor="text1"/>
              </w:rPr>
            </w:pPr>
            <w:r w:rsidRPr="00CB201C">
              <w:rPr>
                <w:rFonts w:cs="Open Sans"/>
                <w:color w:val="000000" w:themeColor="text1"/>
              </w:rPr>
              <w:t>13902</w:t>
            </w:r>
          </w:p>
        </w:tc>
        <w:tc>
          <w:tcPr>
            <w:tcW w:w="3192" w:type="dxa"/>
          </w:tcPr>
          <w:p w14:paraId="56DAFB3B" w14:textId="77777777" w:rsidR="001F7E1A" w:rsidRPr="008D1785" w:rsidRDefault="001F7E1A">
            <w:pPr>
              <w:rPr>
                <w:rFonts w:cs="Open Sans"/>
                <w:color w:val="000000" w:themeColor="text1"/>
              </w:rPr>
            </w:pPr>
            <w:r w:rsidRPr="008D1785">
              <w:rPr>
                <w:rFonts w:cs="Open Sans"/>
                <w:color w:val="000000" w:themeColor="text1"/>
              </w:rPr>
              <w:t>13,584</w:t>
            </w:r>
          </w:p>
        </w:tc>
      </w:tr>
      <w:tr w:rsidR="001F7E1A" w:rsidRPr="007A5AC9" w14:paraId="3E2E1FEF" w14:textId="77777777">
        <w:trPr>
          <w:trHeight w:val="77"/>
        </w:trPr>
        <w:tc>
          <w:tcPr>
            <w:tcW w:w="3192" w:type="dxa"/>
          </w:tcPr>
          <w:p w14:paraId="4C1813A1" w14:textId="77777777" w:rsidR="001F7E1A" w:rsidRPr="008D1785" w:rsidRDefault="001F7E1A">
            <w:pPr>
              <w:rPr>
                <w:rFonts w:cs="Open Sans"/>
                <w:color w:val="000000" w:themeColor="text1"/>
              </w:rPr>
            </w:pPr>
            <w:r w:rsidRPr="008D1785">
              <w:rPr>
                <w:rFonts w:cs="Open Sans"/>
                <w:color w:val="000000" w:themeColor="text1"/>
              </w:rPr>
              <w:t>Average training duration</w:t>
            </w:r>
          </w:p>
        </w:tc>
        <w:tc>
          <w:tcPr>
            <w:tcW w:w="3192" w:type="dxa"/>
          </w:tcPr>
          <w:p w14:paraId="52B5D7A9" w14:textId="77777777" w:rsidR="001F7E1A" w:rsidRPr="00CB201C" w:rsidRDefault="001F7E1A">
            <w:pPr>
              <w:rPr>
                <w:rFonts w:cs="Open Sans"/>
                <w:color w:val="000000" w:themeColor="text1"/>
              </w:rPr>
            </w:pPr>
            <w:r w:rsidRPr="00CB201C">
              <w:rPr>
                <w:rFonts w:cs="Open Sans"/>
                <w:color w:val="000000" w:themeColor="text1"/>
              </w:rPr>
              <w:t>2</w:t>
            </w:r>
          </w:p>
        </w:tc>
        <w:tc>
          <w:tcPr>
            <w:tcW w:w="3192" w:type="dxa"/>
          </w:tcPr>
          <w:p w14:paraId="251F55DF" w14:textId="77777777" w:rsidR="001F7E1A" w:rsidRPr="008D1785" w:rsidRDefault="001F7E1A">
            <w:pPr>
              <w:rPr>
                <w:rFonts w:cs="Open Sans"/>
                <w:color w:val="000000" w:themeColor="text1"/>
              </w:rPr>
            </w:pPr>
            <w:r w:rsidRPr="008D1785">
              <w:rPr>
                <w:rFonts w:cs="Open Sans"/>
                <w:color w:val="000000" w:themeColor="text1"/>
              </w:rPr>
              <w:t>1.6 hours</w:t>
            </w:r>
          </w:p>
        </w:tc>
      </w:tr>
    </w:tbl>
    <w:p w14:paraId="0A8BD816" w14:textId="77777777" w:rsidR="001F7E1A" w:rsidRPr="008D1785" w:rsidRDefault="001F7E1A" w:rsidP="001F7E1A">
      <w:pPr>
        <w:rPr>
          <w:rFonts w:cs="Open Sans"/>
          <w:color w:val="000000" w:themeColor="text1"/>
        </w:rPr>
      </w:pPr>
    </w:p>
    <w:p w14:paraId="31ED89AD" w14:textId="77777777" w:rsidR="001F7E1A" w:rsidRPr="008D1785" w:rsidRDefault="001F7E1A" w:rsidP="001F7E1A">
      <w:pPr>
        <w:rPr>
          <w:rFonts w:cs="Open Sans"/>
          <w:color w:val="000000" w:themeColor="text1"/>
        </w:rPr>
      </w:pPr>
      <w:r w:rsidRPr="008D1785">
        <w:rPr>
          <w:rFonts w:cs="Open Sans"/>
          <w:color w:val="000000" w:themeColor="text1"/>
        </w:rPr>
        <w:t xml:space="preserve">In 2025, JBN conducted 75 HSE training initiatives, reaching 6,427 employees across our operations. These sessions delivered 13,902 hours of safety training, reflecting our </w:t>
      </w:r>
      <w:r w:rsidRPr="008D1785">
        <w:rPr>
          <w:rFonts w:cs="Open Sans"/>
          <w:color w:val="000000" w:themeColor="text1"/>
        </w:rPr>
        <w:lastRenderedPageBreak/>
        <w:t>continued investment in strengthening workforce awareness and competency in health and safety practices.</w:t>
      </w:r>
    </w:p>
    <w:p w14:paraId="00C788D8" w14:textId="77777777" w:rsidR="001F7E1A" w:rsidRPr="008D1785" w:rsidRDefault="001F7E1A" w:rsidP="001F7E1A">
      <w:pPr>
        <w:rPr>
          <w:rFonts w:cs="Open Sans"/>
          <w:color w:val="000000" w:themeColor="text1"/>
        </w:rPr>
      </w:pPr>
      <w:r w:rsidRPr="008D1785">
        <w:rPr>
          <w:rFonts w:cs="Open Sans"/>
          <w:color w:val="000000" w:themeColor="text1"/>
        </w:rPr>
        <w:t>These initiatives form part of our broader effort to cultivate a proactive safety culture where employees are empowered to identify risks, follow safe work procedures, and contribute to the prevention of workplace incidents.</w:t>
      </w:r>
    </w:p>
    <w:p w14:paraId="01D97587" w14:textId="77777777" w:rsidR="001F7E1A" w:rsidRPr="008D1785" w:rsidRDefault="001F7E1A" w:rsidP="00F55CB0">
      <w:pPr>
        <w:pStyle w:val="Heading3"/>
      </w:pPr>
      <w:r w:rsidRPr="008D1785">
        <w:t>Safety Performance: Measuring Our Progress</w:t>
      </w:r>
    </w:p>
    <w:tbl>
      <w:tblPr>
        <w:tblStyle w:val="TableGrid"/>
        <w:tblW w:w="9888" w:type="dxa"/>
        <w:tblLook w:val="04A0" w:firstRow="1" w:lastRow="0" w:firstColumn="1" w:lastColumn="0" w:noHBand="0" w:noVBand="1"/>
      </w:tblPr>
      <w:tblGrid>
        <w:gridCol w:w="5070"/>
        <w:gridCol w:w="2409"/>
        <w:gridCol w:w="2409"/>
      </w:tblGrid>
      <w:tr w:rsidR="001F7E1A" w:rsidRPr="007A5AC9" w14:paraId="1EE59E6B" w14:textId="77777777">
        <w:tc>
          <w:tcPr>
            <w:tcW w:w="5070" w:type="dxa"/>
            <w:shd w:val="clear" w:color="auto" w:fill="92D050"/>
          </w:tcPr>
          <w:p w14:paraId="0E7E7238" w14:textId="77777777" w:rsidR="001F7E1A" w:rsidRPr="008D1785" w:rsidRDefault="001F7E1A">
            <w:pPr>
              <w:rPr>
                <w:rFonts w:cs="Open Sans"/>
                <w:b/>
                <w:color w:val="000000" w:themeColor="text1"/>
              </w:rPr>
            </w:pPr>
            <w:r w:rsidRPr="008D1785">
              <w:rPr>
                <w:rFonts w:cs="Open Sans"/>
                <w:b/>
                <w:color w:val="000000" w:themeColor="text1"/>
              </w:rPr>
              <w:t>Type Of Incident</w:t>
            </w:r>
          </w:p>
        </w:tc>
        <w:tc>
          <w:tcPr>
            <w:tcW w:w="2409" w:type="dxa"/>
            <w:shd w:val="clear" w:color="auto" w:fill="92D050"/>
          </w:tcPr>
          <w:p w14:paraId="23F099D5" w14:textId="77777777" w:rsidR="001F7E1A" w:rsidRPr="00811972" w:rsidRDefault="001F7E1A">
            <w:pPr>
              <w:rPr>
                <w:rFonts w:cs="Open Sans"/>
                <w:color w:val="000000" w:themeColor="text1"/>
              </w:rPr>
            </w:pPr>
            <w:r w:rsidRPr="00811972">
              <w:rPr>
                <w:rFonts w:cs="Open Sans"/>
                <w:color w:val="000000" w:themeColor="text1"/>
              </w:rPr>
              <w:t>2025</w:t>
            </w:r>
          </w:p>
        </w:tc>
        <w:tc>
          <w:tcPr>
            <w:tcW w:w="2409" w:type="dxa"/>
            <w:shd w:val="clear" w:color="auto" w:fill="92D050"/>
          </w:tcPr>
          <w:p w14:paraId="604A5682" w14:textId="77777777" w:rsidR="001F7E1A" w:rsidRPr="008D1785" w:rsidRDefault="001F7E1A">
            <w:pPr>
              <w:rPr>
                <w:rFonts w:cs="Open Sans"/>
                <w:b/>
                <w:color w:val="000000" w:themeColor="text1"/>
              </w:rPr>
            </w:pPr>
            <w:r w:rsidRPr="008D1785">
              <w:rPr>
                <w:rFonts w:cs="Open Sans"/>
                <w:color w:val="000000" w:themeColor="text1"/>
              </w:rPr>
              <w:t>2024</w:t>
            </w:r>
          </w:p>
        </w:tc>
      </w:tr>
      <w:tr w:rsidR="001F7E1A" w:rsidRPr="007A5AC9" w14:paraId="6862D314" w14:textId="77777777">
        <w:tc>
          <w:tcPr>
            <w:tcW w:w="5070" w:type="dxa"/>
          </w:tcPr>
          <w:p w14:paraId="69FB414A" w14:textId="77777777" w:rsidR="001F7E1A" w:rsidRPr="008D1785" w:rsidRDefault="001F7E1A">
            <w:pPr>
              <w:rPr>
                <w:rFonts w:cs="Open Sans"/>
                <w:color w:val="000000" w:themeColor="text1"/>
              </w:rPr>
            </w:pPr>
            <w:r w:rsidRPr="008D1785">
              <w:rPr>
                <w:rFonts w:cs="Open Sans"/>
                <w:color w:val="000000" w:themeColor="text1"/>
              </w:rPr>
              <w:t>Total Number of Work Hours</w:t>
            </w:r>
          </w:p>
        </w:tc>
        <w:tc>
          <w:tcPr>
            <w:tcW w:w="2409" w:type="dxa"/>
          </w:tcPr>
          <w:p w14:paraId="6704AC97" w14:textId="77777777" w:rsidR="001F7E1A" w:rsidRPr="00CB201C" w:rsidRDefault="001F7E1A">
            <w:pPr>
              <w:rPr>
                <w:rFonts w:cs="Open Sans"/>
                <w:color w:val="000000" w:themeColor="text1"/>
              </w:rPr>
            </w:pPr>
            <w:r w:rsidRPr="00CB201C">
              <w:rPr>
                <w:rFonts w:cs="Open Sans"/>
                <w:color w:val="000000" w:themeColor="text1"/>
              </w:rPr>
              <w:t>27932079</w:t>
            </w:r>
          </w:p>
        </w:tc>
        <w:tc>
          <w:tcPr>
            <w:tcW w:w="2409" w:type="dxa"/>
          </w:tcPr>
          <w:p w14:paraId="395E0E99" w14:textId="77777777" w:rsidR="001F7E1A" w:rsidRPr="008D1785" w:rsidRDefault="001F7E1A">
            <w:pPr>
              <w:rPr>
                <w:rFonts w:cs="Open Sans"/>
                <w:color w:val="000000" w:themeColor="text1"/>
              </w:rPr>
            </w:pPr>
            <w:r w:rsidRPr="008D1785">
              <w:rPr>
                <w:rFonts w:cs="Open Sans"/>
                <w:color w:val="000000" w:themeColor="text1"/>
              </w:rPr>
              <w:t>29,082,243</w:t>
            </w:r>
          </w:p>
        </w:tc>
      </w:tr>
      <w:tr w:rsidR="001F7E1A" w:rsidRPr="007A5AC9" w14:paraId="10ED6EF4" w14:textId="77777777">
        <w:tc>
          <w:tcPr>
            <w:tcW w:w="5070" w:type="dxa"/>
          </w:tcPr>
          <w:p w14:paraId="32489BC1" w14:textId="77777777" w:rsidR="001F7E1A" w:rsidRPr="008D1785" w:rsidRDefault="001F7E1A">
            <w:pPr>
              <w:rPr>
                <w:rFonts w:cs="Open Sans"/>
                <w:color w:val="000000" w:themeColor="text1"/>
              </w:rPr>
            </w:pPr>
            <w:r w:rsidRPr="008D1785">
              <w:rPr>
                <w:rFonts w:cs="Open Sans"/>
                <w:color w:val="000000" w:themeColor="text1"/>
              </w:rPr>
              <w:t>Total Number of Near Misses</w:t>
            </w:r>
          </w:p>
        </w:tc>
        <w:tc>
          <w:tcPr>
            <w:tcW w:w="2409" w:type="dxa"/>
          </w:tcPr>
          <w:p w14:paraId="268C0DC3" w14:textId="77777777" w:rsidR="001F7E1A" w:rsidRPr="00CB201C" w:rsidRDefault="001F7E1A">
            <w:pPr>
              <w:rPr>
                <w:rFonts w:cs="Open Sans"/>
                <w:color w:val="000000" w:themeColor="text1"/>
              </w:rPr>
            </w:pPr>
            <w:r w:rsidRPr="00CB201C">
              <w:rPr>
                <w:rFonts w:cs="Open Sans"/>
                <w:color w:val="000000" w:themeColor="text1"/>
              </w:rPr>
              <w:t>-</w:t>
            </w:r>
          </w:p>
        </w:tc>
        <w:tc>
          <w:tcPr>
            <w:tcW w:w="2409" w:type="dxa"/>
          </w:tcPr>
          <w:p w14:paraId="65F8B2BA" w14:textId="77777777" w:rsidR="001F7E1A" w:rsidRPr="008D1785" w:rsidRDefault="001F7E1A">
            <w:pPr>
              <w:rPr>
                <w:rFonts w:cs="Open Sans"/>
                <w:color w:val="000000" w:themeColor="text1"/>
              </w:rPr>
            </w:pPr>
            <w:r w:rsidRPr="008D1785">
              <w:rPr>
                <w:rFonts w:cs="Open Sans"/>
                <w:color w:val="000000" w:themeColor="text1"/>
              </w:rPr>
              <w:t>53</w:t>
            </w:r>
          </w:p>
        </w:tc>
      </w:tr>
      <w:tr w:rsidR="001F7E1A" w:rsidRPr="007A5AC9" w14:paraId="6B862530" w14:textId="77777777">
        <w:tc>
          <w:tcPr>
            <w:tcW w:w="5070" w:type="dxa"/>
          </w:tcPr>
          <w:p w14:paraId="7FC630E6" w14:textId="77777777" w:rsidR="001F7E1A" w:rsidRPr="008D1785" w:rsidRDefault="001F7E1A">
            <w:pPr>
              <w:rPr>
                <w:rFonts w:cs="Open Sans"/>
                <w:color w:val="000000" w:themeColor="text1"/>
              </w:rPr>
            </w:pPr>
            <w:r w:rsidRPr="008D1785">
              <w:rPr>
                <w:rFonts w:cs="Open Sans"/>
                <w:color w:val="000000" w:themeColor="text1"/>
              </w:rPr>
              <w:t>Total Number of First Aid Injuries</w:t>
            </w:r>
          </w:p>
        </w:tc>
        <w:tc>
          <w:tcPr>
            <w:tcW w:w="2409" w:type="dxa"/>
          </w:tcPr>
          <w:p w14:paraId="714ED27A" w14:textId="77777777" w:rsidR="001F7E1A" w:rsidRPr="00CB201C" w:rsidRDefault="001F7E1A">
            <w:pPr>
              <w:rPr>
                <w:rFonts w:cs="Open Sans"/>
                <w:color w:val="000000" w:themeColor="text1"/>
              </w:rPr>
            </w:pPr>
            <w:r w:rsidRPr="00CB201C">
              <w:rPr>
                <w:rFonts w:cs="Open Sans"/>
                <w:color w:val="000000" w:themeColor="text1"/>
              </w:rPr>
              <w:t>52</w:t>
            </w:r>
          </w:p>
        </w:tc>
        <w:tc>
          <w:tcPr>
            <w:tcW w:w="2409" w:type="dxa"/>
          </w:tcPr>
          <w:p w14:paraId="77ED73F3" w14:textId="77777777" w:rsidR="001F7E1A" w:rsidRPr="008D1785" w:rsidRDefault="001F7E1A">
            <w:pPr>
              <w:rPr>
                <w:rFonts w:cs="Open Sans"/>
                <w:color w:val="000000" w:themeColor="text1"/>
              </w:rPr>
            </w:pPr>
            <w:r w:rsidRPr="008D1785">
              <w:rPr>
                <w:rFonts w:cs="Open Sans"/>
                <w:color w:val="000000" w:themeColor="text1"/>
              </w:rPr>
              <w:t>67</w:t>
            </w:r>
          </w:p>
        </w:tc>
      </w:tr>
      <w:tr w:rsidR="001F7E1A" w:rsidRPr="007A5AC9" w14:paraId="0E33F2B3" w14:textId="77777777">
        <w:tc>
          <w:tcPr>
            <w:tcW w:w="5070" w:type="dxa"/>
          </w:tcPr>
          <w:p w14:paraId="144DA2A5" w14:textId="77777777" w:rsidR="001F7E1A" w:rsidRPr="008D1785" w:rsidRDefault="001F7E1A">
            <w:pPr>
              <w:rPr>
                <w:rFonts w:cs="Open Sans"/>
                <w:color w:val="000000" w:themeColor="text1"/>
              </w:rPr>
            </w:pPr>
            <w:r w:rsidRPr="008D1785">
              <w:rPr>
                <w:rFonts w:cs="Open Sans"/>
                <w:color w:val="000000" w:themeColor="text1"/>
              </w:rPr>
              <w:t>Total Number of Medical Treatments</w:t>
            </w:r>
          </w:p>
        </w:tc>
        <w:tc>
          <w:tcPr>
            <w:tcW w:w="2409" w:type="dxa"/>
          </w:tcPr>
          <w:p w14:paraId="01653F54" w14:textId="77777777" w:rsidR="001F7E1A" w:rsidRPr="00CB201C" w:rsidRDefault="001F7E1A">
            <w:pPr>
              <w:rPr>
                <w:rFonts w:cs="Open Sans"/>
                <w:color w:val="000000" w:themeColor="text1"/>
              </w:rPr>
            </w:pPr>
            <w:r w:rsidRPr="00CB201C">
              <w:rPr>
                <w:rFonts w:cs="Open Sans"/>
                <w:color w:val="000000" w:themeColor="text1"/>
              </w:rPr>
              <w:t>11</w:t>
            </w:r>
          </w:p>
        </w:tc>
        <w:tc>
          <w:tcPr>
            <w:tcW w:w="2409" w:type="dxa"/>
          </w:tcPr>
          <w:p w14:paraId="243B3383" w14:textId="77777777" w:rsidR="001F7E1A" w:rsidRPr="008D1785" w:rsidRDefault="001F7E1A">
            <w:pPr>
              <w:rPr>
                <w:rFonts w:cs="Open Sans"/>
                <w:color w:val="000000" w:themeColor="text1"/>
              </w:rPr>
            </w:pPr>
            <w:r w:rsidRPr="008D1785">
              <w:rPr>
                <w:rFonts w:cs="Open Sans"/>
                <w:color w:val="000000" w:themeColor="text1"/>
              </w:rPr>
              <w:t>26</w:t>
            </w:r>
          </w:p>
        </w:tc>
      </w:tr>
      <w:tr w:rsidR="001F7E1A" w:rsidRPr="007A5AC9" w14:paraId="44DA47F2" w14:textId="77777777">
        <w:trPr>
          <w:trHeight w:val="90"/>
        </w:trPr>
        <w:tc>
          <w:tcPr>
            <w:tcW w:w="5070" w:type="dxa"/>
          </w:tcPr>
          <w:p w14:paraId="79F26E4A" w14:textId="77777777" w:rsidR="001F7E1A" w:rsidRPr="008D1785" w:rsidRDefault="001F7E1A">
            <w:pPr>
              <w:rPr>
                <w:rFonts w:cs="Open Sans"/>
                <w:color w:val="000000" w:themeColor="text1"/>
              </w:rPr>
            </w:pPr>
            <w:r w:rsidRPr="008D1785">
              <w:rPr>
                <w:rFonts w:cs="Open Sans"/>
                <w:color w:val="000000" w:themeColor="text1"/>
              </w:rPr>
              <w:t>Total Number of Lost Time Injuries (LTI)</w:t>
            </w:r>
          </w:p>
        </w:tc>
        <w:tc>
          <w:tcPr>
            <w:tcW w:w="2409" w:type="dxa"/>
          </w:tcPr>
          <w:p w14:paraId="647E0A59" w14:textId="77777777" w:rsidR="001F7E1A" w:rsidRPr="00CB201C" w:rsidRDefault="001F7E1A">
            <w:pPr>
              <w:rPr>
                <w:rFonts w:cs="Open Sans"/>
                <w:color w:val="000000" w:themeColor="text1"/>
              </w:rPr>
            </w:pPr>
            <w:r w:rsidRPr="00CB201C">
              <w:rPr>
                <w:rFonts w:cs="Open Sans"/>
                <w:color w:val="000000" w:themeColor="text1"/>
              </w:rPr>
              <w:t>8</w:t>
            </w:r>
          </w:p>
        </w:tc>
        <w:tc>
          <w:tcPr>
            <w:tcW w:w="2409" w:type="dxa"/>
          </w:tcPr>
          <w:p w14:paraId="525FEB7F" w14:textId="77777777" w:rsidR="001F7E1A" w:rsidRPr="008D1785" w:rsidRDefault="001F7E1A">
            <w:pPr>
              <w:rPr>
                <w:rFonts w:cs="Open Sans"/>
                <w:color w:val="000000" w:themeColor="text1"/>
              </w:rPr>
            </w:pPr>
            <w:r w:rsidRPr="008D1785">
              <w:rPr>
                <w:rFonts w:cs="Open Sans"/>
                <w:color w:val="000000" w:themeColor="text1"/>
              </w:rPr>
              <w:t>10</w:t>
            </w:r>
          </w:p>
        </w:tc>
      </w:tr>
      <w:tr w:rsidR="001F7E1A" w:rsidRPr="007A5AC9" w14:paraId="1B562E32" w14:textId="77777777">
        <w:trPr>
          <w:trHeight w:val="90"/>
        </w:trPr>
        <w:tc>
          <w:tcPr>
            <w:tcW w:w="5070" w:type="dxa"/>
          </w:tcPr>
          <w:p w14:paraId="0506DC78" w14:textId="77777777" w:rsidR="001F7E1A" w:rsidRPr="008D1785" w:rsidRDefault="001F7E1A">
            <w:pPr>
              <w:rPr>
                <w:rFonts w:cs="Open Sans"/>
                <w:color w:val="000000" w:themeColor="text1"/>
              </w:rPr>
            </w:pPr>
            <w:r w:rsidRPr="008D1785">
              <w:rPr>
                <w:rFonts w:cs="Open Sans"/>
                <w:color w:val="000000" w:themeColor="text1"/>
              </w:rPr>
              <w:t>Total Number of Fatalities</w:t>
            </w:r>
          </w:p>
        </w:tc>
        <w:tc>
          <w:tcPr>
            <w:tcW w:w="2409" w:type="dxa"/>
          </w:tcPr>
          <w:p w14:paraId="73449AFE" w14:textId="77777777" w:rsidR="001F7E1A" w:rsidRPr="00CB201C" w:rsidRDefault="001F7E1A">
            <w:pPr>
              <w:rPr>
                <w:rFonts w:cs="Open Sans"/>
                <w:color w:val="000000" w:themeColor="text1"/>
              </w:rPr>
            </w:pPr>
            <w:r w:rsidRPr="00CB201C">
              <w:rPr>
                <w:rFonts w:cs="Open Sans"/>
                <w:color w:val="000000" w:themeColor="text1"/>
              </w:rPr>
              <w:t>-</w:t>
            </w:r>
          </w:p>
        </w:tc>
        <w:tc>
          <w:tcPr>
            <w:tcW w:w="2409" w:type="dxa"/>
          </w:tcPr>
          <w:p w14:paraId="29FAF358" w14:textId="77777777" w:rsidR="001F7E1A" w:rsidRPr="008D1785" w:rsidRDefault="001F7E1A">
            <w:pPr>
              <w:rPr>
                <w:rFonts w:cs="Open Sans"/>
                <w:color w:val="000000" w:themeColor="text1"/>
              </w:rPr>
            </w:pPr>
            <w:r w:rsidRPr="008D1785">
              <w:rPr>
                <w:rFonts w:cs="Open Sans"/>
                <w:color w:val="000000" w:themeColor="text1"/>
              </w:rPr>
              <w:t>3</w:t>
            </w:r>
          </w:p>
        </w:tc>
      </w:tr>
    </w:tbl>
    <w:p w14:paraId="5436E29E" w14:textId="77777777" w:rsidR="001F7E1A" w:rsidRDefault="001F7E1A" w:rsidP="001F7E1A"/>
    <w:p w14:paraId="58A0B8EA" w14:textId="77777777" w:rsidR="001F7E1A" w:rsidRPr="008D1785" w:rsidRDefault="001F7E1A" w:rsidP="001F7E1A">
      <w:pPr>
        <w:rPr>
          <w:rFonts w:cs="Open Sans"/>
        </w:rPr>
      </w:pPr>
      <w:r w:rsidRPr="00F71080">
        <w:t>In 2025, JBN recorded over 27.9 million work hours across its operations. While minor incidents such as near misses and first aid cases were reported, the Company maintained strong monitoring systems to ensure incidents are investigated thoroughly and corrective actions implemented promptly.</w:t>
      </w:r>
    </w:p>
    <w:p w14:paraId="28E2C9F7" w14:textId="77777777" w:rsidR="001F7E1A" w:rsidRPr="008D1785" w:rsidRDefault="001F7E1A" w:rsidP="001F7E1A">
      <w:pPr>
        <w:rPr>
          <w:rFonts w:cs="Open Sans"/>
        </w:rPr>
      </w:pPr>
      <w:r w:rsidRPr="00F71080">
        <w:t>Encouragingly, no fatalities were recorded during the reporting year, reflecting the effectiveness of our preventive safety measures and continuous improvement initiatives.</w:t>
      </w:r>
    </w:p>
    <w:p w14:paraId="1F6AE438" w14:textId="77777777" w:rsidR="001F7E1A" w:rsidRPr="008D1785" w:rsidRDefault="001F7E1A" w:rsidP="001F7E1A">
      <w:pPr>
        <w:rPr>
          <w:rFonts w:cs="Open Sans"/>
        </w:rPr>
      </w:pPr>
      <w:r w:rsidRPr="00F71080">
        <w:t>Hazard identification and risk mitigation remain central to our safety management approach. Detailed risk assessments and project-specific HSE plans enable us to identify and manage potential hazards related to operational activities, environmental exposure, and site-specific risks.</w:t>
      </w:r>
    </w:p>
    <w:p w14:paraId="62C209DD" w14:textId="77777777" w:rsidR="001F7E1A" w:rsidRPr="008D1785" w:rsidRDefault="001F7E1A" w:rsidP="001F7E1A">
      <w:pPr>
        <w:rPr>
          <w:rFonts w:cs="Open Sans"/>
        </w:rPr>
      </w:pPr>
      <w:r w:rsidRPr="00F71080">
        <w:t>To maintain strong safety oversight, JBN conducts routine site inspections, internal audits, and performance monitoring. Weekly site inspections, periodic safety reports, and corporate-level reviews help ensure transparency, accountability, and continuous improvement in HSE performance. Any non-conformances identified are promptly addressed through corrective actions and management oversight.</w:t>
      </w:r>
    </w:p>
    <w:p w14:paraId="4901551A" w14:textId="77777777" w:rsidR="001F7E1A" w:rsidRPr="008D1785" w:rsidRDefault="001F7E1A" w:rsidP="001F7E1A">
      <w:pPr>
        <w:rPr>
          <w:rFonts w:cs="Open Sans"/>
        </w:rPr>
      </w:pPr>
      <w:r w:rsidRPr="00F71080">
        <w:t>We also recognize and encourage positive safety behaviors across our workforce through internal engagement and reinforcement initiatives, helping to build a culture where safety is a shared responsibility.</w:t>
      </w:r>
    </w:p>
    <w:p w14:paraId="532A9CE9" w14:textId="77777777" w:rsidR="001F7E1A" w:rsidRPr="00982EBE" w:rsidRDefault="001F7E1A" w:rsidP="001F7E1A">
      <w:r w:rsidRPr="00F71080">
        <w:t>Maintaining high occupational health and safety standards remains essential to our operations. Failure to uphold these standards could expose employees to injuries, disrupt operations, and create reputational and regulatory risks. As such, JBN remains committed to continuously strengthening its HSE systems, ensuring safe working conditions for employees, contractors, and partners across all project sites.</w:t>
      </w:r>
    </w:p>
    <w:p w14:paraId="5B8D03BF" w14:textId="77777777" w:rsidR="001F7E1A" w:rsidRPr="003C7C93" w:rsidRDefault="001F7E1A" w:rsidP="008A3097">
      <w:pPr>
        <w:spacing w:line="278" w:lineRule="auto"/>
        <w:rPr>
          <w:rFonts w:cs="Open Sans"/>
          <w:color w:val="000000" w:themeColor="text1"/>
        </w:rPr>
      </w:pPr>
    </w:p>
    <w:p w14:paraId="30E1BE79" w14:textId="7C19745D" w:rsidR="00FF7C28" w:rsidRDefault="00FF7C28" w:rsidP="00AC3C63">
      <w:pPr>
        <w:pStyle w:val="Heading2"/>
      </w:pPr>
      <w:bookmarkStart w:id="226" w:name="_Toc226528044"/>
      <w:r w:rsidRPr="00982EBE">
        <w:t>Our Project Impact Highlight</w:t>
      </w:r>
      <w:bookmarkEnd w:id="226"/>
    </w:p>
    <w:p w14:paraId="243E36E4" w14:textId="77777777" w:rsidR="00F55CB0" w:rsidRPr="00F55CB0" w:rsidRDefault="00F55CB0" w:rsidP="00F55CB0"/>
    <w:p w14:paraId="5F54F49B" w14:textId="30655AA6" w:rsidR="00FF7C28" w:rsidRPr="003C7C93" w:rsidRDefault="00FF7C28" w:rsidP="00F55CB0">
      <w:pPr>
        <w:pStyle w:val="Heading3"/>
      </w:pPr>
      <w:r w:rsidRPr="003C7C93">
        <w:t>Case Study: Sustainable Regional Connectivity -The Bonny-Bodo Road Project</w:t>
      </w:r>
    </w:p>
    <w:p w14:paraId="5B9832DB" w14:textId="77777777" w:rsidR="0023580C" w:rsidRPr="003C7C93" w:rsidRDefault="0023580C" w:rsidP="008A3097">
      <w:pPr>
        <w:spacing w:line="278" w:lineRule="auto"/>
        <w:rPr>
          <w:rFonts w:cs="Open Sans"/>
          <w:color w:val="000000" w:themeColor="text1"/>
        </w:rPr>
      </w:pPr>
      <w:r w:rsidRPr="003C7C93">
        <w:rPr>
          <w:rFonts w:cs="Open Sans"/>
          <w:color w:val="000000" w:themeColor="text1"/>
        </w:rPr>
        <w:t>One of the most significant examples of Julius Berger’s social impact is the Bonny–Bodo Road Project, a transformative infrastructure development in Rivers State.</w:t>
      </w:r>
    </w:p>
    <w:p w14:paraId="78E3D9D1" w14:textId="77777777" w:rsidR="0023580C" w:rsidRPr="003C7C93" w:rsidRDefault="0023580C" w:rsidP="008A3097">
      <w:pPr>
        <w:spacing w:line="278" w:lineRule="auto"/>
        <w:rPr>
          <w:rFonts w:cs="Open Sans"/>
          <w:color w:val="000000" w:themeColor="text1"/>
        </w:rPr>
      </w:pPr>
      <w:r w:rsidRPr="003C7C93">
        <w:rPr>
          <w:rFonts w:cs="Open Sans"/>
          <w:color w:val="000000" w:themeColor="text1"/>
        </w:rPr>
        <w:t>The 37.9-kilometre road corridor provides the first direct road connection between mainland Rivers State and Bonny Island. For decades, residents of Bonny and surrounding riverine communities relied primarily on boat transport and occasional helicopter travel to access the mainland—journeys that were often expensive, unpredictable, and sometimes unsafe.</w:t>
      </w:r>
    </w:p>
    <w:p w14:paraId="58281418" w14:textId="77777777" w:rsidR="0023580C" w:rsidRPr="003C7C93" w:rsidRDefault="0023580C" w:rsidP="008A3097">
      <w:pPr>
        <w:spacing w:line="278" w:lineRule="auto"/>
        <w:rPr>
          <w:rFonts w:cs="Open Sans"/>
          <w:color w:val="000000" w:themeColor="text1"/>
        </w:rPr>
      </w:pPr>
      <w:r w:rsidRPr="003C7C93">
        <w:rPr>
          <w:rFonts w:cs="Open Sans"/>
          <w:color w:val="000000" w:themeColor="text1"/>
        </w:rPr>
        <w:t>The completion of the Bonny–Bodo Road marks a major milestone in improving regional mobility and social inclusion. The project was delivered through a strategic partnership between the Federal Government of Nigeria and Nigeria LNG Limited (NLNG), with Julius Berger responsible for construction.</w:t>
      </w:r>
    </w:p>
    <w:p w14:paraId="1497CF96" w14:textId="77777777" w:rsidR="0023580C" w:rsidRPr="003C7C93" w:rsidRDefault="0023580C" w:rsidP="008A3097">
      <w:pPr>
        <w:spacing w:line="278" w:lineRule="auto"/>
        <w:rPr>
          <w:rFonts w:cs="Open Sans"/>
          <w:color w:val="000000" w:themeColor="text1"/>
        </w:rPr>
      </w:pPr>
      <w:r w:rsidRPr="003C7C93">
        <w:rPr>
          <w:rFonts w:cs="Open Sans"/>
          <w:color w:val="000000" w:themeColor="text1"/>
        </w:rPr>
        <w:t>Constructing the road required navigating complex environmental conditions including swampy wetlands, tidal zones, and flood-prone terrain. Advanced engineering solutions were applied to stabilise foundations and ensure long-term resilience against flooding while minimising ecological disruption.</w:t>
      </w:r>
    </w:p>
    <w:p w14:paraId="1F03726E" w14:textId="77777777" w:rsidR="0023580C" w:rsidRPr="003C7C93" w:rsidRDefault="0023580C" w:rsidP="008A3097">
      <w:pPr>
        <w:spacing w:line="278" w:lineRule="auto"/>
        <w:rPr>
          <w:rFonts w:cs="Open Sans"/>
          <w:color w:val="000000" w:themeColor="text1"/>
        </w:rPr>
      </w:pPr>
      <w:r w:rsidRPr="003C7C93">
        <w:rPr>
          <w:rFonts w:cs="Open Sans"/>
          <w:color w:val="000000" w:themeColor="text1"/>
        </w:rPr>
        <w:t>Beyond its engineering significance, the project is already generating tangible social and economic benefits. Improved connectivity is enabling safer travel, reducing commuting time, and lowering transportation costs for residents. The road also improves access to healthcare services, schools, markets, and employment opportunities.</w:t>
      </w:r>
    </w:p>
    <w:p w14:paraId="62499DA2" w14:textId="77777777" w:rsidR="0023580C" w:rsidRPr="003C7C93" w:rsidRDefault="0023580C" w:rsidP="008A3097">
      <w:pPr>
        <w:spacing w:line="278" w:lineRule="auto"/>
        <w:rPr>
          <w:rFonts w:cs="Open Sans"/>
          <w:color w:val="000000" w:themeColor="text1"/>
        </w:rPr>
      </w:pPr>
      <w:r w:rsidRPr="003C7C93">
        <w:rPr>
          <w:rFonts w:cs="Open Sans"/>
          <w:color w:val="000000" w:themeColor="text1"/>
        </w:rPr>
        <w:t>Bonny Island is home to critical national energy infrastructure, including Nigeria’s Liquefied Natural Gas facilities. Enhanced connectivity therefore also strengthens logistics efficiency and supports broader economic activity within the region.</w:t>
      </w:r>
    </w:p>
    <w:p w14:paraId="0F637A3F" w14:textId="16FE2F72" w:rsidR="00962E79" w:rsidRPr="003C7C93" w:rsidRDefault="0023580C" w:rsidP="008A3097">
      <w:pPr>
        <w:spacing w:line="278" w:lineRule="auto"/>
        <w:rPr>
          <w:rFonts w:cs="Open Sans"/>
          <w:color w:val="000000" w:themeColor="text1"/>
        </w:rPr>
      </w:pPr>
      <w:r w:rsidRPr="003C7C93">
        <w:rPr>
          <w:rFonts w:cs="Open Sans"/>
          <w:color w:val="000000" w:themeColor="text1"/>
        </w:rPr>
        <w:t>Over time, the Bonny–Bodo Road is expected to stimulate trade, encourage tourism development, and strengthen economic integration across riverine communities in Rivers State.</w:t>
      </w:r>
    </w:p>
    <w:p w14:paraId="5EB064AC" w14:textId="308E6727" w:rsidR="00FF7C28" w:rsidRPr="00982EBE" w:rsidRDefault="00FF7C28" w:rsidP="00F55CB0">
      <w:pPr>
        <w:pStyle w:val="Heading3"/>
        <w:rPr>
          <w:rFonts w:cs="Open Sans"/>
          <w:b/>
        </w:rPr>
      </w:pPr>
      <w:bookmarkStart w:id="227" w:name="_Toc226528045"/>
      <w:r w:rsidRPr="00982EBE">
        <w:t>Community Development Through Partnership</w:t>
      </w:r>
      <w:bookmarkEnd w:id="227"/>
    </w:p>
    <w:p w14:paraId="36F2FBBB" w14:textId="77777777" w:rsidR="00C17D02" w:rsidRPr="003C7C93" w:rsidRDefault="00C17D02" w:rsidP="008A3097">
      <w:pPr>
        <w:spacing w:line="278" w:lineRule="auto"/>
        <w:rPr>
          <w:rFonts w:cs="Open Sans"/>
          <w:color w:val="000000" w:themeColor="text1"/>
        </w:rPr>
      </w:pPr>
      <w:r w:rsidRPr="003C7C93">
        <w:rPr>
          <w:rFonts w:cs="Open Sans"/>
          <w:color w:val="000000" w:themeColor="text1"/>
        </w:rPr>
        <w:t>In addition to major infrastructure projects, Julius Berger continues to support community development initiatives through partnerships with government institutions, private sector organisations, and local community groups.</w:t>
      </w:r>
    </w:p>
    <w:p w14:paraId="22AFFFCA" w14:textId="77777777" w:rsidR="00C17D02" w:rsidRPr="003C7C93" w:rsidRDefault="00C17D02" w:rsidP="008A3097">
      <w:pPr>
        <w:spacing w:line="278" w:lineRule="auto"/>
        <w:rPr>
          <w:rFonts w:cs="Open Sans"/>
          <w:color w:val="000000" w:themeColor="text1"/>
        </w:rPr>
      </w:pPr>
      <w:r w:rsidRPr="003C7C93">
        <w:rPr>
          <w:rFonts w:cs="Open Sans"/>
          <w:color w:val="000000" w:themeColor="text1"/>
        </w:rPr>
        <w:lastRenderedPageBreak/>
        <w:t>One notable initiative during the reporting year was the reconstruction of the historic Bonny Consulate Building, delivered in partnership with Nigeria LNG Limited. The restored complex now serves as an important cultural and civic centre for the Bonny Kingdom.</w:t>
      </w:r>
    </w:p>
    <w:p w14:paraId="54F4AD77" w14:textId="77777777" w:rsidR="00C17D02" w:rsidRPr="003C7C93" w:rsidRDefault="00C17D02" w:rsidP="008A3097">
      <w:pPr>
        <w:spacing w:line="278" w:lineRule="auto"/>
        <w:rPr>
          <w:rFonts w:cs="Open Sans"/>
          <w:color w:val="000000" w:themeColor="text1"/>
        </w:rPr>
      </w:pPr>
      <w:r w:rsidRPr="003C7C93">
        <w:rPr>
          <w:rFonts w:cs="Open Sans"/>
          <w:color w:val="000000" w:themeColor="text1"/>
        </w:rPr>
        <w:t>The facility includes an office for the Amanyanabo of Bonny Kingdom, a broadcasting studio for Bonny FM, a library and museum, a cinema, seminar halls, and community facilities. The restoration of this historic building contributes to cultural preservation while providing a space that supports community activities, learning, and civic engagement.</w:t>
      </w:r>
    </w:p>
    <w:p w14:paraId="49AF9A34" w14:textId="77777777" w:rsidR="00C17D02" w:rsidRPr="003C7C93" w:rsidRDefault="00C17D02" w:rsidP="008A3097">
      <w:pPr>
        <w:spacing w:line="278" w:lineRule="auto"/>
        <w:rPr>
          <w:rFonts w:cs="Open Sans"/>
          <w:color w:val="000000" w:themeColor="text1"/>
        </w:rPr>
      </w:pPr>
      <w:r w:rsidRPr="003C7C93">
        <w:rPr>
          <w:rFonts w:cs="Open Sans"/>
          <w:color w:val="000000" w:themeColor="text1"/>
        </w:rPr>
        <w:t>Julius Berger also supported local fishing communities in Bodo City by providing fishing equipment to the Concern Fishermen Association of Bodo City and the Gbaloo Gbodo-or Fishermen Cooperative Society. These initiatives help strengthen livelihoods and support economic activity within the host communities.</w:t>
      </w:r>
    </w:p>
    <w:p w14:paraId="652DF7E0" w14:textId="65A57EBF" w:rsidR="00144E19" w:rsidRPr="003C7C93" w:rsidRDefault="00C17D02" w:rsidP="008A3097">
      <w:pPr>
        <w:spacing w:line="278" w:lineRule="auto"/>
        <w:rPr>
          <w:rFonts w:cs="Open Sans"/>
          <w:color w:val="000000" w:themeColor="text1"/>
        </w:rPr>
      </w:pPr>
      <w:r w:rsidRPr="003C7C93">
        <w:rPr>
          <w:rFonts w:cs="Open Sans"/>
          <w:color w:val="000000" w:themeColor="text1"/>
        </w:rPr>
        <w:t>Through these partnerships, the Company continues to contribute to community development while supporting sustainable local economic participation.</w:t>
      </w:r>
    </w:p>
    <w:p w14:paraId="3BE6BAC7" w14:textId="77777777" w:rsidR="00FF7C28" w:rsidRPr="00982EBE" w:rsidRDefault="00FF7C28" w:rsidP="00F55CB0">
      <w:pPr>
        <w:pStyle w:val="Heading3"/>
        <w:rPr>
          <w:rFonts w:cs="Open Sans"/>
          <w:b/>
        </w:rPr>
      </w:pPr>
      <w:bookmarkStart w:id="228" w:name="_Toc226528046"/>
      <w:r w:rsidRPr="00982EBE">
        <w:t>Host Community Projects</w:t>
      </w:r>
      <w:bookmarkEnd w:id="228"/>
    </w:p>
    <w:p w14:paraId="65F1C093" w14:textId="77777777" w:rsidR="009D2E8A" w:rsidRPr="003C7C93" w:rsidRDefault="009D2E8A" w:rsidP="008A3097">
      <w:pPr>
        <w:spacing w:line="278" w:lineRule="auto"/>
        <w:rPr>
          <w:rFonts w:cs="Open Sans"/>
          <w:color w:val="000000" w:themeColor="text1"/>
        </w:rPr>
      </w:pPr>
      <w:r w:rsidRPr="003C7C93">
        <w:rPr>
          <w:rFonts w:cs="Open Sans"/>
          <w:color w:val="000000" w:themeColor="text1"/>
        </w:rPr>
        <w:t>Alongside large infrastructure projects and community partnerships, Julius Berger implemented several community-focused initiatives across its operational regions during the year. These initiatives focused on improving educational access, strengthening community infrastructure, supporting vulnerable populations, and providing assistance during emergencies.</w:t>
      </w:r>
    </w:p>
    <w:p w14:paraId="0675A837" w14:textId="77777777" w:rsidR="009D2E8A" w:rsidRPr="003C7C93" w:rsidRDefault="009D2E8A" w:rsidP="008A3097">
      <w:pPr>
        <w:spacing w:line="278" w:lineRule="auto"/>
        <w:rPr>
          <w:rFonts w:cs="Open Sans"/>
          <w:color w:val="000000" w:themeColor="text1"/>
        </w:rPr>
      </w:pPr>
      <w:r w:rsidRPr="003C7C93">
        <w:rPr>
          <w:rFonts w:cs="Open Sans"/>
          <w:color w:val="000000" w:themeColor="text1"/>
        </w:rPr>
        <w:t>CSR programmes were implemented across the Group’s operational regions and subsidiaries, ensuring that investments reached diverse communities throughout Nigeria.</w:t>
      </w:r>
    </w:p>
    <w:p w14:paraId="6AC2ED2A" w14:textId="77777777" w:rsidR="009D2E8A" w:rsidRPr="003C7C93" w:rsidRDefault="009D2E8A" w:rsidP="008A3097">
      <w:pPr>
        <w:spacing w:line="278" w:lineRule="auto"/>
        <w:rPr>
          <w:rFonts w:cs="Open Sans"/>
          <w:color w:val="000000" w:themeColor="text1"/>
        </w:rPr>
      </w:pPr>
      <w:r w:rsidRPr="003C7C93">
        <w:rPr>
          <w:rFonts w:cs="Open Sans"/>
          <w:color w:val="000000" w:themeColor="text1"/>
        </w:rPr>
        <w:t>The Company’s CSR strategy is guided by four key pillars:</w:t>
      </w:r>
    </w:p>
    <w:p w14:paraId="53116462" w14:textId="77777777" w:rsidR="009D2E8A" w:rsidRPr="003C7C93" w:rsidRDefault="009D2E8A" w:rsidP="00D159C9">
      <w:pPr>
        <w:pStyle w:val="ListParagraph"/>
        <w:numPr>
          <w:ilvl w:val="0"/>
          <w:numId w:val="13"/>
        </w:numPr>
        <w:spacing w:line="278" w:lineRule="auto"/>
        <w:rPr>
          <w:rFonts w:cs="Open Sans"/>
          <w:color w:val="000000" w:themeColor="text1"/>
        </w:rPr>
      </w:pPr>
      <w:r w:rsidRPr="003C7C93">
        <w:rPr>
          <w:rFonts w:cs="Open Sans"/>
          <w:color w:val="000000" w:themeColor="text1"/>
        </w:rPr>
        <w:t>Education &amp; Human Capital Development</w:t>
      </w:r>
    </w:p>
    <w:p w14:paraId="5D44F4AB" w14:textId="77777777" w:rsidR="009D2E8A" w:rsidRPr="003C7C93" w:rsidRDefault="009D2E8A" w:rsidP="00D159C9">
      <w:pPr>
        <w:pStyle w:val="ListParagraph"/>
        <w:numPr>
          <w:ilvl w:val="0"/>
          <w:numId w:val="13"/>
        </w:numPr>
        <w:spacing w:line="278" w:lineRule="auto"/>
        <w:rPr>
          <w:rFonts w:cs="Open Sans"/>
          <w:color w:val="000000" w:themeColor="text1"/>
        </w:rPr>
      </w:pPr>
      <w:r w:rsidRPr="003C7C93">
        <w:rPr>
          <w:rFonts w:cs="Open Sans"/>
          <w:color w:val="000000" w:themeColor="text1"/>
        </w:rPr>
        <w:t>Community Development &amp; Inclusivity</w:t>
      </w:r>
    </w:p>
    <w:p w14:paraId="396B21A2" w14:textId="77777777" w:rsidR="009D2E8A" w:rsidRPr="003C7C93" w:rsidRDefault="009D2E8A" w:rsidP="00D159C9">
      <w:pPr>
        <w:pStyle w:val="ListParagraph"/>
        <w:numPr>
          <w:ilvl w:val="0"/>
          <w:numId w:val="13"/>
        </w:numPr>
        <w:spacing w:line="278" w:lineRule="auto"/>
        <w:rPr>
          <w:rFonts w:cs="Open Sans"/>
          <w:color w:val="000000" w:themeColor="text1"/>
        </w:rPr>
      </w:pPr>
      <w:r w:rsidRPr="003C7C93">
        <w:rPr>
          <w:rFonts w:cs="Open Sans"/>
          <w:color w:val="000000" w:themeColor="text1"/>
        </w:rPr>
        <w:t>Philanthropy &amp; Social Welfare</w:t>
      </w:r>
    </w:p>
    <w:p w14:paraId="25BFA046" w14:textId="6C3DD007" w:rsidR="00C51A3F" w:rsidRPr="003C7C93" w:rsidRDefault="009D2E8A" w:rsidP="00D159C9">
      <w:pPr>
        <w:pStyle w:val="ListParagraph"/>
        <w:numPr>
          <w:ilvl w:val="0"/>
          <w:numId w:val="13"/>
        </w:numPr>
        <w:spacing w:line="278" w:lineRule="auto"/>
        <w:rPr>
          <w:rFonts w:cs="Open Sans"/>
          <w:color w:val="000000" w:themeColor="text1"/>
        </w:rPr>
      </w:pPr>
      <w:r w:rsidRPr="003C7C93">
        <w:rPr>
          <w:rFonts w:cs="Open Sans"/>
          <w:color w:val="000000" w:themeColor="text1"/>
        </w:rPr>
        <w:t>Emergency Response</w:t>
      </w:r>
    </w:p>
    <w:p w14:paraId="549717F6" w14:textId="77777777" w:rsidR="00FC5B91" w:rsidRPr="00FC5B91" w:rsidRDefault="00FC5B91" w:rsidP="00FC5B91">
      <w:pPr>
        <w:pStyle w:val="ListParagraph"/>
        <w:spacing w:line="278" w:lineRule="auto"/>
        <w:rPr>
          <w:rFonts w:cs="Open Sans"/>
          <w:color w:val="000000" w:themeColor="text1"/>
        </w:rPr>
      </w:pPr>
    </w:p>
    <w:p w14:paraId="4EDF1C4B" w14:textId="4411F5AA" w:rsidR="00FF7C28" w:rsidRPr="003C7C93" w:rsidRDefault="009D2E8A" w:rsidP="008A3097">
      <w:pPr>
        <w:spacing w:line="278" w:lineRule="auto"/>
        <w:rPr>
          <w:rFonts w:cs="Open Sans"/>
          <w:color w:val="000000" w:themeColor="text1"/>
        </w:rPr>
      </w:pPr>
      <w:r w:rsidRPr="003C7C93">
        <w:rPr>
          <w:rFonts w:cs="Open Sans"/>
          <w:color w:val="000000" w:themeColor="text1"/>
        </w:rPr>
        <w:t>In 2025, CSR investments across these pillars were distributed as follows:</w:t>
      </w:r>
    </w:p>
    <w:tbl>
      <w:tblPr>
        <w:tblW w:w="97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58"/>
        <w:gridCol w:w="5281"/>
      </w:tblGrid>
      <w:tr w:rsidR="00371C84" w:rsidRPr="00982EBE" w14:paraId="2F831D8A" w14:textId="77777777" w:rsidTr="00623E02">
        <w:tc>
          <w:tcPr>
            <w:tcW w:w="0" w:type="auto"/>
            <w:shd w:val="clear" w:color="auto" w:fill="92D050"/>
            <w:tcMar>
              <w:top w:w="100" w:type="dxa"/>
              <w:left w:w="100" w:type="dxa"/>
              <w:bottom w:w="100" w:type="dxa"/>
              <w:right w:w="100" w:type="dxa"/>
            </w:tcMar>
            <w:hideMark/>
          </w:tcPr>
          <w:p w14:paraId="604D458E" w14:textId="77777777" w:rsidR="00FF7C28" w:rsidRPr="003C7C93" w:rsidRDefault="00FF7C28" w:rsidP="008A3097">
            <w:pPr>
              <w:spacing w:line="278" w:lineRule="auto"/>
              <w:rPr>
                <w:rFonts w:cs="Open Sans"/>
                <w:color w:val="000000" w:themeColor="text1"/>
              </w:rPr>
            </w:pPr>
            <w:r w:rsidRPr="003C7C93">
              <w:rPr>
                <w:rFonts w:cs="Open Sans"/>
                <w:b/>
                <w:color w:val="000000" w:themeColor="text1"/>
              </w:rPr>
              <w:t>CSR Pillar</w:t>
            </w:r>
          </w:p>
        </w:tc>
        <w:tc>
          <w:tcPr>
            <w:tcW w:w="5281" w:type="dxa"/>
            <w:shd w:val="clear" w:color="auto" w:fill="92D050"/>
            <w:tcMar>
              <w:top w:w="100" w:type="dxa"/>
              <w:left w:w="100" w:type="dxa"/>
              <w:bottom w:w="100" w:type="dxa"/>
              <w:right w:w="100" w:type="dxa"/>
            </w:tcMar>
            <w:hideMark/>
          </w:tcPr>
          <w:p w14:paraId="0F725066" w14:textId="77777777" w:rsidR="00FF7C28" w:rsidRPr="003C7C93" w:rsidRDefault="00FF7C28" w:rsidP="008A3097">
            <w:pPr>
              <w:spacing w:line="278" w:lineRule="auto"/>
              <w:rPr>
                <w:rFonts w:cs="Open Sans"/>
                <w:color w:val="000000" w:themeColor="text1"/>
              </w:rPr>
            </w:pPr>
            <w:r w:rsidRPr="003C7C93">
              <w:rPr>
                <w:rFonts w:cs="Open Sans"/>
                <w:b/>
                <w:color w:val="000000" w:themeColor="text1"/>
              </w:rPr>
              <w:t>Amount Spent (</w:t>
            </w:r>
            <w:r w:rsidRPr="003C7C93">
              <w:rPr>
                <w:rFonts w:cs="Arial"/>
                <w:b/>
                <w:color w:val="000000" w:themeColor="text1"/>
              </w:rPr>
              <w:t>₦</w:t>
            </w:r>
            <w:r w:rsidRPr="003C7C93">
              <w:rPr>
                <w:rFonts w:cs="Open Sans"/>
                <w:b/>
                <w:color w:val="000000" w:themeColor="text1"/>
              </w:rPr>
              <w:t>)</w:t>
            </w:r>
          </w:p>
        </w:tc>
      </w:tr>
      <w:tr w:rsidR="0020373B" w:rsidRPr="00982EBE" w14:paraId="4649D849" w14:textId="77777777" w:rsidTr="0020373B">
        <w:tc>
          <w:tcPr>
            <w:tcW w:w="0" w:type="auto"/>
            <w:tcMar>
              <w:top w:w="100" w:type="dxa"/>
              <w:left w:w="100" w:type="dxa"/>
              <w:bottom w:w="100" w:type="dxa"/>
              <w:right w:w="100" w:type="dxa"/>
            </w:tcMar>
            <w:hideMark/>
          </w:tcPr>
          <w:p w14:paraId="541111B8" w14:textId="77777777" w:rsidR="00FF7C28" w:rsidRPr="003C7C93" w:rsidRDefault="00FF7C28" w:rsidP="008A3097">
            <w:pPr>
              <w:spacing w:line="278" w:lineRule="auto"/>
              <w:rPr>
                <w:rFonts w:cs="Open Sans"/>
                <w:color w:val="000000" w:themeColor="text1"/>
              </w:rPr>
            </w:pPr>
            <w:r w:rsidRPr="003C7C93">
              <w:rPr>
                <w:rFonts w:cs="Open Sans"/>
                <w:color w:val="000000" w:themeColor="text1"/>
              </w:rPr>
              <w:t>Education &amp; Human Capital Development</w:t>
            </w:r>
          </w:p>
        </w:tc>
        <w:tc>
          <w:tcPr>
            <w:tcW w:w="5281" w:type="dxa"/>
            <w:tcMar>
              <w:top w:w="100" w:type="dxa"/>
              <w:left w:w="100" w:type="dxa"/>
              <w:bottom w:w="100" w:type="dxa"/>
              <w:right w:w="100" w:type="dxa"/>
            </w:tcMar>
            <w:hideMark/>
          </w:tcPr>
          <w:p w14:paraId="2DE1B0D6" w14:textId="5B18C514" w:rsidR="00FF7C28" w:rsidRPr="003C7C93" w:rsidRDefault="00FF7C28" w:rsidP="008A3097">
            <w:pPr>
              <w:spacing w:line="278" w:lineRule="auto"/>
              <w:rPr>
                <w:rFonts w:cs="Open Sans"/>
                <w:color w:val="000000" w:themeColor="text1"/>
              </w:rPr>
            </w:pPr>
            <w:r w:rsidRPr="003C7C93">
              <w:rPr>
                <w:rFonts w:cs="Open Sans"/>
                <w:color w:val="000000" w:themeColor="text1"/>
              </w:rPr>
              <w:t>462,006,</w:t>
            </w:r>
            <w:commentRangeStart w:id="229"/>
            <w:commentRangeStart w:id="230"/>
            <w:r w:rsidRPr="003C7C93">
              <w:rPr>
                <w:rFonts w:cs="Open Sans"/>
                <w:color w:val="000000" w:themeColor="text1"/>
              </w:rPr>
              <w:t>000</w:t>
            </w:r>
            <w:commentRangeEnd w:id="229"/>
            <w:r w:rsidR="00FE64A8" w:rsidRPr="003C7C93">
              <w:rPr>
                <w:rStyle w:val="CommentReference"/>
                <w:rFonts w:cs="Open Sans"/>
                <w:color w:val="000000" w:themeColor="text1"/>
                <w:sz w:val="24"/>
                <w:szCs w:val="22"/>
              </w:rPr>
              <w:commentReference w:id="229"/>
            </w:r>
            <w:commentRangeEnd w:id="230"/>
            <w:r w:rsidR="003D2543" w:rsidRPr="003C7C93">
              <w:rPr>
                <w:rStyle w:val="CommentReference"/>
                <w:rFonts w:cs="Open Sans"/>
                <w:color w:val="000000" w:themeColor="text1"/>
                <w:sz w:val="24"/>
                <w:szCs w:val="22"/>
              </w:rPr>
              <w:commentReference w:id="230"/>
            </w:r>
          </w:p>
        </w:tc>
      </w:tr>
      <w:tr w:rsidR="0020373B" w:rsidRPr="00982EBE" w14:paraId="4FDC2497" w14:textId="77777777" w:rsidTr="0020373B">
        <w:tc>
          <w:tcPr>
            <w:tcW w:w="0" w:type="auto"/>
            <w:tcMar>
              <w:top w:w="100" w:type="dxa"/>
              <w:left w:w="100" w:type="dxa"/>
              <w:bottom w:w="100" w:type="dxa"/>
              <w:right w:w="100" w:type="dxa"/>
            </w:tcMar>
            <w:hideMark/>
          </w:tcPr>
          <w:p w14:paraId="19FB3A7E" w14:textId="77777777" w:rsidR="00FF7C28" w:rsidRPr="003C7C93" w:rsidRDefault="00FF7C28" w:rsidP="008A3097">
            <w:pPr>
              <w:spacing w:line="278" w:lineRule="auto"/>
              <w:rPr>
                <w:rFonts w:cs="Open Sans"/>
                <w:color w:val="000000" w:themeColor="text1"/>
              </w:rPr>
            </w:pPr>
            <w:r w:rsidRPr="003C7C93">
              <w:rPr>
                <w:rFonts w:cs="Open Sans"/>
                <w:color w:val="000000" w:themeColor="text1"/>
              </w:rPr>
              <w:lastRenderedPageBreak/>
              <w:t>Community Development &amp; Inclusivity</w:t>
            </w:r>
          </w:p>
        </w:tc>
        <w:tc>
          <w:tcPr>
            <w:tcW w:w="5281" w:type="dxa"/>
            <w:tcMar>
              <w:top w:w="100" w:type="dxa"/>
              <w:left w:w="100" w:type="dxa"/>
              <w:bottom w:w="100" w:type="dxa"/>
              <w:right w:w="100" w:type="dxa"/>
            </w:tcMar>
            <w:hideMark/>
          </w:tcPr>
          <w:p w14:paraId="55FFC2AC" w14:textId="77777777" w:rsidR="00FF7C28" w:rsidRPr="003C7C93" w:rsidRDefault="00FF7C28" w:rsidP="008A3097">
            <w:pPr>
              <w:spacing w:line="278" w:lineRule="auto"/>
              <w:rPr>
                <w:rFonts w:cs="Open Sans"/>
                <w:color w:val="000000" w:themeColor="text1"/>
              </w:rPr>
            </w:pPr>
            <w:r w:rsidRPr="003C7C93">
              <w:rPr>
                <w:rFonts w:cs="Open Sans"/>
                <w:color w:val="000000" w:themeColor="text1"/>
              </w:rPr>
              <w:t>295,620,000</w:t>
            </w:r>
          </w:p>
        </w:tc>
      </w:tr>
      <w:tr w:rsidR="0020373B" w:rsidRPr="00982EBE" w14:paraId="344A8300" w14:textId="77777777" w:rsidTr="0020373B">
        <w:tc>
          <w:tcPr>
            <w:tcW w:w="0" w:type="auto"/>
            <w:tcMar>
              <w:top w:w="100" w:type="dxa"/>
              <w:left w:w="100" w:type="dxa"/>
              <w:bottom w:w="100" w:type="dxa"/>
              <w:right w:w="100" w:type="dxa"/>
            </w:tcMar>
            <w:hideMark/>
          </w:tcPr>
          <w:p w14:paraId="4B74821B" w14:textId="77777777" w:rsidR="00FF7C28" w:rsidRPr="003C7C93" w:rsidRDefault="00FF7C28" w:rsidP="008A3097">
            <w:pPr>
              <w:spacing w:line="278" w:lineRule="auto"/>
              <w:rPr>
                <w:rFonts w:cs="Open Sans"/>
                <w:color w:val="000000" w:themeColor="text1"/>
              </w:rPr>
            </w:pPr>
            <w:r w:rsidRPr="003C7C93">
              <w:rPr>
                <w:rFonts w:cs="Open Sans"/>
                <w:color w:val="000000" w:themeColor="text1"/>
              </w:rPr>
              <w:t>Philanthropy &amp; Social Welfare</w:t>
            </w:r>
          </w:p>
        </w:tc>
        <w:tc>
          <w:tcPr>
            <w:tcW w:w="5281" w:type="dxa"/>
            <w:tcMar>
              <w:top w:w="100" w:type="dxa"/>
              <w:left w:w="100" w:type="dxa"/>
              <w:bottom w:w="100" w:type="dxa"/>
              <w:right w:w="100" w:type="dxa"/>
            </w:tcMar>
            <w:hideMark/>
          </w:tcPr>
          <w:p w14:paraId="4FB02A10" w14:textId="77777777" w:rsidR="00FF7C28" w:rsidRPr="003C7C93" w:rsidRDefault="00FF7C28" w:rsidP="008A3097">
            <w:pPr>
              <w:spacing w:line="278" w:lineRule="auto"/>
              <w:rPr>
                <w:rFonts w:cs="Open Sans"/>
                <w:color w:val="000000" w:themeColor="text1"/>
              </w:rPr>
            </w:pPr>
            <w:r w:rsidRPr="003C7C93">
              <w:rPr>
                <w:rFonts w:cs="Open Sans"/>
                <w:color w:val="000000" w:themeColor="text1"/>
              </w:rPr>
              <w:t>79,257,000</w:t>
            </w:r>
          </w:p>
        </w:tc>
      </w:tr>
      <w:tr w:rsidR="0020373B" w:rsidRPr="00982EBE" w14:paraId="7CEEDF82" w14:textId="77777777" w:rsidTr="0020373B">
        <w:tc>
          <w:tcPr>
            <w:tcW w:w="0" w:type="auto"/>
            <w:tcMar>
              <w:top w:w="100" w:type="dxa"/>
              <w:left w:w="100" w:type="dxa"/>
              <w:bottom w:w="100" w:type="dxa"/>
              <w:right w:w="100" w:type="dxa"/>
            </w:tcMar>
            <w:hideMark/>
          </w:tcPr>
          <w:p w14:paraId="29907303" w14:textId="77777777" w:rsidR="00FF7C28" w:rsidRPr="003C7C93" w:rsidRDefault="00FF7C28" w:rsidP="008A3097">
            <w:pPr>
              <w:spacing w:line="278" w:lineRule="auto"/>
              <w:rPr>
                <w:rFonts w:cs="Open Sans"/>
                <w:color w:val="000000" w:themeColor="text1"/>
              </w:rPr>
            </w:pPr>
            <w:r w:rsidRPr="003C7C93">
              <w:rPr>
                <w:rFonts w:cs="Open Sans"/>
                <w:color w:val="000000" w:themeColor="text1"/>
              </w:rPr>
              <w:t>Emergency Response</w:t>
            </w:r>
          </w:p>
        </w:tc>
        <w:tc>
          <w:tcPr>
            <w:tcW w:w="5281" w:type="dxa"/>
            <w:tcMar>
              <w:top w:w="100" w:type="dxa"/>
              <w:left w:w="100" w:type="dxa"/>
              <w:bottom w:w="100" w:type="dxa"/>
              <w:right w:w="100" w:type="dxa"/>
            </w:tcMar>
            <w:hideMark/>
          </w:tcPr>
          <w:p w14:paraId="25991607" w14:textId="77777777" w:rsidR="00FF7C28" w:rsidRPr="003C7C93" w:rsidRDefault="00FF7C28" w:rsidP="008A3097">
            <w:pPr>
              <w:spacing w:line="278" w:lineRule="auto"/>
              <w:rPr>
                <w:rFonts w:cs="Open Sans"/>
                <w:color w:val="000000" w:themeColor="text1"/>
              </w:rPr>
            </w:pPr>
            <w:r w:rsidRPr="003C7C93">
              <w:rPr>
                <w:rFonts w:cs="Open Sans"/>
                <w:color w:val="000000" w:themeColor="text1"/>
              </w:rPr>
              <w:t>1,046,000</w:t>
            </w:r>
          </w:p>
        </w:tc>
      </w:tr>
      <w:tr w:rsidR="0020373B" w:rsidRPr="00982EBE" w14:paraId="67ACC447" w14:textId="77777777" w:rsidTr="0020373B">
        <w:tc>
          <w:tcPr>
            <w:tcW w:w="0" w:type="auto"/>
            <w:tcMar>
              <w:top w:w="100" w:type="dxa"/>
              <w:left w:w="100" w:type="dxa"/>
              <w:bottom w:w="100" w:type="dxa"/>
              <w:right w:w="100" w:type="dxa"/>
            </w:tcMar>
            <w:hideMark/>
          </w:tcPr>
          <w:p w14:paraId="73017DAD" w14:textId="77777777" w:rsidR="00FF7C28" w:rsidRPr="009F74E7" w:rsidRDefault="00FF7C28" w:rsidP="008A3097">
            <w:pPr>
              <w:spacing w:line="278" w:lineRule="auto"/>
              <w:rPr>
                <w:rFonts w:cs="Open Sans"/>
                <w:b/>
                <w:color w:val="000000" w:themeColor="text1"/>
              </w:rPr>
            </w:pPr>
            <w:r w:rsidRPr="009F74E7">
              <w:rPr>
                <w:rFonts w:cs="Open Sans"/>
                <w:b/>
                <w:color w:val="000000" w:themeColor="text1"/>
              </w:rPr>
              <w:t>Total</w:t>
            </w:r>
          </w:p>
        </w:tc>
        <w:tc>
          <w:tcPr>
            <w:tcW w:w="5281" w:type="dxa"/>
            <w:tcMar>
              <w:top w:w="100" w:type="dxa"/>
              <w:left w:w="100" w:type="dxa"/>
              <w:bottom w:w="100" w:type="dxa"/>
              <w:right w:w="100" w:type="dxa"/>
            </w:tcMar>
            <w:hideMark/>
          </w:tcPr>
          <w:p w14:paraId="1B3F5501" w14:textId="77777777" w:rsidR="00FF7C28" w:rsidRPr="009F74E7" w:rsidRDefault="00FF7C28" w:rsidP="008A3097">
            <w:pPr>
              <w:spacing w:line="278" w:lineRule="auto"/>
              <w:rPr>
                <w:rFonts w:cs="Open Sans"/>
                <w:b/>
                <w:color w:val="000000" w:themeColor="text1"/>
              </w:rPr>
            </w:pPr>
            <w:r w:rsidRPr="009F74E7">
              <w:rPr>
                <w:rFonts w:cs="Open Sans"/>
                <w:b/>
                <w:color w:val="000000" w:themeColor="text1"/>
              </w:rPr>
              <w:t>837,929,000</w:t>
            </w:r>
          </w:p>
        </w:tc>
      </w:tr>
    </w:tbl>
    <w:p w14:paraId="0199B0EE" w14:textId="77777777" w:rsidR="00CD5301" w:rsidRDefault="00CD5301" w:rsidP="008A3097">
      <w:pPr>
        <w:rPr>
          <w:rFonts w:cs="Open Sans"/>
          <w:color w:val="000000" w:themeColor="text1"/>
        </w:rPr>
      </w:pPr>
    </w:p>
    <w:p w14:paraId="05150801" w14:textId="77777777" w:rsidR="00ED325B" w:rsidRPr="003C7C93" w:rsidRDefault="00ED325B" w:rsidP="008A3097">
      <w:pPr>
        <w:rPr>
          <w:rFonts w:cs="Open Sans"/>
          <w:color w:val="000000" w:themeColor="text1"/>
        </w:rPr>
      </w:pPr>
      <w:r w:rsidRPr="003C7C93">
        <w:rPr>
          <w:rFonts w:cs="Open Sans"/>
          <w:color w:val="000000" w:themeColor="text1"/>
        </w:rPr>
        <w:t>Education and Human Capital Development accounted for the largest share of CSR investments during the year, reflecting Julius Berger’s long-standing focus on strengthening skills development and expanding access to learning opportunities. Community Development and Inclusivity initiatives supported improvements to local infrastructure and environmental conditions, while Philanthropy and Social Welfare programmes provided targeted assistance to vulnerable groups and community institutions.</w:t>
      </w:r>
    </w:p>
    <w:p w14:paraId="12E0B2B5" w14:textId="77777777" w:rsidR="00ED325B" w:rsidRPr="003C7C93" w:rsidRDefault="00FF7C28" w:rsidP="008A3097">
      <w:pPr>
        <w:rPr>
          <w:rFonts w:cs="Open Sans"/>
          <w:color w:val="000000" w:themeColor="text1"/>
        </w:rPr>
      </w:pPr>
      <w:r w:rsidRPr="003C7C93">
        <w:rPr>
          <w:rFonts w:cs="Open Sans"/>
          <w:color w:val="000000" w:themeColor="text1"/>
        </w:rPr>
        <w:t>Emergency Response initiatives</w:t>
      </w:r>
      <w:r w:rsidR="00ED325B" w:rsidRPr="003C7C93">
        <w:rPr>
          <w:rFonts w:cs="Open Sans"/>
          <w:color w:val="000000" w:themeColor="text1"/>
        </w:rPr>
        <w:t xml:space="preserve">, though smaller in scale, ensured that the Company remained able to provide timely support to authorities and </w:t>
      </w:r>
      <w:r w:rsidR="005148D1" w:rsidRPr="003C7C93">
        <w:rPr>
          <w:rFonts w:cs="Open Sans"/>
          <w:color w:val="000000" w:themeColor="text1"/>
        </w:rPr>
        <w:t xml:space="preserve">communities </w:t>
      </w:r>
      <w:r w:rsidRPr="003C7C93">
        <w:rPr>
          <w:rFonts w:cs="Open Sans"/>
          <w:color w:val="000000" w:themeColor="text1"/>
        </w:rPr>
        <w:t>during urgent situations</w:t>
      </w:r>
      <w:r w:rsidR="00ED325B" w:rsidRPr="003C7C93">
        <w:rPr>
          <w:rFonts w:cs="Open Sans"/>
          <w:color w:val="000000" w:themeColor="text1"/>
        </w:rPr>
        <w:t>.</w:t>
      </w:r>
    </w:p>
    <w:p w14:paraId="513480E7" w14:textId="77777777" w:rsidR="00ED325B" w:rsidRPr="003C7C93" w:rsidRDefault="00ED325B" w:rsidP="008A3097">
      <w:pPr>
        <w:rPr>
          <w:rFonts w:cs="Open Sans"/>
          <w:color w:val="000000" w:themeColor="text1"/>
        </w:rPr>
      </w:pPr>
      <w:r w:rsidRPr="003C7C93">
        <w:rPr>
          <w:rFonts w:cs="Open Sans"/>
          <w:color w:val="000000" w:themeColor="text1"/>
        </w:rPr>
        <w:t>Through these investments and partnerships, Julius Berger continues</w:t>
      </w:r>
      <w:r w:rsidR="00FF7C28" w:rsidRPr="003C7C93">
        <w:rPr>
          <w:rFonts w:cs="Open Sans"/>
          <w:color w:val="000000" w:themeColor="text1"/>
        </w:rPr>
        <w:t xml:space="preserve"> to </w:t>
      </w:r>
      <w:r w:rsidRPr="003C7C93">
        <w:rPr>
          <w:rFonts w:cs="Open Sans"/>
          <w:color w:val="000000" w:themeColor="text1"/>
        </w:rPr>
        <w:t>contribute to the social</w:t>
      </w:r>
      <w:r w:rsidR="00FF7C28" w:rsidRPr="003C7C93">
        <w:rPr>
          <w:rFonts w:cs="Open Sans"/>
          <w:color w:val="000000" w:themeColor="text1"/>
        </w:rPr>
        <w:t xml:space="preserve"> and </w:t>
      </w:r>
      <w:r w:rsidRPr="003C7C93">
        <w:rPr>
          <w:rFonts w:cs="Open Sans"/>
          <w:color w:val="000000" w:themeColor="text1"/>
        </w:rPr>
        <w:t>economic development of the communities where it operates. By combining infrastructure delivery with community-focused initiatives, the Company seeks to ensure that its projects generate lasting benefits beyond construction sites.</w:t>
      </w:r>
    </w:p>
    <w:p w14:paraId="767D12C3" w14:textId="77777777" w:rsidR="00C66B5A" w:rsidRPr="003C7C93" w:rsidRDefault="00ED325B" w:rsidP="008A3097">
      <w:pPr>
        <w:rPr>
          <w:rFonts w:cs="Open Sans"/>
          <w:color w:val="000000" w:themeColor="text1"/>
        </w:rPr>
      </w:pPr>
      <w:r w:rsidRPr="003C7C93">
        <w:rPr>
          <w:rFonts w:cs="Open Sans"/>
          <w:color w:val="000000" w:themeColor="text1"/>
        </w:rPr>
        <w:t>As infrastructure projects expand across Nigeria, Julius Berger remains committed to strengthening community relationships, supporting inclusive development, and contributing to resilient communities that can share in the long-term value created by national infrastructure development</w:t>
      </w:r>
      <w:r w:rsidR="00FF7C28" w:rsidRPr="003C7C93">
        <w:rPr>
          <w:rFonts w:cs="Open Sans"/>
          <w:color w:val="000000" w:themeColor="text1"/>
        </w:rPr>
        <w:t>.</w:t>
      </w:r>
    </w:p>
    <w:p w14:paraId="1D69963F" w14:textId="7F68E744" w:rsidR="00FF7C28" w:rsidRPr="003C7C93" w:rsidRDefault="00FF7C28" w:rsidP="008A3097">
      <w:pPr>
        <w:rPr>
          <w:rFonts w:cs="Open Sans"/>
          <w:color w:val="000000" w:themeColor="text1"/>
        </w:rPr>
      </w:pPr>
      <w:r w:rsidRPr="003C7C93">
        <w:rPr>
          <w:rFonts w:cs="Open Sans"/>
          <w:color w:val="000000" w:themeColor="text1"/>
        </w:rPr>
        <w:br/>
      </w:r>
    </w:p>
    <w:p w14:paraId="179CC091" w14:textId="77777777" w:rsidR="7AF386B7" w:rsidRPr="003C7C93" w:rsidRDefault="7AF386B7" w:rsidP="008A3097">
      <w:pPr>
        <w:rPr>
          <w:rFonts w:cs="Open Sans"/>
          <w:b/>
          <w:color w:val="000000" w:themeColor="text1"/>
        </w:rPr>
      </w:pPr>
    </w:p>
    <w:p w14:paraId="43A992B6" w14:textId="77777777" w:rsidR="0020373B" w:rsidRPr="003C7C93" w:rsidRDefault="0020373B" w:rsidP="008A3097">
      <w:pPr>
        <w:rPr>
          <w:rFonts w:cs="Open Sans"/>
          <w:b/>
          <w:color w:val="000000" w:themeColor="text1"/>
        </w:rPr>
      </w:pPr>
    </w:p>
    <w:p w14:paraId="4F1DA79C" w14:textId="77777777" w:rsidR="00FA502D" w:rsidRPr="003C7C93" w:rsidRDefault="00FA502D" w:rsidP="008A3097">
      <w:pPr>
        <w:rPr>
          <w:rFonts w:cs="Open Sans"/>
          <w:b/>
          <w:color w:val="000000" w:themeColor="text1"/>
        </w:rPr>
      </w:pPr>
    </w:p>
    <w:p w14:paraId="7972D268" w14:textId="77777777" w:rsidR="00623E02" w:rsidRPr="003C7C93" w:rsidRDefault="00623E02" w:rsidP="008A3097">
      <w:pPr>
        <w:rPr>
          <w:rFonts w:cs="Open Sans"/>
          <w:color w:val="000000" w:themeColor="text1"/>
        </w:rPr>
      </w:pPr>
    </w:p>
    <w:p w14:paraId="0F4D8A6E" w14:textId="08982EF9" w:rsidR="00EC5B77" w:rsidRPr="00982EBE" w:rsidRDefault="67025E5F" w:rsidP="008A3097">
      <w:pPr>
        <w:pStyle w:val="Heading1"/>
      </w:pPr>
      <w:bookmarkStart w:id="232" w:name="_Toc705555154"/>
      <w:bookmarkStart w:id="233" w:name="_Toc1476349187"/>
      <w:bookmarkStart w:id="234" w:name="_Toc224302712"/>
      <w:bookmarkStart w:id="235" w:name="_Toc224302918"/>
      <w:bookmarkStart w:id="236" w:name="_Toc226528047"/>
      <w:r w:rsidRPr="00982EBE">
        <w:lastRenderedPageBreak/>
        <w:t>Appendix</w:t>
      </w:r>
      <w:bookmarkEnd w:id="232"/>
      <w:bookmarkEnd w:id="233"/>
      <w:bookmarkEnd w:id="234"/>
      <w:bookmarkEnd w:id="235"/>
      <w:bookmarkEnd w:id="236"/>
    </w:p>
    <w:p w14:paraId="7A1892BE" w14:textId="0B2D40C6" w:rsidR="00622C44" w:rsidRPr="00982EBE" w:rsidRDefault="2D9FDC96" w:rsidP="008A3097">
      <w:pPr>
        <w:pStyle w:val="Heading2"/>
      </w:pPr>
      <w:bookmarkStart w:id="237" w:name="_Toc1255852799"/>
      <w:bookmarkStart w:id="238" w:name="_Toc884233279"/>
      <w:bookmarkStart w:id="239" w:name="_Toc224302713"/>
      <w:bookmarkStart w:id="240" w:name="_Toc224302919"/>
      <w:bookmarkStart w:id="241" w:name="_Toc226528048"/>
      <w:r w:rsidRPr="00982EBE">
        <w:t>Glossary</w:t>
      </w:r>
      <w:bookmarkEnd w:id="237"/>
      <w:bookmarkEnd w:id="238"/>
      <w:bookmarkEnd w:id="239"/>
      <w:bookmarkEnd w:id="240"/>
      <w:bookmarkEnd w:id="241"/>
    </w:p>
    <w:p w14:paraId="0A0B7E09" w14:textId="1882D9F6" w:rsidR="00622C44" w:rsidRPr="003C7C93" w:rsidRDefault="00622C44" w:rsidP="008A3097">
      <w:pPr>
        <w:rPr>
          <w:rFonts w:cs="Open Sans"/>
          <w:b/>
          <w:color w:val="000000" w:themeColor="text1"/>
        </w:rPr>
      </w:pPr>
      <w:r w:rsidRPr="003C7C93">
        <w:rPr>
          <w:rFonts w:cs="Open Sans"/>
          <w:b/>
          <w:color w:val="000000" w:themeColor="text1"/>
        </w:rPr>
        <w:t>General Sustainability Terms</w:t>
      </w:r>
    </w:p>
    <w:p w14:paraId="4ED882B3" w14:textId="76B9A93C" w:rsidR="00F45689" w:rsidRPr="003C7C93" w:rsidRDefault="00F45689" w:rsidP="008A3097">
      <w:pPr>
        <w:rPr>
          <w:rFonts w:cs="Open Sans"/>
          <w:b/>
          <w:color w:val="000000" w:themeColor="text1"/>
        </w:rPr>
      </w:pPr>
      <w:r w:rsidRPr="003C7C93">
        <w:rPr>
          <w:rFonts w:cs="Open Sans"/>
          <w:b/>
          <w:color w:val="000000" w:themeColor="text1"/>
        </w:rPr>
        <w:t>A-D</w:t>
      </w:r>
    </w:p>
    <w:tbl>
      <w:tblPr>
        <w:tblStyle w:val="TableGrid"/>
        <w:tblW w:w="0" w:type="auto"/>
        <w:tblLook w:val="04A0" w:firstRow="1" w:lastRow="0" w:firstColumn="1" w:lastColumn="0" w:noHBand="0" w:noVBand="1"/>
      </w:tblPr>
      <w:tblGrid>
        <w:gridCol w:w="4677"/>
        <w:gridCol w:w="4673"/>
      </w:tblGrid>
      <w:tr w:rsidR="006E6209" w:rsidRPr="00982EBE" w14:paraId="1F7D50A1" w14:textId="77777777" w:rsidTr="00AC3C63">
        <w:tc>
          <w:tcPr>
            <w:tcW w:w="4788" w:type="dxa"/>
            <w:shd w:val="clear" w:color="auto" w:fill="92D050"/>
          </w:tcPr>
          <w:p w14:paraId="7B6416F8" w14:textId="3DCE9240" w:rsidR="00C54117" w:rsidRPr="003C7C93" w:rsidRDefault="00F45689" w:rsidP="008A3097">
            <w:pPr>
              <w:rPr>
                <w:rFonts w:cs="Open Sans"/>
                <w:b/>
                <w:color w:val="000000" w:themeColor="text1"/>
              </w:rPr>
            </w:pPr>
            <w:r w:rsidRPr="003C7C93">
              <w:rPr>
                <w:rFonts w:cs="Open Sans"/>
                <w:b/>
                <w:color w:val="000000" w:themeColor="text1"/>
              </w:rPr>
              <w:t>Term</w:t>
            </w:r>
          </w:p>
        </w:tc>
        <w:tc>
          <w:tcPr>
            <w:tcW w:w="4788" w:type="dxa"/>
            <w:shd w:val="clear" w:color="auto" w:fill="92D050"/>
          </w:tcPr>
          <w:p w14:paraId="49D22FB7" w14:textId="13758C6F" w:rsidR="00C54117" w:rsidRPr="003C7C93" w:rsidRDefault="00F45689" w:rsidP="008A3097">
            <w:pPr>
              <w:rPr>
                <w:rFonts w:cs="Open Sans"/>
                <w:b/>
                <w:color w:val="000000" w:themeColor="text1"/>
              </w:rPr>
            </w:pPr>
            <w:r w:rsidRPr="003C7C93">
              <w:rPr>
                <w:rFonts w:cs="Open Sans"/>
                <w:b/>
                <w:color w:val="000000" w:themeColor="text1"/>
              </w:rPr>
              <w:t>Definition</w:t>
            </w:r>
          </w:p>
        </w:tc>
      </w:tr>
      <w:tr w:rsidR="006E6209" w:rsidRPr="00982EBE" w14:paraId="5969B2AE" w14:textId="77777777" w:rsidTr="7AF386B7">
        <w:tc>
          <w:tcPr>
            <w:tcW w:w="4788" w:type="dxa"/>
          </w:tcPr>
          <w:p w14:paraId="258AFF77" w14:textId="62243F66" w:rsidR="00C54117" w:rsidRPr="003C7C93" w:rsidRDefault="2FEF47A3" w:rsidP="008A3097">
            <w:pPr>
              <w:rPr>
                <w:rFonts w:cs="Open Sans"/>
                <w:color w:val="000000" w:themeColor="text1"/>
              </w:rPr>
            </w:pPr>
            <w:r w:rsidRPr="003C7C93">
              <w:rPr>
                <w:rFonts w:cs="Open Sans"/>
                <w:color w:val="000000" w:themeColor="text1"/>
              </w:rPr>
              <w:t>Agro-processing</w:t>
            </w:r>
          </w:p>
        </w:tc>
        <w:tc>
          <w:tcPr>
            <w:tcW w:w="4788" w:type="dxa"/>
          </w:tcPr>
          <w:p w14:paraId="60773CF0" w14:textId="350CE956" w:rsidR="00C54117" w:rsidRPr="003C7C93" w:rsidRDefault="2FEF47A3" w:rsidP="008A3097">
            <w:pPr>
              <w:rPr>
                <w:rFonts w:cs="Open Sans"/>
                <w:color w:val="000000" w:themeColor="text1"/>
              </w:rPr>
            </w:pPr>
            <w:r w:rsidRPr="003C7C93">
              <w:rPr>
                <w:rFonts w:cs="Open Sans"/>
                <w:color w:val="000000" w:themeColor="text1"/>
              </w:rPr>
              <w:t>The conversion of raw agricultural materials into value-added products through various techniques and methods.</w:t>
            </w:r>
          </w:p>
        </w:tc>
      </w:tr>
      <w:tr w:rsidR="006E6209" w:rsidRPr="00982EBE" w14:paraId="11D64F57" w14:textId="77777777" w:rsidTr="7AF386B7">
        <w:tc>
          <w:tcPr>
            <w:tcW w:w="4788" w:type="dxa"/>
          </w:tcPr>
          <w:p w14:paraId="46F8A1D7" w14:textId="37748DFC" w:rsidR="00C54117" w:rsidRPr="003C7C93" w:rsidRDefault="7B00812D" w:rsidP="008A3097">
            <w:pPr>
              <w:rPr>
                <w:rFonts w:cs="Open Sans"/>
                <w:color w:val="000000" w:themeColor="text1"/>
              </w:rPr>
            </w:pPr>
            <w:r w:rsidRPr="003C7C93">
              <w:rPr>
                <w:rFonts w:cs="Open Sans"/>
                <w:color w:val="000000" w:themeColor="text1"/>
              </w:rPr>
              <w:t>Best Practices</w:t>
            </w:r>
          </w:p>
        </w:tc>
        <w:tc>
          <w:tcPr>
            <w:tcW w:w="4788" w:type="dxa"/>
          </w:tcPr>
          <w:p w14:paraId="4B658CC5" w14:textId="5C13517C" w:rsidR="00C54117" w:rsidRPr="003C7C93" w:rsidRDefault="7B00812D" w:rsidP="008A3097">
            <w:pPr>
              <w:rPr>
                <w:rFonts w:cs="Open Sans"/>
                <w:color w:val="000000" w:themeColor="text1"/>
              </w:rPr>
            </w:pPr>
            <w:r w:rsidRPr="003C7C93">
              <w:rPr>
                <w:rFonts w:cs="Open Sans"/>
                <w:color w:val="000000" w:themeColor="text1"/>
              </w:rPr>
              <w:t>A set of guidelines, methods, or techniques that are widely recognized as effective and efficient in a particular field or industry.</w:t>
            </w:r>
          </w:p>
        </w:tc>
      </w:tr>
      <w:tr w:rsidR="006E6209" w:rsidRPr="00982EBE" w14:paraId="51C8FA91" w14:textId="77777777" w:rsidTr="7AF386B7">
        <w:trPr>
          <w:trHeight w:val="1133"/>
        </w:trPr>
        <w:tc>
          <w:tcPr>
            <w:tcW w:w="4788" w:type="dxa"/>
          </w:tcPr>
          <w:p w14:paraId="65AE740D" w14:textId="005DF3CB" w:rsidR="00C54117" w:rsidRPr="003C7C93" w:rsidRDefault="70AB77C4" w:rsidP="008A3097">
            <w:pPr>
              <w:rPr>
                <w:rFonts w:cs="Open Sans"/>
                <w:color w:val="000000" w:themeColor="text1"/>
              </w:rPr>
            </w:pPr>
            <w:r w:rsidRPr="003C7C93">
              <w:rPr>
                <w:rFonts w:cs="Open Sans"/>
                <w:color w:val="000000" w:themeColor="text1"/>
              </w:rPr>
              <w:t>Biomass Fuel</w:t>
            </w:r>
          </w:p>
        </w:tc>
        <w:tc>
          <w:tcPr>
            <w:tcW w:w="4788" w:type="dxa"/>
          </w:tcPr>
          <w:p w14:paraId="70A70072" w14:textId="5C40EBFC" w:rsidR="00C54117" w:rsidRPr="003C7C93" w:rsidRDefault="70AB77C4" w:rsidP="008A3097">
            <w:pPr>
              <w:rPr>
                <w:rFonts w:cs="Open Sans"/>
                <w:color w:val="000000" w:themeColor="text1"/>
              </w:rPr>
            </w:pPr>
            <w:r w:rsidRPr="003C7C93">
              <w:rPr>
                <w:rFonts w:cs="Open Sans"/>
                <w:color w:val="000000" w:themeColor="text1"/>
              </w:rPr>
              <w:t>Any organic material derived from living or recently living organisms that can be used as a source of energy. A renewable and sustainable alternative to fossil fuels.</w:t>
            </w:r>
          </w:p>
        </w:tc>
      </w:tr>
      <w:tr w:rsidR="006E6209" w:rsidRPr="00982EBE" w14:paraId="1AD1915D" w14:textId="77777777" w:rsidTr="7AF386B7">
        <w:trPr>
          <w:trHeight w:val="699"/>
        </w:trPr>
        <w:tc>
          <w:tcPr>
            <w:tcW w:w="4788" w:type="dxa"/>
          </w:tcPr>
          <w:p w14:paraId="3BDF1B97" w14:textId="313F762C" w:rsidR="0034211E" w:rsidRPr="003C7C93" w:rsidRDefault="678D2A63" w:rsidP="008A3097">
            <w:pPr>
              <w:rPr>
                <w:rFonts w:cs="Open Sans"/>
                <w:color w:val="000000" w:themeColor="text1"/>
              </w:rPr>
            </w:pPr>
            <w:r w:rsidRPr="003C7C93">
              <w:rPr>
                <w:rFonts w:cs="Open Sans"/>
                <w:color w:val="000000" w:themeColor="text1"/>
              </w:rPr>
              <w:t>Carbon Emissions</w:t>
            </w:r>
          </w:p>
        </w:tc>
        <w:tc>
          <w:tcPr>
            <w:tcW w:w="4788" w:type="dxa"/>
          </w:tcPr>
          <w:p w14:paraId="7932541B" w14:textId="12723995" w:rsidR="0034211E" w:rsidRPr="003C7C93" w:rsidRDefault="678D2A63" w:rsidP="008A3097">
            <w:pPr>
              <w:rPr>
                <w:rFonts w:cs="Open Sans"/>
                <w:color w:val="000000" w:themeColor="text1"/>
              </w:rPr>
            </w:pPr>
            <w:r w:rsidRPr="003C7C93">
              <w:rPr>
                <w:rFonts w:cs="Open Sans"/>
                <w:color w:val="000000" w:themeColor="text1"/>
              </w:rPr>
              <w:t>The release of carbon dioxide (CO2) and other greenhouse gases into the atmosphere.</w:t>
            </w:r>
          </w:p>
        </w:tc>
      </w:tr>
      <w:tr w:rsidR="006E6209" w:rsidRPr="00982EBE" w14:paraId="59FC0777" w14:textId="77777777" w:rsidTr="7AF386B7">
        <w:trPr>
          <w:trHeight w:val="843"/>
        </w:trPr>
        <w:tc>
          <w:tcPr>
            <w:tcW w:w="4788" w:type="dxa"/>
          </w:tcPr>
          <w:p w14:paraId="14E47134" w14:textId="3876F54F" w:rsidR="0034211E" w:rsidRPr="003C7C93" w:rsidRDefault="678D2A63" w:rsidP="008A3097">
            <w:pPr>
              <w:rPr>
                <w:rFonts w:cs="Open Sans"/>
                <w:color w:val="000000" w:themeColor="text1"/>
              </w:rPr>
            </w:pPr>
            <w:r w:rsidRPr="003C7C93">
              <w:rPr>
                <w:rFonts w:cs="Open Sans"/>
                <w:color w:val="000000" w:themeColor="text1"/>
              </w:rPr>
              <w:t>Corporate Social Responsibility (CSR)</w:t>
            </w:r>
          </w:p>
        </w:tc>
        <w:tc>
          <w:tcPr>
            <w:tcW w:w="4788" w:type="dxa"/>
          </w:tcPr>
          <w:p w14:paraId="1AD78AFF" w14:textId="440CC1E3" w:rsidR="0034211E" w:rsidRPr="003C7C93" w:rsidRDefault="678D2A63" w:rsidP="008A3097">
            <w:pPr>
              <w:rPr>
                <w:rFonts w:cs="Open Sans"/>
                <w:color w:val="000000" w:themeColor="text1"/>
              </w:rPr>
            </w:pPr>
            <w:r w:rsidRPr="003C7C93">
              <w:rPr>
                <w:rFonts w:cs="Open Sans"/>
                <w:color w:val="000000" w:themeColor="text1"/>
              </w:rPr>
              <w:t>The concept that a company has a responsibility to positively impact society and the environment beyond their financial goals.</w:t>
            </w:r>
          </w:p>
        </w:tc>
      </w:tr>
      <w:tr w:rsidR="006E6209" w:rsidRPr="00982EBE" w14:paraId="5750AFEA" w14:textId="77777777" w:rsidTr="7AF386B7">
        <w:trPr>
          <w:trHeight w:val="839"/>
        </w:trPr>
        <w:tc>
          <w:tcPr>
            <w:tcW w:w="4788" w:type="dxa"/>
          </w:tcPr>
          <w:p w14:paraId="6359D2F5" w14:textId="3326DFA4" w:rsidR="0034211E" w:rsidRPr="003C7C93" w:rsidRDefault="01747C49" w:rsidP="008A3097">
            <w:pPr>
              <w:rPr>
                <w:rFonts w:cs="Open Sans"/>
                <w:color w:val="000000" w:themeColor="text1"/>
              </w:rPr>
            </w:pPr>
            <w:r w:rsidRPr="003C7C93">
              <w:rPr>
                <w:rFonts w:cs="Open Sans"/>
                <w:color w:val="000000" w:themeColor="text1"/>
              </w:rPr>
              <w:t>Diversification Strategy</w:t>
            </w:r>
          </w:p>
        </w:tc>
        <w:tc>
          <w:tcPr>
            <w:tcW w:w="4788" w:type="dxa"/>
          </w:tcPr>
          <w:p w14:paraId="07FEDC28" w14:textId="72F9AC82" w:rsidR="0034211E" w:rsidRPr="003C7C93" w:rsidRDefault="01747C49" w:rsidP="008A3097">
            <w:pPr>
              <w:rPr>
                <w:rFonts w:cs="Open Sans"/>
                <w:color w:val="000000" w:themeColor="text1"/>
              </w:rPr>
            </w:pPr>
            <w:r w:rsidRPr="003C7C93">
              <w:rPr>
                <w:rFonts w:cs="Open Sans"/>
                <w:color w:val="000000" w:themeColor="text1"/>
              </w:rPr>
              <w:t>An approach where a company expands its operations into new markets or industries that are different from its existing products or services.</w:t>
            </w:r>
          </w:p>
        </w:tc>
      </w:tr>
    </w:tbl>
    <w:p w14:paraId="4443014E" w14:textId="77777777" w:rsidR="00C54117" w:rsidRPr="003C7C93" w:rsidRDefault="00C54117" w:rsidP="008A3097">
      <w:pPr>
        <w:rPr>
          <w:rFonts w:cs="Open Sans"/>
          <w:b/>
          <w:color w:val="000000" w:themeColor="text1"/>
        </w:rPr>
      </w:pPr>
    </w:p>
    <w:p w14:paraId="2E46A1FC" w14:textId="62DE0346" w:rsidR="004C23E3" w:rsidRPr="003C7C93" w:rsidRDefault="004C23E3" w:rsidP="008A3097">
      <w:pPr>
        <w:rPr>
          <w:rFonts w:cs="Open Sans"/>
          <w:b/>
          <w:color w:val="000000" w:themeColor="text1"/>
        </w:rPr>
      </w:pPr>
      <w:r w:rsidRPr="003C7C93">
        <w:rPr>
          <w:rFonts w:cs="Open Sans"/>
          <w:b/>
          <w:color w:val="000000" w:themeColor="text1"/>
        </w:rPr>
        <w:t>E-H</w:t>
      </w:r>
    </w:p>
    <w:tbl>
      <w:tblPr>
        <w:tblStyle w:val="TableGrid"/>
        <w:tblW w:w="0" w:type="auto"/>
        <w:tblLook w:val="04A0" w:firstRow="1" w:lastRow="0" w:firstColumn="1" w:lastColumn="0" w:noHBand="0" w:noVBand="1"/>
      </w:tblPr>
      <w:tblGrid>
        <w:gridCol w:w="4675"/>
        <w:gridCol w:w="4675"/>
      </w:tblGrid>
      <w:tr w:rsidR="006E6209" w:rsidRPr="00982EBE" w14:paraId="5BF47F01" w14:textId="77777777" w:rsidTr="00AC3C63">
        <w:tc>
          <w:tcPr>
            <w:tcW w:w="4788" w:type="dxa"/>
            <w:shd w:val="clear" w:color="auto" w:fill="92D050"/>
          </w:tcPr>
          <w:p w14:paraId="62A8CBDD" w14:textId="77777777" w:rsidR="004C23E3" w:rsidRPr="003C7C93" w:rsidRDefault="004C23E3" w:rsidP="008A3097">
            <w:pPr>
              <w:rPr>
                <w:rFonts w:cs="Open Sans"/>
                <w:b/>
                <w:color w:val="000000" w:themeColor="text1"/>
              </w:rPr>
            </w:pPr>
            <w:r w:rsidRPr="003C7C93">
              <w:rPr>
                <w:rFonts w:cs="Open Sans"/>
                <w:b/>
                <w:color w:val="000000" w:themeColor="text1"/>
              </w:rPr>
              <w:t>Term</w:t>
            </w:r>
          </w:p>
        </w:tc>
        <w:tc>
          <w:tcPr>
            <w:tcW w:w="4788" w:type="dxa"/>
            <w:shd w:val="clear" w:color="auto" w:fill="92D050"/>
          </w:tcPr>
          <w:p w14:paraId="00A1D852" w14:textId="77777777" w:rsidR="004C23E3" w:rsidRPr="003C7C93" w:rsidRDefault="004C23E3" w:rsidP="008A3097">
            <w:pPr>
              <w:rPr>
                <w:rFonts w:cs="Open Sans"/>
                <w:b/>
                <w:color w:val="000000" w:themeColor="text1"/>
              </w:rPr>
            </w:pPr>
            <w:r w:rsidRPr="003C7C93">
              <w:rPr>
                <w:rFonts w:cs="Open Sans"/>
                <w:b/>
                <w:color w:val="000000" w:themeColor="text1"/>
              </w:rPr>
              <w:t>Definition</w:t>
            </w:r>
          </w:p>
        </w:tc>
      </w:tr>
      <w:tr w:rsidR="006E6209" w:rsidRPr="00982EBE" w14:paraId="23152C81" w14:textId="77777777" w:rsidTr="7AF386B7">
        <w:tc>
          <w:tcPr>
            <w:tcW w:w="4788" w:type="dxa"/>
          </w:tcPr>
          <w:p w14:paraId="4DB93290" w14:textId="2E534E53" w:rsidR="004C23E3" w:rsidRPr="003C7C93" w:rsidRDefault="004C23E3" w:rsidP="008A3097">
            <w:pPr>
              <w:rPr>
                <w:rFonts w:cs="Open Sans"/>
                <w:color w:val="000000" w:themeColor="text1"/>
              </w:rPr>
            </w:pPr>
            <w:r w:rsidRPr="003C7C93">
              <w:rPr>
                <w:rFonts w:cs="Open Sans"/>
                <w:color w:val="000000" w:themeColor="text1"/>
              </w:rPr>
              <w:t>Energy Transition</w:t>
            </w:r>
          </w:p>
        </w:tc>
        <w:tc>
          <w:tcPr>
            <w:tcW w:w="4788" w:type="dxa"/>
          </w:tcPr>
          <w:p w14:paraId="54D5A484" w14:textId="1BC8C697" w:rsidR="004C23E3" w:rsidRPr="003C7C93" w:rsidRDefault="004C23E3" w:rsidP="008A3097">
            <w:pPr>
              <w:rPr>
                <w:rFonts w:cs="Open Sans"/>
                <w:color w:val="000000" w:themeColor="text1"/>
              </w:rPr>
            </w:pPr>
            <w:r w:rsidRPr="003C7C93">
              <w:rPr>
                <w:rFonts w:cs="Open Sans"/>
                <w:color w:val="000000" w:themeColor="text1"/>
              </w:rPr>
              <w:t>The shift from traditional, fossil fuel-based energy sources to more sustainable and renewable energy sources. It involves a fundamental change in the way we produce, distribute, and consume energy.</w:t>
            </w:r>
          </w:p>
        </w:tc>
      </w:tr>
      <w:tr w:rsidR="006E6209" w:rsidRPr="00982EBE" w14:paraId="58F8077F" w14:textId="77777777" w:rsidTr="7AF386B7">
        <w:tc>
          <w:tcPr>
            <w:tcW w:w="4788" w:type="dxa"/>
          </w:tcPr>
          <w:p w14:paraId="7E590E73" w14:textId="232948D4" w:rsidR="004C23E3" w:rsidRPr="003C7C93" w:rsidRDefault="62829E3C" w:rsidP="008A3097">
            <w:pPr>
              <w:rPr>
                <w:rFonts w:cs="Open Sans"/>
                <w:color w:val="000000" w:themeColor="text1"/>
              </w:rPr>
            </w:pPr>
            <w:r w:rsidRPr="003C7C93">
              <w:rPr>
                <w:rFonts w:cs="Open Sans"/>
                <w:color w:val="000000" w:themeColor="text1"/>
              </w:rPr>
              <w:t>Environmental Stewardship:</w:t>
            </w:r>
          </w:p>
        </w:tc>
        <w:tc>
          <w:tcPr>
            <w:tcW w:w="4788" w:type="dxa"/>
          </w:tcPr>
          <w:p w14:paraId="398C5DD2" w14:textId="5AE3FB03" w:rsidR="004C23E3" w:rsidRPr="003C7C93" w:rsidRDefault="62829E3C" w:rsidP="008A3097">
            <w:pPr>
              <w:rPr>
                <w:rFonts w:cs="Open Sans"/>
                <w:color w:val="000000" w:themeColor="text1"/>
              </w:rPr>
            </w:pPr>
            <w:r w:rsidRPr="003C7C93">
              <w:rPr>
                <w:rFonts w:cs="Open Sans"/>
                <w:color w:val="000000" w:themeColor="text1"/>
              </w:rPr>
              <w:t>The responsible and sustainable management of natural resources and ecosystems to ensure their long-term health and viability.</w:t>
            </w:r>
          </w:p>
        </w:tc>
      </w:tr>
      <w:tr w:rsidR="006E6209" w:rsidRPr="00982EBE" w14:paraId="7050761E" w14:textId="77777777" w:rsidTr="7AF386B7">
        <w:trPr>
          <w:trHeight w:val="1133"/>
        </w:trPr>
        <w:tc>
          <w:tcPr>
            <w:tcW w:w="4788" w:type="dxa"/>
          </w:tcPr>
          <w:p w14:paraId="3E44748B" w14:textId="0176F4FE" w:rsidR="004C23E3" w:rsidRPr="003C7C93" w:rsidRDefault="62829E3C" w:rsidP="008A3097">
            <w:pPr>
              <w:rPr>
                <w:rFonts w:cs="Open Sans"/>
                <w:color w:val="000000" w:themeColor="text1"/>
              </w:rPr>
            </w:pPr>
            <w:r w:rsidRPr="003C7C93">
              <w:rPr>
                <w:rFonts w:cs="Open Sans"/>
                <w:color w:val="000000" w:themeColor="text1"/>
              </w:rPr>
              <w:t>Environmental Impact Assessments (EIAs)</w:t>
            </w:r>
          </w:p>
        </w:tc>
        <w:tc>
          <w:tcPr>
            <w:tcW w:w="4788" w:type="dxa"/>
          </w:tcPr>
          <w:p w14:paraId="6337D76E" w14:textId="09CBDC12" w:rsidR="004C23E3" w:rsidRPr="003C7C93" w:rsidRDefault="62829E3C" w:rsidP="008A3097">
            <w:pPr>
              <w:rPr>
                <w:rFonts w:cs="Open Sans"/>
                <w:color w:val="000000" w:themeColor="text1"/>
              </w:rPr>
            </w:pPr>
            <w:r w:rsidRPr="003C7C93">
              <w:rPr>
                <w:rFonts w:cs="Open Sans"/>
                <w:color w:val="000000" w:themeColor="text1"/>
              </w:rPr>
              <w:t>Systematic processes used to evaluate the potential environmental consequences or impacts of proposed projects, policies, or activities. They aim to identify and assess the potential positive and negative effects on the natural environment and human well-being.</w:t>
            </w:r>
          </w:p>
        </w:tc>
      </w:tr>
      <w:tr w:rsidR="006E6209" w:rsidRPr="00982EBE" w14:paraId="5F03B5DF" w14:textId="77777777" w:rsidTr="7AF386B7">
        <w:trPr>
          <w:trHeight w:val="699"/>
        </w:trPr>
        <w:tc>
          <w:tcPr>
            <w:tcW w:w="4788" w:type="dxa"/>
          </w:tcPr>
          <w:p w14:paraId="59D050F6" w14:textId="6874CF0F" w:rsidR="004C23E3" w:rsidRPr="003C7C93" w:rsidRDefault="62829E3C" w:rsidP="008A3097">
            <w:pPr>
              <w:rPr>
                <w:rFonts w:cs="Open Sans"/>
                <w:color w:val="000000" w:themeColor="text1"/>
              </w:rPr>
            </w:pPr>
            <w:r w:rsidRPr="003C7C93">
              <w:rPr>
                <w:rFonts w:cs="Open Sans"/>
                <w:color w:val="000000" w:themeColor="text1"/>
              </w:rPr>
              <w:lastRenderedPageBreak/>
              <w:t>Environment, Social, and Governance (ESG):</w:t>
            </w:r>
          </w:p>
        </w:tc>
        <w:tc>
          <w:tcPr>
            <w:tcW w:w="4788" w:type="dxa"/>
          </w:tcPr>
          <w:p w14:paraId="27BED525" w14:textId="5AFEA7F9" w:rsidR="004C23E3" w:rsidRPr="003C7C93" w:rsidRDefault="62829E3C" w:rsidP="008A3097">
            <w:pPr>
              <w:rPr>
                <w:rFonts w:cs="Open Sans"/>
                <w:color w:val="000000" w:themeColor="text1"/>
              </w:rPr>
            </w:pPr>
            <w:r w:rsidRPr="003C7C93">
              <w:rPr>
                <w:rFonts w:cs="Open Sans"/>
                <w:color w:val="000000" w:themeColor="text1"/>
              </w:rPr>
              <w:t>A framework used to evaluate the sustainability and ethical impact of a company's operations.</w:t>
            </w:r>
          </w:p>
        </w:tc>
      </w:tr>
      <w:tr w:rsidR="006E6209" w:rsidRPr="00982EBE" w14:paraId="1F37BE9A" w14:textId="77777777" w:rsidTr="7AF386B7">
        <w:trPr>
          <w:trHeight w:val="843"/>
        </w:trPr>
        <w:tc>
          <w:tcPr>
            <w:tcW w:w="4788" w:type="dxa"/>
          </w:tcPr>
          <w:p w14:paraId="2C650627" w14:textId="77777777" w:rsidR="004C23E3" w:rsidRPr="003C7C93" w:rsidRDefault="004C23E3" w:rsidP="008A3097">
            <w:pPr>
              <w:rPr>
                <w:rFonts w:cs="Open Sans"/>
                <w:color w:val="000000" w:themeColor="text1"/>
              </w:rPr>
            </w:pPr>
            <w:r w:rsidRPr="003C7C93">
              <w:rPr>
                <w:rFonts w:cs="Open Sans"/>
                <w:color w:val="000000" w:themeColor="text1"/>
              </w:rPr>
              <w:t>Corporate Social Responsibility (CSR)</w:t>
            </w:r>
          </w:p>
        </w:tc>
        <w:tc>
          <w:tcPr>
            <w:tcW w:w="4788" w:type="dxa"/>
          </w:tcPr>
          <w:p w14:paraId="3AA9CD5A" w14:textId="77777777" w:rsidR="004C23E3" w:rsidRPr="003C7C93" w:rsidRDefault="004C23E3" w:rsidP="008A3097">
            <w:pPr>
              <w:rPr>
                <w:rFonts w:cs="Open Sans"/>
                <w:color w:val="000000" w:themeColor="text1"/>
              </w:rPr>
            </w:pPr>
            <w:r w:rsidRPr="003C7C93">
              <w:rPr>
                <w:rFonts w:cs="Open Sans"/>
                <w:color w:val="000000" w:themeColor="text1"/>
              </w:rPr>
              <w:t>The concept that a company has a responsibility to positively impact society and the environment beyond their financial goals.</w:t>
            </w:r>
          </w:p>
        </w:tc>
      </w:tr>
      <w:tr w:rsidR="006E6209" w:rsidRPr="00982EBE" w14:paraId="1CF38374" w14:textId="77777777" w:rsidTr="7AF386B7">
        <w:trPr>
          <w:trHeight w:val="839"/>
        </w:trPr>
        <w:tc>
          <w:tcPr>
            <w:tcW w:w="4788" w:type="dxa"/>
          </w:tcPr>
          <w:p w14:paraId="3897E9AB" w14:textId="77777777" w:rsidR="004C23E3" w:rsidRPr="003C7C93" w:rsidRDefault="004C23E3" w:rsidP="008A3097">
            <w:pPr>
              <w:rPr>
                <w:rFonts w:cs="Open Sans"/>
                <w:color w:val="000000" w:themeColor="text1"/>
              </w:rPr>
            </w:pPr>
            <w:r w:rsidRPr="003C7C93">
              <w:rPr>
                <w:rFonts w:cs="Open Sans"/>
                <w:color w:val="000000" w:themeColor="text1"/>
              </w:rPr>
              <w:t>Diversification Strategy</w:t>
            </w:r>
          </w:p>
        </w:tc>
        <w:tc>
          <w:tcPr>
            <w:tcW w:w="4788" w:type="dxa"/>
          </w:tcPr>
          <w:p w14:paraId="36EC2927" w14:textId="77777777" w:rsidR="004C23E3" w:rsidRPr="003C7C93" w:rsidRDefault="004C23E3" w:rsidP="008A3097">
            <w:pPr>
              <w:rPr>
                <w:rFonts w:cs="Open Sans"/>
                <w:color w:val="000000" w:themeColor="text1"/>
              </w:rPr>
            </w:pPr>
            <w:r w:rsidRPr="003C7C93">
              <w:rPr>
                <w:rFonts w:cs="Open Sans"/>
                <w:color w:val="000000" w:themeColor="text1"/>
              </w:rPr>
              <w:t>An approach where a company expands its operations into new markets or industries that are different from its existing products or services.</w:t>
            </w:r>
          </w:p>
        </w:tc>
      </w:tr>
    </w:tbl>
    <w:p w14:paraId="64E41143" w14:textId="77777777" w:rsidR="00C54117" w:rsidRPr="003C7C93" w:rsidRDefault="00C54117" w:rsidP="008A3097">
      <w:pPr>
        <w:rPr>
          <w:rFonts w:cs="Open Sans"/>
          <w:b/>
          <w:color w:val="000000" w:themeColor="text1"/>
        </w:rPr>
      </w:pPr>
    </w:p>
    <w:p w14:paraId="429E7B99" w14:textId="6FCE34A4" w:rsidR="0014488B" w:rsidRPr="003C7C93" w:rsidRDefault="00505456" w:rsidP="008A3097">
      <w:pPr>
        <w:rPr>
          <w:rFonts w:cs="Open Sans"/>
          <w:b/>
          <w:color w:val="000000" w:themeColor="text1"/>
        </w:rPr>
      </w:pPr>
      <w:r w:rsidRPr="003C7C93">
        <w:rPr>
          <w:rFonts w:cs="Open Sans"/>
          <w:b/>
          <w:color w:val="000000" w:themeColor="text1"/>
        </w:rPr>
        <w:t>I-P</w:t>
      </w:r>
    </w:p>
    <w:tbl>
      <w:tblPr>
        <w:tblStyle w:val="TableGrid"/>
        <w:tblW w:w="0" w:type="auto"/>
        <w:tblLook w:val="04A0" w:firstRow="1" w:lastRow="0" w:firstColumn="1" w:lastColumn="0" w:noHBand="0" w:noVBand="1"/>
      </w:tblPr>
      <w:tblGrid>
        <w:gridCol w:w="4680"/>
        <w:gridCol w:w="4670"/>
      </w:tblGrid>
      <w:tr w:rsidR="006E6209" w:rsidRPr="00982EBE" w14:paraId="23B880C7" w14:textId="77777777" w:rsidTr="00AC3C63">
        <w:tc>
          <w:tcPr>
            <w:tcW w:w="4788" w:type="dxa"/>
            <w:shd w:val="clear" w:color="auto" w:fill="92D050"/>
          </w:tcPr>
          <w:p w14:paraId="4BE2A17C" w14:textId="77777777" w:rsidR="00505456" w:rsidRPr="003C7C93" w:rsidRDefault="00505456" w:rsidP="008A3097">
            <w:pPr>
              <w:rPr>
                <w:rFonts w:cs="Open Sans"/>
                <w:b/>
                <w:color w:val="000000" w:themeColor="text1"/>
              </w:rPr>
            </w:pPr>
            <w:r w:rsidRPr="003C7C93">
              <w:rPr>
                <w:rFonts w:cs="Open Sans"/>
                <w:b/>
                <w:color w:val="000000" w:themeColor="text1"/>
              </w:rPr>
              <w:t>Term</w:t>
            </w:r>
          </w:p>
        </w:tc>
        <w:tc>
          <w:tcPr>
            <w:tcW w:w="4788" w:type="dxa"/>
            <w:shd w:val="clear" w:color="auto" w:fill="92D050"/>
          </w:tcPr>
          <w:p w14:paraId="5059E524" w14:textId="77777777" w:rsidR="00505456" w:rsidRPr="003C7C93" w:rsidRDefault="00505456" w:rsidP="008A3097">
            <w:pPr>
              <w:rPr>
                <w:rFonts w:cs="Open Sans"/>
                <w:b/>
                <w:color w:val="000000" w:themeColor="text1"/>
              </w:rPr>
            </w:pPr>
            <w:r w:rsidRPr="003C7C93">
              <w:rPr>
                <w:rFonts w:cs="Open Sans"/>
                <w:b/>
                <w:color w:val="000000" w:themeColor="text1"/>
              </w:rPr>
              <w:t>Definition</w:t>
            </w:r>
          </w:p>
        </w:tc>
      </w:tr>
      <w:tr w:rsidR="006E6209" w:rsidRPr="00982EBE" w14:paraId="48FA80F6" w14:textId="77777777" w:rsidTr="7AF386B7">
        <w:tc>
          <w:tcPr>
            <w:tcW w:w="4788" w:type="dxa"/>
          </w:tcPr>
          <w:p w14:paraId="78311EF1" w14:textId="12B0299C" w:rsidR="00505456" w:rsidRPr="003C7C93" w:rsidRDefault="00505456" w:rsidP="008A3097">
            <w:pPr>
              <w:rPr>
                <w:rFonts w:cs="Open Sans"/>
                <w:color w:val="000000" w:themeColor="text1"/>
              </w:rPr>
            </w:pPr>
            <w:r w:rsidRPr="003C7C93">
              <w:rPr>
                <w:rFonts w:cs="Open Sans"/>
                <w:color w:val="000000" w:themeColor="text1"/>
              </w:rPr>
              <w:t>Macroeconomic Developments</w:t>
            </w:r>
          </w:p>
        </w:tc>
        <w:tc>
          <w:tcPr>
            <w:tcW w:w="4788" w:type="dxa"/>
          </w:tcPr>
          <w:p w14:paraId="0F7CFCCA" w14:textId="353A498A" w:rsidR="00505456" w:rsidRPr="003C7C93" w:rsidRDefault="00505456" w:rsidP="008A3097">
            <w:pPr>
              <w:rPr>
                <w:rFonts w:cs="Open Sans"/>
                <w:color w:val="000000" w:themeColor="text1"/>
              </w:rPr>
            </w:pPr>
            <w:r w:rsidRPr="003C7C93">
              <w:rPr>
                <w:rFonts w:cs="Open Sans"/>
                <w:color w:val="000000" w:themeColor="text1"/>
              </w:rPr>
              <w:t>Changes and trends in the overall economy of a country or a region. They focus on broad indicators and variables that reflect the health and performance of the economy, rather than individual sectors or industries.</w:t>
            </w:r>
          </w:p>
        </w:tc>
      </w:tr>
      <w:tr w:rsidR="006E6209" w:rsidRPr="00982EBE" w14:paraId="20B1695B" w14:textId="77777777" w:rsidTr="7AF386B7">
        <w:tc>
          <w:tcPr>
            <w:tcW w:w="4788" w:type="dxa"/>
          </w:tcPr>
          <w:p w14:paraId="4D324451" w14:textId="5F865714" w:rsidR="00505456" w:rsidRPr="003C7C93" w:rsidRDefault="00505456" w:rsidP="008A3097">
            <w:pPr>
              <w:rPr>
                <w:rFonts w:cs="Open Sans"/>
                <w:color w:val="000000" w:themeColor="text1"/>
              </w:rPr>
            </w:pPr>
            <w:r w:rsidRPr="003C7C93">
              <w:rPr>
                <w:rFonts w:cs="Open Sans"/>
                <w:color w:val="000000" w:themeColor="text1"/>
              </w:rPr>
              <w:t>Materiality Assessment</w:t>
            </w:r>
          </w:p>
        </w:tc>
        <w:tc>
          <w:tcPr>
            <w:tcW w:w="4788" w:type="dxa"/>
          </w:tcPr>
          <w:p w14:paraId="1C73C74C" w14:textId="00B1E13C" w:rsidR="00505456" w:rsidRPr="003C7C93" w:rsidRDefault="00505456" w:rsidP="008A3097">
            <w:pPr>
              <w:rPr>
                <w:rFonts w:cs="Open Sans"/>
                <w:color w:val="000000" w:themeColor="text1"/>
              </w:rPr>
            </w:pPr>
            <w:r w:rsidRPr="003C7C93">
              <w:rPr>
                <w:rFonts w:cs="Open Sans"/>
                <w:color w:val="000000" w:themeColor="text1"/>
              </w:rPr>
              <w:t>A process used to determine the importance or significance of certain factors, issues, or impacts within a particular context. It helps the organization identify and prioritize key areas that require attention or action.</w:t>
            </w:r>
          </w:p>
        </w:tc>
      </w:tr>
      <w:tr w:rsidR="006E6209" w:rsidRPr="00982EBE" w14:paraId="2E51B9B3" w14:textId="77777777" w:rsidTr="7AF386B7">
        <w:trPr>
          <w:trHeight w:val="1133"/>
        </w:trPr>
        <w:tc>
          <w:tcPr>
            <w:tcW w:w="4788" w:type="dxa"/>
          </w:tcPr>
          <w:p w14:paraId="51238B1E" w14:textId="57A8F02B" w:rsidR="00505456" w:rsidRPr="003C7C93" w:rsidRDefault="00505456" w:rsidP="008A3097">
            <w:pPr>
              <w:rPr>
                <w:rFonts w:cs="Open Sans"/>
                <w:color w:val="000000" w:themeColor="text1"/>
              </w:rPr>
            </w:pPr>
            <w:r w:rsidRPr="003C7C93">
              <w:rPr>
                <w:rFonts w:cs="Open Sans"/>
                <w:color w:val="000000" w:themeColor="text1"/>
              </w:rPr>
              <w:t>Materiality Matrix</w:t>
            </w:r>
          </w:p>
        </w:tc>
        <w:tc>
          <w:tcPr>
            <w:tcW w:w="4788" w:type="dxa"/>
          </w:tcPr>
          <w:p w14:paraId="5B9CED8A" w14:textId="4F6F7A15" w:rsidR="00505456" w:rsidRPr="003C7C93" w:rsidRDefault="00505456" w:rsidP="008A3097">
            <w:pPr>
              <w:rPr>
                <w:rFonts w:cs="Open Sans"/>
                <w:color w:val="000000" w:themeColor="text1"/>
              </w:rPr>
            </w:pPr>
            <w:r w:rsidRPr="003C7C93">
              <w:rPr>
                <w:rFonts w:cs="Open Sans"/>
                <w:color w:val="000000" w:themeColor="text1"/>
              </w:rPr>
              <w:t>A visual tool used by the organization to assess and prioritize their sustainability or ESG issues. It helps identify and categorize the most significant issues that impact the organization and its stakeholders.</w:t>
            </w:r>
          </w:p>
        </w:tc>
      </w:tr>
      <w:tr w:rsidR="006E6209" w:rsidRPr="00982EBE" w14:paraId="1D224B61" w14:textId="77777777" w:rsidTr="7AF386B7">
        <w:trPr>
          <w:trHeight w:val="699"/>
        </w:trPr>
        <w:tc>
          <w:tcPr>
            <w:tcW w:w="4788" w:type="dxa"/>
          </w:tcPr>
          <w:p w14:paraId="104DD774" w14:textId="37D57C05" w:rsidR="00505456" w:rsidRPr="003C7C93" w:rsidRDefault="00505456" w:rsidP="008A3097">
            <w:pPr>
              <w:rPr>
                <w:rFonts w:cs="Open Sans"/>
                <w:color w:val="000000" w:themeColor="text1"/>
              </w:rPr>
            </w:pPr>
            <w:r w:rsidRPr="003C7C93">
              <w:rPr>
                <w:rFonts w:cs="Open Sans"/>
                <w:color w:val="000000" w:themeColor="text1"/>
              </w:rPr>
              <w:t>Methodology</w:t>
            </w:r>
          </w:p>
        </w:tc>
        <w:tc>
          <w:tcPr>
            <w:tcW w:w="4788" w:type="dxa"/>
          </w:tcPr>
          <w:p w14:paraId="154F454D" w14:textId="222C8747" w:rsidR="00505456" w:rsidRPr="003C7C93" w:rsidRDefault="00505456" w:rsidP="008A3097">
            <w:pPr>
              <w:rPr>
                <w:rFonts w:cs="Open Sans"/>
                <w:color w:val="000000" w:themeColor="text1"/>
              </w:rPr>
            </w:pPr>
            <w:r w:rsidRPr="003C7C93">
              <w:rPr>
                <w:rFonts w:cs="Open Sans"/>
                <w:color w:val="000000" w:themeColor="text1"/>
              </w:rPr>
              <w:t>A systematic approach or set of methods used to conduct research, solve problems, or achieve specific goals.</w:t>
            </w:r>
          </w:p>
        </w:tc>
      </w:tr>
      <w:tr w:rsidR="006E6209" w:rsidRPr="00982EBE" w14:paraId="3AB2C389" w14:textId="77777777" w:rsidTr="7AF386B7">
        <w:trPr>
          <w:trHeight w:val="843"/>
        </w:trPr>
        <w:tc>
          <w:tcPr>
            <w:tcW w:w="4788" w:type="dxa"/>
          </w:tcPr>
          <w:p w14:paraId="47B288C0" w14:textId="1C62D0A1" w:rsidR="00505456" w:rsidRPr="003C7C93" w:rsidRDefault="00505456" w:rsidP="008A3097">
            <w:pPr>
              <w:rPr>
                <w:rFonts w:cs="Open Sans"/>
                <w:color w:val="000000" w:themeColor="text1"/>
              </w:rPr>
            </w:pPr>
            <w:r w:rsidRPr="003C7C93">
              <w:rPr>
                <w:rFonts w:cs="Open Sans"/>
                <w:color w:val="000000" w:themeColor="text1"/>
              </w:rPr>
              <w:t>Pollution</w:t>
            </w:r>
          </w:p>
        </w:tc>
        <w:tc>
          <w:tcPr>
            <w:tcW w:w="4788" w:type="dxa"/>
          </w:tcPr>
          <w:p w14:paraId="273516A7" w14:textId="6B0DC19E" w:rsidR="00505456" w:rsidRPr="003C7C93" w:rsidRDefault="00505456" w:rsidP="008A3097">
            <w:pPr>
              <w:rPr>
                <w:rFonts w:cs="Open Sans"/>
                <w:color w:val="000000" w:themeColor="text1"/>
              </w:rPr>
            </w:pPr>
            <w:r w:rsidRPr="003C7C93">
              <w:rPr>
                <w:rFonts w:cs="Open Sans"/>
                <w:color w:val="000000" w:themeColor="text1"/>
              </w:rPr>
              <w:t>The presence or introduction of harmful substances or contaminants into the natural environment, such as air, water, or soil, that can cause adverse effects on living organisms, ecosystems, and human health.</w:t>
            </w:r>
          </w:p>
        </w:tc>
      </w:tr>
    </w:tbl>
    <w:p w14:paraId="5D1363A5" w14:textId="77777777" w:rsidR="00505456" w:rsidRPr="003C7C93" w:rsidRDefault="00505456" w:rsidP="008A3097">
      <w:pPr>
        <w:rPr>
          <w:rFonts w:cs="Open Sans"/>
          <w:b/>
          <w:color w:val="000000" w:themeColor="text1"/>
        </w:rPr>
      </w:pPr>
    </w:p>
    <w:p w14:paraId="256A67E5" w14:textId="43AF438D" w:rsidR="00505456" w:rsidRPr="003C7C93" w:rsidRDefault="00505456" w:rsidP="008A3097">
      <w:pPr>
        <w:rPr>
          <w:rFonts w:cs="Open Sans"/>
          <w:b/>
          <w:color w:val="000000" w:themeColor="text1"/>
        </w:rPr>
      </w:pPr>
      <w:r w:rsidRPr="003C7C93">
        <w:rPr>
          <w:rFonts w:cs="Open Sans"/>
          <w:b/>
          <w:color w:val="000000" w:themeColor="text1"/>
        </w:rPr>
        <w:t>Q-T</w:t>
      </w:r>
    </w:p>
    <w:tbl>
      <w:tblPr>
        <w:tblStyle w:val="TableGrid"/>
        <w:tblW w:w="0" w:type="auto"/>
        <w:tblLook w:val="04A0" w:firstRow="1" w:lastRow="0" w:firstColumn="1" w:lastColumn="0" w:noHBand="0" w:noVBand="1"/>
      </w:tblPr>
      <w:tblGrid>
        <w:gridCol w:w="4671"/>
        <w:gridCol w:w="4679"/>
      </w:tblGrid>
      <w:tr w:rsidR="006E6209" w:rsidRPr="00982EBE" w14:paraId="27284902" w14:textId="77777777" w:rsidTr="00AC3C63">
        <w:tc>
          <w:tcPr>
            <w:tcW w:w="4788" w:type="dxa"/>
            <w:shd w:val="clear" w:color="auto" w:fill="92D050"/>
          </w:tcPr>
          <w:p w14:paraId="7C860F26" w14:textId="77777777" w:rsidR="00505456" w:rsidRPr="003C7C93" w:rsidRDefault="00505456" w:rsidP="008A3097">
            <w:pPr>
              <w:rPr>
                <w:rFonts w:cs="Open Sans"/>
                <w:b/>
                <w:color w:val="000000" w:themeColor="text1"/>
              </w:rPr>
            </w:pPr>
            <w:r w:rsidRPr="003C7C93">
              <w:rPr>
                <w:rFonts w:cs="Open Sans"/>
                <w:b/>
                <w:color w:val="000000" w:themeColor="text1"/>
              </w:rPr>
              <w:t>Term</w:t>
            </w:r>
          </w:p>
        </w:tc>
        <w:tc>
          <w:tcPr>
            <w:tcW w:w="4788" w:type="dxa"/>
            <w:shd w:val="clear" w:color="auto" w:fill="92D050"/>
          </w:tcPr>
          <w:p w14:paraId="3E0028C1" w14:textId="77777777" w:rsidR="00505456" w:rsidRPr="003C7C93" w:rsidRDefault="00505456" w:rsidP="008A3097">
            <w:pPr>
              <w:rPr>
                <w:rFonts w:cs="Open Sans"/>
                <w:b/>
                <w:color w:val="000000" w:themeColor="text1"/>
              </w:rPr>
            </w:pPr>
            <w:r w:rsidRPr="003C7C93">
              <w:rPr>
                <w:rFonts w:cs="Open Sans"/>
                <w:b/>
                <w:color w:val="000000" w:themeColor="text1"/>
              </w:rPr>
              <w:t>Definition</w:t>
            </w:r>
          </w:p>
        </w:tc>
      </w:tr>
      <w:tr w:rsidR="006E6209" w:rsidRPr="00982EBE" w14:paraId="6D4CB3FB" w14:textId="77777777" w:rsidTr="7AF386B7">
        <w:tc>
          <w:tcPr>
            <w:tcW w:w="4788" w:type="dxa"/>
          </w:tcPr>
          <w:p w14:paraId="4F85A3D9" w14:textId="1B93BB55" w:rsidR="00505456" w:rsidRPr="003C7C93" w:rsidRDefault="1A586D0F" w:rsidP="008A3097">
            <w:pPr>
              <w:rPr>
                <w:rFonts w:cs="Open Sans"/>
                <w:color w:val="000000" w:themeColor="text1"/>
              </w:rPr>
            </w:pPr>
            <w:r w:rsidRPr="003C7C93">
              <w:rPr>
                <w:rFonts w:cs="Open Sans"/>
                <w:color w:val="000000" w:themeColor="text1"/>
              </w:rPr>
              <w:t>Reduction, Reuse, and Recycling (3Rs)</w:t>
            </w:r>
          </w:p>
        </w:tc>
        <w:tc>
          <w:tcPr>
            <w:tcW w:w="4788" w:type="dxa"/>
          </w:tcPr>
          <w:p w14:paraId="54EB98AB" w14:textId="1E9A2ACC" w:rsidR="00505456" w:rsidRPr="003C7C93" w:rsidRDefault="1A586D0F" w:rsidP="008A3097">
            <w:pPr>
              <w:rPr>
                <w:rFonts w:cs="Open Sans"/>
                <w:color w:val="000000" w:themeColor="text1"/>
              </w:rPr>
            </w:pPr>
            <w:r w:rsidRPr="003C7C93">
              <w:rPr>
                <w:rFonts w:cs="Open Sans"/>
                <w:color w:val="000000" w:themeColor="text1"/>
              </w:rPr>
              <w:t>Three fundamental principles that promote sustainable practices and minimize waste generation.</w:t>
            </w:r>
          </w:p>
        </w:tc>
      </w:tr>
      <w:tr w:rsidR="006E6209" w:rsidRPr="00982EBE" w14:paraId="72863ABF" w14:textId="77777777" w:rsidTr="7AF386B7">
        <w:tc>
          <w:tcPr>
            <w:tcW w:w="4788" w:type="dxa"/>
          </w:tcPr>
          <w:p w14:paraId="32A1988C" w14:textId="16F4018E" w:rsidR="00505456" w:rsidRPr="003C7C93" w:rsidRDefault="1A586D0F" w:rsidP="008A3097">
            <w:pPr>
              <w:rPr>
                <w:rFonts w:cs="Open Sans"/>
                <w:color w:val="000000" w:themeColor="text1"/>
              </w:rPr>
            </w:pPr>
            <w:r w:rsidRPr="003C7C93">
              <w:rPr>
                <w:rFonts w:cs="Open Sans"/>
                <w:color w:val="000000" w:themeColor="text1"/>
              </w:rPr>
              <w:t>Reduction</w:t>
            </w:r>
          </w:p>
        </w:tc>
        <w:tc>
          <w:tcPr>
            <w:tcW w:w="4788" w:type="dxa"/>
          </w:tcPr>
          <w:p w14:paraId="7C661024" w14:textId="78F8162B" w:rsidR="00505456" w:rsidRPr="003C7C93" w:rsidRDefault="1A586D0F" w:rsidP="008A3097">
            <w:pPr>
              <w:rPr>
                <w:rFonts w:cs="Open Sans"/>
                <w:color w:val="000000" w:themeColor="text1"/>
              </w:rPr>
            </w:pPr>
            <w:r w:rsidRPr="003C7C93">
              <w:rPr>
                <w:rFonts w:cs="Open Sans"/>
                <w:color w:val="000000" w:themeColor="text1"/>
              </w:rPr>
              <w:t xml:space="preserve">Reducing the amount of waste we produce by being mindful of our consumption habits and </w:t>
            </w:r>
            <w:r w:rsidRPr="003C7C93">
              <w:rPr>
                <w:rFonts w:cs="Open Sans"/>
                <w:color w:val="000000" w:themeColor="text1"/>
              </w:rPr>
              <w:lastRenderedPageBreak/>
              <w:t>making conscious choices to minimize waste at the source.</w:t>
            </w:r>
          </w:p>
        </w:tc>
      </w:tr>
      <w:tr w:rsidR="006E6209" w:rsidRPr="00982EBE" w14:paraId="278A44AE" w14:textId="77777777" w:rsidTr="7AF386B7">
        <w:trPr>
          <w:trHeight w:val="840"/>
        </w:trPr>
        <w:tc>
          <w:tcPr>
            <w:tcW w:w="4788" w:type="dxa"/>
          </w:tcPr>
          <w:p w14:paraId="2288B364" w14:textId="282B978E" w:rsidR="00505456" w:rsidRPr="003C7C93" w:rsidRDefault="1A586D0F" w:rsidP="008A3097">
            <w:pPr>
              <w:rPr>
                <w:rFonts w:cs="Open Sans"/>
                <w:color w:val="000000" w:themeColor="text1"/>
              </w:rPr>
            </w:pPr>
            <w:r w:rsidRPr="003C7C93">
              <w:rPr>
                <w:rFonts w:cs="Open Sans"/>
                <w:color w:val="000000" w:themeColor="text1"/>
              </w:rPr>
              <w:lastRenderedPageBreak/>
              <w:t>Reuse</w:t>
            </w:r>
          </w:p>
        </w:tc>
        <w:tc>
          <w:tcPr>
            <w:tcW w:w="4788" w:type="dxa"/>
          </w:tcPr>
          <w:p w14:paraId="7156BC7F" w14:textId="32E9B60A" w:rsidR="00505456" w:rsidRPr="003C7C93" w:rsidRDefault="1A586D0F" w:rsidP="008A3097">
            <w:pPr>
              <w:rPr>
                <w:rFonts w:cs="Open Sans"/>
                <w:color w:val="000000" w:themeColor="text1"/>
              </w:rPr>
            </w:pPr>
            <w:r w:rsidRPr="003C7C93">
              <w:rPr>
                <w:rFonts w:cs="Open Sans"/>
                <w:color w:val="000000" w:themeColor="text1"/>
              </w:rPr>
              <w:t>Finding alternative uses for products and materials, extending their lifespan and reducing the need for new resources.</w:t>
            </w:r>
          </w:p>
        </w:tc>
      </w:tr>
      <w:tr w:rsidR="006E6209" w:rsidRPr="00982EBE" w14:paraId="70B932DA" w14:textId="77777777" w:rsidTr="7AF386B7">
        <w:trPr>
          <w:trHeight w:val="699"/>
        </w:trPr>
        <w:tc>
          <w:tcPr>
            <w:tcW w:w="4788" w:type="dxa"/>
          </w:tcPr>
          <w:p w14:paraId="7E799A74" w14:textId="51C109DB" w:rsidR="00505456" w:rsidRPr="003C7C93" w:rsidRDefault="1A586D0F" w:rsidP="008A3097">
            <w:pPr>
              <w:rPr>
                <w:rFonts w:cs="Open Sans"/>
                <w:color w:val="000000" w:themeColor="text1"/>
              </w:rPr>
            </w:pPr>
            <w:r w:rsidRPr="003C7C93">
              <w:rPr>
                <w:rFonts w:cs="Open Sans"/>
                <w:color w:val="000000" w:themeColor="text1"/>
              </w:rPr>
              <w:t>Recycling</w:t>
            </w:r>
          </w:p>
        </w:tc>
        <w:tc>
          <w:tcPr>
            <w:tcW w:w="4788" w:type="dxa"/>
          </w:tcPr>
          <w:p w14:paraId="1A274CC7" w14:textId="26847062" w:rsidR="00505456" w:rsidRPr="003C7C93" w:rsidRDefault="1A586D0F" w:rsidP="008A3097">
            <w:pPr>
              <w:rPr>
                <w:rFonts w:cs="Open Sans"/>
                <w:color w:val="000000" w:themeColor="text1"/>
              </w:rPr>
            </w:pPr>
            <w:r w:rsidRPr="003C7C93">
              <w:rPr>
                <w:rFonts w:cs="Open Sans"/>
                <w:color w:val="000000" w:themeColor="text1"/>
              </w:rPr>
              <w:t>Converting waste materials into new products through various techniques, thereby reducing the demand for virgin materials and conserving resources.</w:t>
            </w:r>
          </w:p>
        </w:tc>
      </w:tr>
    </w:tbl>
    <w:p w14:paraId="6D01229C" w14:textId="77777777" w:rsidR="00622C44" w:rsidRDefault="00622C44" w:rsidP="008A3097">
      <w:pPr>
        <w:rPr>
          <w:rFonts w:cs="Open Sans"/>
          <w:color w:val="000000" w:themeColor="text1"/>
        </w:rPr>
      </w:pPr>
    </w:p>
    <w:p w14:paraId="6FC70C51" w14:textId="77777777" w:rsidR="00962E79" w:rsidRDefault="00962E79" w:rsidP="008A3097">
      <w:pPr>
        <w:rPr>
          <w:rFonts w:cs="Open Sans"/>
          <w:color w:val="000000" w:themeColor="text1"/>
        </w:rPr>
      </w:pPr>
    </w:p>
    <w:p w14:paraId="0502F76E" w14:textId="77777777" w:rsidR="00962E79" w:rsidRDefault="00962E79" w:rsidP="008A3097">
      <w:pPr>
        <w:rPr>
          <w:rFonts w:cs="Open Sans"/>
          <w:color w:val="000000" w:themeColor="text1"/>
        </w:rPr>
      </w:pPr>
    </w:p>
    <w:p w14:paraId="32CDD772" w14:textId="77777777" w:rsidR="00962E79" w:rsidRDefault="00962E79" w:rsidP="008A3097">
      <w:pPr>
        <w:rPr>
          <w:rFonts w:cs="Open Sans"/>
          <w:color w:val="000000" w:themeColor="text1"/>
        </w:rPr>
      </w:pPr>
    </w:p>
    <w:p w14:paraId="2A3F377F" w14:textId="77777777" w:rsidR="00962E79" w:rsidRDefault="00962E79" w:rsidP="008A3097">
      <w:pPr>
        <w:rPr>
          <w:rFonts w:cs="Open Sans"/>
          <w:color w:val="000000" w:themeColor="text1"/>
        </w:rPr>
      </w:pPr>
    </w:p>
    <w:p w14:paraId="0C7F2D24" w14:textId="77777777" w:rsidR="00962E79" w:rsidRDefault="00962E79" w:rsidP="008A3097">
      <w:pPr>
        <w:rPr>
          <w:rFonts w:cs="Open Sans"/>
          <w:color w:val="000000" w:themeColor="text1"/>
        </w:rPr>
      </w:pPr>
    </w:p>
    <w:p w14:paraId="6791A3AB" w14:textId="77777777" w:rsidR="00962E79" w:rsidRDefault="00962E79" w:rsidP="008A3097">
      <w:pPr>
        <w:rPr>
          <w:rFonts w:cs="Open Sans"/>
          <w:color w:val="000000" w:themeColor="text1"/>
        </w:rPr>
      </w:pPr>
    </w:p>
    <w:p w14:paraId="26A5A76E" w14:textId="77777777" w:rsidR="00962E79" w:rsidRDefault="00962E79" w:rsidP="008A3097">
      <w:pPr>
        <w:rPr>
          <w:rFonts w:cs="Open Sans"/>
          <w:color w:val="000000" w:themeColor="text1"/>
        </w:rPr>
      </w:pPr>
    </w:p>
    <w:p w14:paraId="0650B256" w14:textId="77777777" w:rsidR="00962E79" w:rsidRPr="003C7C93" w:rsidRDefault="00962E79" w:rsidP="008A3097">
      <w:pPr>
        <w:rPr>
          <w:rFonts w:cs="Open Sans"/>
          <w:color w:val="000000" w:themeColor="text1"/>
        </w:rPr>
      </w:pPr>
    </w:p>
    <w:p w14:paraId="14C9A238" w14:textId="26392E3D" w:rsidR="00622C44" w:rsidRPr="00982EBE" w:rsidRDefault="00622C44" w:rsidP="00AC3C63">
      <w:pPr>
        <w:pStyle w:val="Heading2"/>
        <w:rPr>
          <w:rFonts w:cs="Open Sans"/>
          <w:b w:val="0"/>
        </w:rPr>
      </w:pPr>
      <w:bookmarkStart w:id="242" w:name="_Toc226528049"/>
      <w:r w:rsidRPr="00982EBE">
        <w:t>JBN Specific Terms</w:t>
      </w:r>
      <w:bookmarkEnd w:id="242"/>
    </w:p>
    <w:p w14:paraId="16610108" w14:textId="77777777" w:rsidR="00622C44" w:rsidRPr="003C7C93" w:rsidRDefault="00622C44" w:rsidP="008A3097">
      <w:pPr>
        <w:rPr>
          <w:rFonts w:cs="Open Sans"/>
          <w:color w:val="000000" w:themeColor="text1"/>
        </w:rPr>
      </w:pPr>
      <w:r w:rsidRPr="00AC3C63">
        <w:rPr>
          <w:rFonts w:cs="Open Sans"/>
          <w:b/>
          <w:color w:val="000000" w:themeColor="text1"/>
        </w:rPr>
        <w:t>Code of Conduct</w:t>
      </w:r>
      <w:r w:rsidRPr="003C7C93">
        <w:rPr>
          <w:rFonts w:cs="Open Sans"/>
          <w:color w:val="000000" w:themeColor="text1"/>
        </w:rPr>
        <w:t>: A set of rules or guidelines that outline acceptable behavior and ethical standards within JBN.</w:t>
      </w:r>
    </w:p>
    <w:p w14:paraId="22715CB6" w14:textId="77777777" w:rsidR="00622C44" w:rsidRPr="003C7C93" w:rsidRDefault="00622C44" w:rsidP="008A3097">
      <w:pPr>
        <w:rPr>
          <w:rFonts w:cs="Open Sans"/>
          <w:color w:val="000000" w:themeColor="text1"/>
        </w:rPr>
      </w:pPr>
      <w:r w:rsidRPr="00AC3C63">
        <w:rPr>
          <w:rFonts w:cs="Open Sans"/>
          <w:b/>
          <w:color w:val="000000" w:themeColor="text1"/>
        </w:rPr>
        <w:t>Federation of Construction Industry (FOCI):</w:t>
      </w:r>
      <w:r w:rsidRPr="003C7C93">
        <w:rPr>
          <w:rFonts w:cs="Open Sans"/>
          <w:color w:val="000000" w:themeColor="text1"/>
        </w:rPr>
        <w:t xml:space="preserve"> The body for construction and allied companies in Nigeria. FOCI provides a platform for its members to pursue common interests, liaise with relevant government agencies, and regulate minimum conditions of service for employees in the construction industry.</w:t>
      </w:r>
    </w:p>
    <w:p w14:paraId="71FE6C8F" w14:textId="77777777" w:rsidR="00622C44" w:rsidRPr="003C7C93" w:rsidRDefault="00622C44" w:rsidP="008A3097">
      <w:pPr>
        <w:rPr>
          <w:rFonts w:cs="Open Sans"/>
          <w:color w:val="000000" w:themeColor="text1"/>
        </w:rPr>
      </w:pPr>
      <w:r w:rsidRPr="00AC3C63">
        <w:rPr>
          <w:rFonts w:cs="Open Sans"/>
          <w:b/>
          <w:color w:val="000000" w:themeColor="text1"/>
        </w:rPr>
        <w:t>Governance Structure:</w:t>
      </w:r>
      <w:r w:rsidRPr="003C7C93">
        <w:rPr>
          <w:rFonts w:cs="Open Sans"/>
          <w:color w:val="000000" w:themeColor="text1"/>
        </w:rPr>
        <w:t xml:space="preserve"> The framework or system that guides decision-making, accountability, and overall management within JBN. It outlines how power and authority are distributed, and how various stakeholders are involved in the decision-making process.</w:t>
      </w:r>
    </w:p>
    <w:p w14:paraId="48979DDD" w14:textId="77777777" w:rsidR="00622C44" w:rsidRPr="003C7C93" w:rsidRDefault="00622C44" w:rsidP="008A3097">
      <w:pPr>
        <w:rPr>
          <w:rFonts w:cs="Open Sans"/>
          <w:color w:val="000000" w:themeColor="text1"/>
        </w:rPr>
      </w:pPr>
      <w:r w:rsidRPr="00AC3C63">
        <w:rPr>
          <w:rFonts w:cs="Open Sans"/>
          <w:b/>
          <w:color w:val="000000" w:themeColor="text1"/>
        </w:rPr>
        <w:t>Human Capital Assets:</w:t>
      </w:r>
      <w:r w:rsidRPr="003C7C93">
        <w:rPr>
          <w:rFonts w:cs="Open Sans"/>
          <w:color w:val="000000" w:themeColor="text1"/>
        </w:rPr>
        <w:t xml:space="preserve"> The skills, knowledge, experience, and capabilities possessed by individuals within JBN. They represent the collective human resources and intellectual capital that contribute to the overall productivity, growth, and success of the company.</w:t>
      </w:r>
    </w:p>
    <w:p w14:paraId="7B90011F" w14:textId="77777777" w:rsidR="00622C44" w:rsidRPr="003C7C93" w:rsidRDefault="00622C44" w:rsidP="008A3097">
      <w:pPr>
        <w:rPr>
          <w:rFonts w:cs="Open Sans"/>
          <w:color w:val="000000" w:themeColor="text1"/>
        </w:rPr>
      </w:pPr>
      <w:r w:rsidRPr="00AC3C63">
        <w:rPr>
          <w:rFonts w:cs="Open Sans"/>
          <w:b/>
          <w:color w:val="000000" w:themeColor="text1"/>
        </w:rPr>
        <w:t>Quality Management System (QMS):</w:t>
      </w:r>
      <w:r w:rsidRPr="003C7C93">
        <w:rPr>
          <w:rFonts w:cs="Open Sans"/>
          <w:color w:val="000000" w:themeColor="text1"/>
        </w:rPr>
        <w:t xml:space="preserve"> A structured framework or set of processes and procedures implemented by JBN to ensure that its products or services consistently meet or exceed customer requirements and expectations.</w:t>
      </w:r>
    </w:p>
    <w:p w14:paraId="5E87FA4C" w14:textId="77777777" w:rsidR="00622C44" w:rsidRPr="003C7C93" w:rsidRDefault="00622C44" w:rsidP="008A3097">
      <w:pPr>
        <w:rPr>
          <w:rFonts w:cs="Open Sans"/>
          <w:color w:val="000000" w:themeColor="text1"/>
        </w:rPr>
      </w:pPr>
      <w:r w:rsidRPr="00AC3C63">
        <w:rPr>
          <w:rFonts w:cs="Open Sans"/>
          <w:b/>
          <w:color w:val="000000" w:themeColor="text1"/>
        </w:rPr>
        <w:lastRenderedPageBreak/>
        <w:t>Sustainable Infrastructure Development:</w:t>
      </w:r>
      <w:r w:rsidRPr="003C7C93">
        <w:rPr>
          <w:rFonts w:cs="Open Sans"/>
          <w:color w:val="000000" w:themeColor="text1"/>
        </w:rPr>
        <w:t xml:space="preserve"> The planning, design, construction, and maintenance of physical structures and systems that meet the needs of society while minimizing negative environmental impacts and promoting long-term economic, social, and environmental sustainability.</w:t>
      </w:r>
    </w:p>
    <w:p w14:paraId="219A0F27" w14:textId="77777777" w:rsidR="00622C44" w:rsidRPr="003C7C93" w:rsidRDefault="00622C44" w:rsidP="008A3097">
      <w:pPr>
        <w:rPr>
          <w:rFonts w:cs="Open Sans"/>
          <w:color w:val="000000" w:themeColor="text1"/>
        </w:rPr>
      </w:pPr>
      <w:r w:rsidRPr="00AC3C63">
        <w:rPr>
          <w:rFonts w:cs="Open Sans"/>
          <w:b/>
          <w:color w:val="000000" w:themeColor="text1"/>
        </w:rPr>
        <w:t>Sustainable Innovations:</w:t>
      </w:r>
      <w:r w:rsidRPr="003C7C93">
        <w:rPr>
          <w:rFonts w:cs="Open Sans"/>
          <w:color w:val="000000" w:themeColor="text1"/>
        </w:rPr>
        <w:t xml:space="preserve"> The development and implementation of new ideas, products, or practices that aim to meet present needs without compromising the ability of future generations to meet their own needs.</w:t>
      </w:r>
    </w:p>
    <w:p w14:paraId="68ADF9CA" w14:textId="1DC51A84" w:rsidR="00C040CE" w:rsidRDefault="00622C44" w:rsidP="008A3097">
      <w:pPr>
        <w:rPr>
          <w:rFonts w:cs="Open Sans"/>
          <w:color w:val="000000" w:themeColor="text1"/>
        </w:rPr>
      </w:pPr>
      <w:r w:rsidRPr="00AC3C63">
        <w:rPr>
          <w:rFonts w:cs="Open Sans"/>
          <w:b/>
          <w:color w:val="000000" w:themeColor="text1"/>
        </w:rPr>
        <w:t>Sustainability:</w:t>
      </w:r>
      <w:r w:rsidRPr="003C7C93">
        <w:rPr>
          <w:rFonts w:cs="Open Sans"/>
          <w:color w:val="000000" w:themeColor="text1"/>
        </w:rPr>
        <w:t xml:space="preserve"> The ability to meet our current needs without compromising the ability of future generations to meet their own needs. It is about finding a balance between social, economic, and environmental factors to ensure long-term well-being for both people and </w:t>
      </w:r>
      <w:r w:rsidR="00DD5373" w:rsidRPr="003C7C93">
        <w:rPr>
          <w:rFonts w:cs="Open Sans"/>
          <w:color w:val="000000" w:themeColor="text1"/>
        </w:rPr>
        <w:t>society.</w:t>
      </w:r>
    </w:p>
    <w:p w14:paraId="78CFD3FA" w14:textId="77777777" w:rsidR="00962E79" w:rsidRDefault="00962E79" w:rsidP="008A3097">
      <w:pPr>
        <w:rPr>
          <w:rFonts w:cs="Open Sans"/>
          <w:color w:val="000000" w:themeColor="text1"/>
        </w:rPr>
      </w:pPr>
    </w:p>
    <w:p w14:paraId="0D623782" w14:textId="77777777" w:rsidR="00962E79" w:rsidRDefault="00962E79" w:rsidP="008A3097">
      <w:pPr>
        <w:rPr>
          <w:rFonts w:cs="Open Sans"/>
          <w:color w:val="000000" w:themeColor="text1"/>
        </w:rPr>
      </w:pPr>
    </w:p>
    <w:p w14:paraId="3DD5E902" w14:textId="77777777" w:rsidR="00962E79" w:rsidRDefault="00962E79" w:rsidP="008A3097">
      <w:pPr>
        <w:rPr>
          <w:rFonts w:cs="Open Sans"/>
          <w:color w:val="000000" w:themeColor="text1"/>
        </w:rPr>
      </w:pPr>
    </w:p>
    <w:p w14:paraId="2FB82E62" w14:textId="77777777" w:rsidR="00962E79" w:rsidRDefault="00962E79" w:rsidP="008A3097">
      <w:pPr>
        <w:rPr>
          <w:rFonts w:cs="Open Sans"/>
          <w:color w:val="000000" w:themeColor="text1"/>
        </w:rPr>
      </w:pPr>
    </w:p>
    <w:p w14:paraId="329237C8" w14:textId="77777777" w:rsidR="00962E79" w:rsidRDefault="00962E79" w:rsidP="008A3097">
      <w:pPr>
        <w:rPr>
          <w:rFonts w:cs="Open Sans"/>
          <w:color w:val="000000" w:themeColor="text1"/>
        </w:rPr>
      </w:pPr>
    </w:p>
    <w:p w14:paraId="38F167E3" w14:textId="77777777" w:rsidR="00962E79" w:rsidRDefault="00962E79" w:rsidP="008A3097">
      <w:pPr>
        <w:rPr>
          <w:rFonts w:cs="Open Sans"/>
          <w:color w:val="000000" w:themeColor="text1"/>
        </w:rPr>
      </w:pPr>
    </w:p>
    <w:p w14:paraId="23D3FCDB" w14:textId="77777777" w:rsidR="00962E79" w:rsidRPr="003C7C93" w:rsidRDefault="00962E79" w:rsidP="008A3097">
      <w:pPr>
        <w:rPr>
          <w:rFonts w:cs="Open Sans"/>
          <w:color w:val="000000" w:themeColor="text1"/>
        </w:rPr>
      </w:pPr>
    </w:p>
    <w:p w14:paraId="1480CB38" w14:textId="77777777" w:rsidR="0015741C" w:rsidRPr="003C7C93" w:rsidRDefault="0015741C" w:rsidP="008A3097">
      <w:pPr>
        <w:rPr>
          <w:rFonts w:cs="Open Sans"/>
          <w:color w:val="000000" w:themeColor="text1"/>
        </w:rPr>
      </w:pPr>
    </w:p>
    <w:p w14:paraId="027BC78F" w14:textId="05EC857F" w:rsidR="0050343C" w:rsidRPr="00982EBE" w:rsidRDefault="318EDC89" w:rsidP="008A3097">
      <w:pPr>
        <w:pStyle w:val="Heading2"/>
      </w:pPr>
      <w:bookmarkStart w:id="243" w:name="_Toc1705031"/>
      <w:bookmarkStart w:id="244" w:name="_Toc1506195046"/>
      <w:bookmarkStart w:id="245" w:name="_Toc224302714"/>
      <w:bookmarkStart w:id="246" w:name="_Toc224302920"/>
      <w:bookmarkStart w:id="247" w:name="_Toc226528050"/>
      <w:r w:rsidRPr="00982EBE">
        <w:t xml:space="preserve">GRI </w:t>
      </w:r>
      <w:r w:rsidR="24D016BD" w:rsidRPr="00982EBE">
        <w:t xml:space="preserve">Content </w:t>
      </w:r>
      <w:r w:rsidR="4F96F753" w:rsidRPr="00982EBE">
        <w:t>Index</w:t>
      </w:r>
      <w:bookmarkEnd w:id="243"/>
      <w:bookmarkEnd w:id="244"/>
      <w:bookmarkEnd w:id="245"/>
      <w:bookmarkEnd w:id="246"/>
      <w:bookmarkEnd w:id="247"/>
    </w:p>
    <w:p w14:paraId="14D73D3A" w14:textId="77777777" w:rsidR="00546514" w:rsidRPr="003C7C93" w:rsidRDefault="00546514" w:rsidP="008A3097">
      <w:pPr>
        <w:rPr>
          <w:rFonts w:cs="Open Sans"/>
          <w:color w:val="000000" w:themeColor="text1"/>
        </w:rPr>
      </w:pPr>
    </w:p>
    <w:tbl>
      <w:tblPr>
        <w:tblStyle w:val="TableGrid"/>
        <w:tblW w:w="9889" w:type="dxa"/>
        <w:tblLook w:val="04A0" w:firstRow="1" w:lastRow="0" w:firstColumn="1" w:lastColumn="0" w:noHBand="0" w:noVBand="1"/>
      </w:tblPr>
      <w:tblGrid>
        <w:gridCol w:w="4788"/>
        <w:gridCol w:w="5101"/>
      </w:tblGrid>
      <w:tr w:rsidR="00F230A4" w:rsidRPr="00982EBE" w14:paraId="08B7464B" w14:textId="77777777" w:rsidTr="00AC3C63">
        <w:tc>
          <w:tcPr>
            <w:tcW w:w="4788" w:type="dxa"/>
            <w:shd w:val="clear" w:color="auto" w:fill="92D050"/>
          </w:tcPr>
          <w:p w14:paraId="0E226180" w14:textId="46B723A6" w:rsidR="00003ECA" w:rsidRPr="003C7C93" w:rsidRDefault="7833B5ED" w:rsidP="008A3097">
            <w:pPr>
              <w:rPr>
                <w:rFonts w:cs="Open Sans"/>
                <w:color w:val="000000" w:themeColor="text1"/>
              </w:rPr>
            </w:pPr>
            <w:r w:rsidRPr="003C7C93">
              <w:rPr>
                <w:rFonts w:cs="Open Sans"/>
                <w:color w:val="000000" w:themeColor="text1"/>
              </w:rPr>
              <w:t>Statement of use</w:t>
            </w:r>
          </w:p>
        </w:tc>
        <w:tc>
          <w:tcPr>
            <w:tcW w:w="5101" w:type="dxa"/>
            <w:shd w:val="clear" w:color="auto" w:fill="FFFFFF" w:themeFill="background1"/>
          </w:tcPr>
          <w:p w14:paraId="58031130" w14:textId="6AF1C96B" w:rsidR="00003ECA" w:rsidRPr="003C7C93" w:rsidRDefault="36F41FDF" w:rsidP="008A3097">
            <w:pPr>
              <w:rPr>
                <w:rFonts w:cs="Open Sans"/>
                <w:color w:val="000000" w:themeColor="text1"/>
              </w:rPr>
            </w:pPr>
            <w:r w:rsidRPr="003C7C93">
              <w:rPr>
                <w:rFonts w:cs="Open Sans"/>
                <w:color w:val="000000" w:themeColor="text1"/>
              </w:rPr>
              <w:t xml:space="preserve">Julius Berger Nigeria (JBN) </w:t>
            </w:r>
            <w:r w:rsidR="0613F9D4" w:rsidRPr="003C7C93">
              <w:rPr>
                <w:rFonts w:cs="Open Sans"/>
                <w:color w:val="000000" w:themeColor="text1"/>
              </w:rPr>
              <w:t>Plc</w:t>
            </w:r>
            <w:r w:rsidRPr="003C7C93">
              <w:rPr>
                <w:rFonts w:cs="Open Sans"/>
                <w:color w:val="000000" w:themeColor="text1"/>
              </w:rPr>
              <w:t xml:space="preserve"> has reported the </w:t>
            </w:r>
            <w:r w:rsidR="0515CAEA" w:rsidRPr="003C7C93">
              <w:rPr>
                <w:rFonts w:cs="Open Sans"/>
                <w:color w:val="000000" w:themeColor="text1"/>
              </w:rPr>
              <w:t>information cited in th</w:t>
            </w:r>
            <w:r w:rsidR="44A9F26D" w:rsidRPr="003C7C93">
              <w:rPr>
                <w:rFonts w:cs="Open Sans"/>
                <w:color w:val="000000" w:themeColor="text1"/>
              </w:rPr>
              <w:t>is GRI context index</w:t>
            </w:r>
            <w:r w:rsidR="340E347D" w:rsidRPr="003C7C93">
              <w:rPr>
                <w:rFonts w:cs="Open Sans"/>
                <w:color w:val="000000" w:themeColor="text1"/>
              </w:rPr>
              <w:t xml:space="preserve"> for the period</w:t>
            </w:r>
            <w:r w:rsidR="3E497501" w:rsidRPr="003C7C93">
              <w:rPr>
                <w:rFonts w:cs="Open Sans"/>
                <w:color w:val="000000" w:themeColor="text1"/>
              </w:rPr>
              <w:t xml:space="preserve"> </w:t>
            </w:r>
            <w:r w:rsidR="301D440C" w:rsidRPr="003C7C93">
              <w:rPr>
                <w:rFonts w:cs="Open Sans"/>
                <w:color w:val="000000" w:themeColor="text1"/>
              </w:rPr>
              <w:t>1</w:t>
            </w:r>
            <w:r w:rsidR="301D440C" w:rsidRPr="003C7C93">
              <w:rPr>
                <w:rFonts w:cs="Open Sans"/>
                <w:color w:val="000000" w:themeColor="text1"/>
                <w:vertAlign w:val="superscript"/>
              </w:rPr>
              <w:t>st</w:t>
            </w:r>
            <w:r w:rsidR="301D440C" w:rsidRPr="003C7C93">
              <w:rPr>
                <w:rFonts w:cs="Open Sans"/>
                <w:color w:val="000000" w:themeColor="text1"/>
              </w:rPr>
              <w:t xml:space="preserve"> January 202</w:t>
            </w:r>
            <w:r w:rsidR="2E1C5C74" w:rsidRPr="003C7C93">
              <w:rPr>
                <w:rFonts w:cs="Open Sans"/>
                <w:color w:val="000000" w:themeColor="text1"/>
              </w:rPr>
              <w:t>4</w:t>
            </w:r>
            <w:r w:rsidR="301D440C" w:rsidRPr="003C7C93">
              <w:rPr>
                <w:rFonts w:cs="Open Sans"/>
                <w:color w:val="000000" w:themeColor="text1"/>
              </w:rPr>
              <w:t xml:space="preserve"> – 31</w:t>
            </w:r>
            <w:r w:rsidR="301D440C" w:rsidRPr="003C7C93">
              <w:rPr>
                <w:rFonts w:cs="Open Sans"/>
                <w:color w:val="000000" w:themeColor="text1"/>
                <w:vertAlign w:val="superscript"/>
              </w:rPr>
              <w:t>st</w:t>
            </w:r>
            <w:r w:rsidR="301D440C" w:rsidRPr="003C7C93">
              <w:rPr>
                <w:rFonts w:cs="Open Sans"/>
                <w:color w:val="000000" w:themeColor="text1"/>
              </w:rPr>
              <w:t xml:space="preserve"> December 202</w:t>
            </w:r>
            <w:r w:rsidR="20E46FAA" w:rsidRPr="003C7C93">
              <w:rPr>
                <w:rFonts w:cs="Open Sans"/>
                <w:color w:val="000000" w:themeColor="text1"/>
              </w:rPr>
              <w:t>4</w:t>
            </w:r>
            <w:r w:rsidR="1F4AA657" w:rsidRPr="003C7C93">
              <w:rPr>
                <w:rFonts w:cs="Open Sans"/>
                <w:color w:val="000000" w:themeColor="text1"/>
              </w:rPr>
              <w:t xml:space="preserve"> with reference to GRI Standards</w:t>
            </w:r>
          </w:p>
        </w:tc>
      </w:tr>
      <w:tr w:rsidR="00F230A4" w:rsidRPr="00982EBE" w14:paraId="44FC62E7" w14:textId="77777777" w:rsidTr="00AC3C63">
        <w:tc>
          <w:tcPr>
            <w:tcW w:w="4788" w:type="dxa"/>
            <w:shd w:val="clear" w:color="auto" w:fill="92D050"/>
          </w:tcPr>
          <w:p w14:paraId="7A105547" w14:textId="62593866" w:rsidR="00003ECA" w:rsidRPr="003C7C93" w:rsidRDefault="7833B5ED" w:rsidP="008A3097">
            <w:pPr>
              <w:rPr>
                <w:rFonts w:cs="Open Sans"/>
                <w:color w:val="000000" w:themeColor="text1"/>
              </w:rPr>
            </w:pPr>
            <w:r w:rsidRPr="003C7C93">
              <w:rPr>
                <w:rFonts w:cs="Open Sans"/>
                <w:color w:val="000000" w:themeColor="text1"/>
              </w:rPr>
              <w:t>GRI 1 used</w:t>
            </w:r>
          </w:p>
        </w:tc>
        <w:tc>
          <w:tcPr>
            <w:tcW w:w="5101" w:type="dxa"/>
            <w:shd w:val="clear" w:color="auto" w:fill="FFFFFF" w:themeFill="background1"/>
          </w:tcPr>
          <w:p w14:paraId="5FA4812C" w14:textId="03A75D43" w:rsidR="00003ECA" w:rsidRPr="003C7C93" w:rsidRDefault="757F6732" w:rsidP="008A3097">
            <w:pPr>
              <w:rPr>
                <w:rFonts w:cs="Open Sans"/>
                <w:color w:val="000000" w:themeColor="text1"/>
              </w:rPr>
            </w:pPr>
            <w:r w:rsidRPr="003C7C93">
              <w:rPr>
                <w:rFonts w:cs="Open Sans"/>
                <w:color w:val="000000" w:themeColor="text1"/>
              </w:rPr>
              <w:t>GRI 1: Foundation 2021</w:t>
            </w:r>
          </w:p>
        </w:tc>
      </w:tr>
    </w:tbl>
    <w:p w14:paraId="536FC087" w14:textId="77777777" w:rsidR="00546514" w:rsidRPr="003C7C93" w:rsidRDefault="00546514" w:rsidP="008A3097">
      <w:pPr>
        <w:rPr>
          <w:rFonts w:cs="Open Sans"/>
          <w:color w:val="000000" w:themeColor="text1"/>
        </w:rPr>
      </w:pPr>
    </w:p>
    <w:p w14:paraId="797C56D6" w14:textId="3DE33F74" w:rsidR="619EDBA7" w:rsidRPr="003C7C93" w:rsidRDefault="619EDBA7" w:rsidP="008A3097">
      <w:pPr>
        <w:rPr>
          <w:rFonts w:cs="Open Sans"/>
          <w:color w:val="000000" w:themeColor="text1"/>
        </w:rPr>
      </w:pPr>
    </w:p>
    <w:tbl>
      <w:tblPr>
        <w:tblStyle w:val="TableGrid"/>
        <w:tblW w:w="9835" w:type="dxa"/>
        <w:tblLook w:val="04A0" w:firstRow="1" w:lastRow="0" w:firstColumn="1" w:lastColumn="0" w:noHBand="0" w:noVBand="1"/>
      </w:tblPr>
      <w:tblGrid>
        <w:gridCol w:w="1882"/>
        <w:gridCol w:w="6576"/>
        <w:gridCol w:w="1377"/>
      </w:tblGrid>
      <w:tr w:rsidR="007F2122" w:rsidRPr="00982EBE" w14:paraId="3ECB85DC" w14:textId="77777777" w:rsidTr="00AC3C63">
        <w:trPr>
          <w:trHeight w:val="350"/>
        </w:trPr>
        <w:tc>
          <w:tcPr>
            <w:tcW w:w="1897" w:type="dxa"/>
            <w:shd w:val="clear" w:color="auto" w:fill="92D050"/>
            <w:hideMark/>
          </w:tcPr>
          <w:p w14:paraId="6E7F6EDF" w14:textId="77777777" w:rsidR="00105340" w:rsidRPr="003C7C93" w:rsidRDefault="3BACD7F9" w:rsidP="008A3097">
            <w:pPr>
              <w:spacing w:after="240"/>
              <w:rPr>
                <w:rFonts w:eastAsia="Times New Roman" w:cs="Open Sans"/>
                <w:b/>
                <w:color w:val="000000" w:themeColor="text1"/>
              </w:rPr>
            </w:pPr>
            <w:r w:rsidRPr="003C7C93">
              <w:rPr>
                <w:rFonts w:eastAsia="Times New Roman" w:cs="Open Sans"/>
                <w:b/>
                <w:color w:val="000000" w:themeColor="text1"/>
              </w:rPr>
              <w:t xml:space="preserve">GRI STANDARD/ </w:t>
            </w:r>
            <w:r w:rsidR="00105340" w:rsidRPr="003C7C93">
              <w:rPr>
                <w:rFonts w:cs="Open Sans"/>
              </w:rPr>
              <w:br/>
            </w:r>
            <w:r w:rsidRPr="003C7C93">
              <w:rPr>
                <w:rFonts w:eastAsia="Times New Roman" w:cs="Open Sans"/>
                <w:b/>
                <w:color w:val="000000" w:themeColor="text1"/>
              </w:rPr>
              <w:t>OTHER SOURCE</w:t>
            </w:r>
          </w:p>
        </w:tc>
        <w:tc>
          <w:tcPr>
            <w:tcW w:w="6576" w:type="dxa"/>
            <w:shd w:val="clear" w:color="auto" w:fill="92D050"/>
            <w:hideMark/>
          </w:tcPr>
          <w:p w14:paraId="29CD54ED" w14:textId="77777777" w:rsidR="00105340" w:rsidRPr="003C7C93" w:rsidRDefault="3BACD7F9" w:rsidP="008A3097">
            <w:pPr>
              <w:spacing w:after="240"/>
              <w:rPr>
                <w:rFonts w:eastAsia="Times New Roman" w:cs="Open Sans"/>
                <w:b/>
                <w:color w:val="000000" w:themeColor="text1"/>
              </w:rPr>
            </w:pPr>
            <w:r w:rsidRPr="003C7C93">
              <w:rPr>
                <w:rFonts w:eastAsia="Times New Roman" w:cs="Open Sans"/>
                <w:b/>
                <w:color w:val="000000" w:themeColor="text1"/>
              </w:rPr>
              <w:t>DISCLOSURE</w:t>
            </w:r>
            <w:r w:rsidR="00105340" w:rsidRPr="003C7C93">
              <w:rPr>
                <w:rFonts w:cs="Open Sans"/>
              </w:rPr>
              <w:br/>
            </w:r>
          </w:p>
        </w:tc>
        <w:tc>
          <w:tcPr>
            <w:tcW w:w="1362" w:type="dxa"/>
            <w:shd w:val="clear" w:color="auto" w:fill="92D050"/>
            <w:hideMark/>
          </w:tcPr>
          <w:p w14:paraId="453FE1F0" w14:textId="77777777" w:rsidR="00105340" w:rsidRPr="003C7C93" w:rsidRDefault="3BACD7F9" w:rsidP="008A3097">
            <w:pPr>
              <w:spacing w:after="240"/>
              <w:rPr>
                <w:rFonts w:eastAsia="Times New Roman" w:cs="Open Sans"/>
                <w:b/>
                <w:color w:val="000000" w:themeColor="text1"/>
              </w:rPr>
            </w:pPr>
            <w:r w:rsidRPr="003C7C93">
              <w:rPr>
                <w:rFonts w:eastAsia="Times New Roman" w:cs="Open Sans"/>
                <w:b/>
                <w:color w:val="000000" w:themeColor="text1"/>
              </w:rPr>
              <w:t>LOCATION</w:t>
            </w:r>
            <w:r w:rsidR="00105340" w:rsidRPr="003C7C93">
              <w:rPr>
                <w:rFonts w:cs="Open Sans"/>
              </w:rPr>
              <w:br/>
            </w:r>
          </w:p>
        </w:tc>
      </w:tr>
      <w:tr w:rsidR="00FC3F6A" w:rsidRPr="00982EBE" w14:paraId="648C6031" w14:textId="77777777" w:rsidTr="00AC3C63">
        <w:trPr>
          <w:trHeight w:val="280"/>
        </w:trPr>
        <w:tc>
          <w:tcPr>
            <w:tcW w:w="1897" w:type="dxa"/>
            <w:vMerge w:val="restart"/>
            <w:shd w:val="clear" w:color="auto" w:fill="E2EFD9" w:themeFill="accent6" w:themeFillTint="33"/>
            <w:hideMark/>
          </w:tcPr>
          <w:p w14:paraId="20DB2250" w14:textId="77777777" w:rsidR="00105340" w:rsidRPr="003C7C93" w:rsidRDefault="3BACD7F9" w:rsidP="0015741C">
            <w:pPr>
              <w:rPr>
                <w:rFonts w:cs="Open Sans"/>
                <w:b/>
                <w:color w:val="000000" w:themeColor="text1"/>
              </w:rPr>
            </w:pPr>
            <w:r w:rsidRPr="003C7C93">
              <w:rPr>
                <w:rFonts w:cs="Open Sans"/>
                <w:b/>
                <w:color w:val="000000" w:themeColor="text1"/>
              </w:rPr>
              <w:t xml:space="preserve">GRI 2: General </w:t>
            </w:r>
            <w:r w:rsidRPr="003C7C93">
              <w:rPr>
                <w:rFonts w:cs="Open Sans"/>
                <w:b/>
                <w:color w:val="000000" w:themeColor="text1"/>
              </w:rPr>
              <w:lastRenderedPageBreak/>
              <w:t>Disclosures 2021</w:t>
            </w:r>
            <w:r w:rsidR="00105340" w:rsidRPr="003C7C93">
              <w:rPr>
                <w:rFonts w:cs="Open Sans"/>
              </w:rPr>
              <w:br/>
            </w:r>
            <w:r w:rsidR="00105340" w:rsidRPr="003C7C93">
              <w:rPr>
                <w:rFonts w:cs="Open Sans"/>
              </w:rPr>
              <w:br/>
            </w:r>
            <w:r w:rsidR="00105340" w:rsidRPr="003C7C93">
              <w:rPr>
                <w:rFonts w:cs="Open Sans"/>
              </w:rPr>
              <w:br/>
            </w:r>
            <w:r w:rsidR="00105340" w:rsidRPr="003C7C93">
              <w:rPr>
                <w:rFonts w:cs="Open Sans"/>
              </w:rPr>
              <w:br/>
            </w:r>
            <w:r w:rsidR="00105340" w:rsidRPr="003C7C93">
              <w:rPr>
                <w:rFonts w:cs="Open Sans"/>
              </w:rPr>
              <w:br/>
            </w:r>
            <w:r w:rsidR="00105340" w:rsidRPr="003C7C93">
              <w:rPr>
                <w:rFonts w:cs="Open Sans"/>
              </w:rPr>
              <w:br/>
            </w:r>
            <w:r w:rsidR="00105340" w:rsidRPr="003C7C93">
              <w:rPr>
                <w:rFonts w:cs="Open Sans"/>
              </w:rPr>
              <w:br/>
            </w:r>
            <w:r w:rsidR="00105340" w:rsidRPr="003C7C93">
              <w:rPr>
                <w:rFonts w:cs="Open Sans"/>
              </w:rPr>
              <w:br/>
            </w:r>
            <w:r w:rsidR="00105340" w:rsidRPr="003C7C93">
              <w:rPr>
                <w:rFonts w:cs="Open Sans"/>
              </w:rPr>
              <w:br/>
            </w:r>
            <w:r w:rsidR="00105340" w:rsidRPr="003C7C93">
              <w:rPr>
                <w:rFonts w:cs="Open Sans"/>
              </w:rPr>
              <w:br/>
            </w:r>
            <w:r w:rsidR="00105340" w:rsidRPr="003C7C93">
              <w:rPr>
                <w:rFonts w:cs="Open Sans"/>
              </w:rPr>
              <w:br/>
            </w:r>
            <w:r w:rsidR="00105340" w:rsidRPr="003C7C93">
              <w:rPr>
                <w:rFonts w:cs="Open Sans"/>
              </w:rPr>
              <w:br/>
            </w:r>
            <w:r w:rsidR="00105340" w:rsidRPr="003C7C93">
              <w:rPr>
                <w:rFonts w:cs="Open Sans"/>
              </w:rPr>
              <w:br/>
            </w:r>
            <w:r w:rsidR="00105340" w:rsidRPr="003C7C93">
              <w:rPr>
                <w:rFonts w:cs="Open Sans"/>
              </w:rPr>
              <w:br/>
            </w:r>
            <w:r w:rsidR="00105340" w:rsidRPr="003C7C93">
              <w:rPr>
                <w:rFonts w:cs="Open Sans"/>
              </w:rPr>
              <w:br/>
            </w:r>
            <w:r w:rsidR="00105340" w:rsidRPr="003C7C93">
              <w:rPr>
                <w:rFonts w:cs="Open Sans"/>
              </w:rPr>
              <w:br/>
            </w:r>
            <w:r w:rsidR="00105340" w:rsidRPr="003C7C93">
              <w:rPr>
                <w:rFonts w:cs="Open Sans"/>
              </w:rPr>
              <w:br/>
            </w:r>
            <w:r w:rsidR="00105340" w:rsidRPr="003C7C93">
              <w:rPr>
                <w:rFonts w:cs="Open Sans"/>
              </w:rPr>
              <w:br/>
            </w:r>
            <w:r w:rsidR="00105340" w:rsidRPr="003C7C93">
              <w:rPr>
                <w:rFonts w:cs="Open Sans"/>
              </w:rPr>
              <w:br/>
            </w:r>
            <w:r w:rsidR="00105340" w:rsidRPr="003C7C93">
              <w:rPr>
                <w:rFonts w:cs="Open Sans"/>
              </w:rPr>
              <w:br/>
            </w:r>
            <w:r w:rsidR="00105340" w:rsidRPr="003C7C93">
              <w:rPr>
                <w:rFonts w:cs="Open Sans"/>
              </w:rPr>
              <w:br/>
            </w:r>
            <w:r w:rsidR="00105340" w:rsidRPr="003C7C93">
              <w:rPr>
                <w:rFonts w:cs="Open Sans"/>
              </w:rPr>
              <w:br/>
            </w:r>
            <w:r w:rsidR="00105340" w:rsidRPr="003C7C93">
              <w:rPr>
                <w:rFonts w:cs="Open Sans"/>
              </w:rPr>
              <w:br/>
            </w:r>
            <w:r w:rsidR="00105340" w:rsidRPr="003C7C93">
              <w:rPr>
                <w:rFonts w:cs="Open Sans"/>
              </w:rPr>
              <w:br/>
            </w:r>
            <w:r w:rsidR="00105340" w:rsidRPr="003C7C93">
              <w:rPr>
                <w:rFonts w:cs="Open Sans"/>
              </w:rPr>
              <w:br/>
            </w:r>
            <w:r w:rsidR="00105340" w:rsidRPr="003C7C93">
              <w:rPr>
                <w:rFonts w:cs="Open Sans"/>
              </w:rPr>
              <w:br/>
            </w:r>
            <w:r w:rsidR="00105340" w:rsidRPr="003C7C93">
              <w:rPr>
                <w:rFonts w:cs="Open Sans"/>
              </w:rPr>
              <w:br/>
            </w:r>
            <w:r w:rsidR="00105340" w:rsidRPr="003C7C93">
              <w:rPr>
                <w:rFonts w:cs="Open Sans"/>
              </w:rPr>
              <w:br/>
            </w:r>
            <w:r w:rsidR="00105340" w:rsidRPr="003C7C93">
              <w:rPr>
                <w:rFonts w:cs="Open Sans"/>
              </w:rPr>
              <w:br/>
            </w:r>
            <w:r w:rsidR="00105340" w:rsidRPr="003C7C93">
              <w:rPr>
                <w:rFonts w:cs="Open Sans"/>
              </w:rPr>
              <w:br/>
            </w:r>
            <w:r w:rsidR="00105340" w:rsidRPr="003C7C93">
              <w:rPr>
                <w:rFonts w:cs="Open Sans"/>
              </w:rPr>
              <w:br/>
            </w:r>
            <w:r w:rsidR="00105340" w:rsidRPr="003C7C93">
              <w:rPr>
                <w:rFonts w:cs="Open Sans"/>
              </w:rPr>
              <w:br/>
            </w:r>
            <w:r w:rsidR="00105340" w:rsidRPr="003C7C93">
              <w:rPr>
                <w:rFonts w:cs="Open Sans"/>
              </w:rPr>
              <w:br/>
            </w:r>
            <w:r w:rsidR="00105340" w:rsidRPr="003C7C93">
              <w:rPr>
                <w:rFonts w:cs="Open Sans"/>
              </w:rPr>
              <w:br/>
            </w:r>
            <w:r w:rsidR="00105340" w:rsidRPr="003C7C93">
              <w:rPr>
                <w:rFonts w:cs="Open Sans"/>
              </w:rPr>
              <w:br/>
            </w:r>
            <w:r w:rsidR="00105340" w:rsidRPr="003C7C93">
              <w:rPr>
                <w:rFonts w:cs="Open Sans"/>
              </w:rPr>
              <w:br/>
            </w:r>
            <w:r w:rsidR="00105340" w:rsidRPr="003C7C93">
              <w:rPr>
                <w:rFonts w:cs="Open Sans"/>
              </w:rPr>
              <w:br/>
            </w:r>
            <w:r w:rsidR="00105340" w:rsidRPr="003C7C93">
              <w:rPr>
                <w:rFonts w:cs="Open Sans"/>
              </w:rPr>
              <w:br/>
            </w:r>
            <w:r w:rsidR="00105340" w:rsidRPr="003C7C93">
              <w:rPr>
                <w:rFonts w:cs="Open Sans"/>
              </w:rPr>
              <w:br/>
            </w:r>
            <w:r w:rsidR="00105340" w:rsidRPr="003C7C93">
              <w:rPr>
                <w:rFonts w:cs="Open Sans"/>
              </w:rPr>
              <w:br/>
            </w:r>
            <w:r w:rsidR="00105340" w:rsidRPr="003C7C93">
              <w:rPr>
                <w:rFonts w:cs="Open Sans"/>
              </w:rPr>
              <w:br/>
            </w:r>
            <w:r w:rsidR="00105340" w:rsidRPr="003C7C93">
              <w:rPr>
                <w:rFonts w:cs="Open Sans"/>
              </w:rPr>
              <w:br/>
            </w:r>
            <w:r w:rsidR="00105340" w:rsidRPr="003C7C93">
              <w:rPr>
                <w:rFonts w:cs="Open Sans"/>
              </w:rPr>
              <w:br/>
            </w:r>
            <w:r w:rsidR="00105340" w:rsidRPr="003C7C93">
              <w:rPr>
                <w:rFonts w:cs="Open Sans"/>
              </w:rPr>
              <w:br/>
            </w:r>
            <w:r w:rsidR="00105340" w:rsidRPr="003C7C93">
              <w:rPr>
                <w:rFonts w:cs="Open Sans"/>
              </w:rPr>
              <w:br/>
            </w:r>
            <w:r w:rsidR="00105340" w:rsidRPr="003C7C93">
              <w:rPr>
                <w:rFonts w:cs="Open Sans"/>
              </w:rPr>
              <w:br/>
            </w:r>
            <w:r w:rsidR="00105340" w:rsidRPr="003C7C93">
              <w:rPr>
                <w:rFonts w:cs="Open Sans"/>
              </w:rPr>
              <w:br/>
            </w:r>
            <w:r w:rsidR="00105340" w:rsidRPr="003C7C93">
              <w:rPr>
                <w:rFonts w:cs="Open Sans"/>
              </w:rPr>
              <w:lastRenderedPageBreak/>
              <w:br/>
            </w:r>
            <w:r w:rsidR="00105340" w:rsidRPr="003C7C93">
              <w:rPr>
                <w:rFonts w:cs="Open Sans"/>
              </w:rPr>
              <w:br/>
            </w:r>
            <w:r w:rsidR="00105340" w:rsidRPr="003C7C93">
              <w:rPr>
                <w:rFonts w:cs="Open Sans"/>
              </w:rPr>
              <w:br/>
            </w:r>
            <w:r w:rsidR="00105340" w:rsidRPr="003C7C93">
              <w:rPr>
                <w:rFonts w:cs="Open Sans"/>
              </w:rPr>
              <w:br/>
            </w:r>
            <w:r w:rsidR="00105340" w:rsidRPr="003C7C93">
              <w:rPr>
                <w:rFonts w:cs="Open Sans"/>
              </w:rPr>
              <w:br/>
            </w:r>
            <w:r w:rsidR="00105340" w:rsidRPr="003C7C93">
              <w:rPr>
                <w:rFonts w:cs="Open Sans"/>
              </w:rPr>
              <w:br/>
            </w:r>
            <w:r w:rsidR="00105340" w:rsidRPr="003C7C93">
              <w:rPr>
                <w:rFonts w:cs="Open Sans"/>
              </w:rPr>
              <w:br/>
            </w:r>
            <w:r w:rsidR="00105340" w:rsidRPr="003C7C93">
              <w:rPr>
                <w:rFonts w:cs="Open Sans"/>
              </w:rPr>
              <w:br/>
            </w:r>
            <w:r w:rsidR="00105340" w:rsidRPr="003C7C93">
              <w:rPr>
                <w:rFonts w:cs="Open Sans"/>
              </w:rPr>
              <w:br/>
            </w:r>
            <w:r w:rsidR="00105340" w:rsidRPr="003C7C93">
              <w:rPr>
                <w:rFonts w:cs="Open Sans"/>
              </w:rPr>
              <w:br/>
            </w:r>
            <w:r w:rsidR="00105340" w:rsidRPr="003C7C93">
              <w:rPr>
                <w:rFonts w:cs="Open Sans"/>
              </w:rPr>
              <w:br/>
            </w:r>
            <w:r w:rsidR="00105340" w:rsidRPr="003C7C93">
              <w:rPr>
                <w:rFonts w:cs="Open Sans"/>
              </w:rPr>
              <w:br/>
            </w:r>
            <w:r w:rsidR="00105340" w:rsidRPr="003C7C93">
              <w:rPr>
                <w:rFonts w:cs="Open Sans"/>
              </w:rPr>
              <w:br/>
            </w:r>
          </w:p>
        </w:tc>
        <w:tc>
          <w:tcPr>
            <w:tcW w:w="6576" w:type="dxa"/>
            <w:hideMark/>
          </w:tcPr>
          <w:p w14:paraId="11C0254A" w14:textId="77777777" w:rsidR="00105340" w:rsidRPr="003C7C93" w:rsidRDefault="3BACD7F9" w:rsidP="0015741C">
            <w:pPr>
              <w:spacing w:after="160"/>
              <w:rPr>
                <w:rFonts w:cs="Open Sans"/>
                <w:color w:val="000000" w:themeColor="text1"/>
              </w:rPr>
            </w:pPr>
            <w:r w:rsidRPr="003C7C93">
              <w:rPr>
                <w:rFonts w:cs="Open Sans"/>
                <w:color w:val="000000" w:themeColor="text1"/>
              </w:rPr>
              <w:lastRenderedPageBreak/>
              <w:t>2-1 Organizational details</w:t>
            </w:r>
          </w:p>
        </w:tc>
        <w:tc>
          <w:tcPr>
            <w:tcW w:w="1362" w:type="dxa"/>
            <w:tcBorders>
              <w:right w:val="single" w:sz="4" w:space="0" w:color="auto"/>
            </w:tcBorders>
          </w:tcPr>
          <w:p w14:paraId="136353A3" w14:textId="6EC6A3F7" w:rsidR="00105340" w:rsidRPr="003C7C93" w:rsidRDefault="0015741C" w:rsidP="0015741C">
            <w:pPr>
              <w:rPr>
                <w:rFonts w:cs="Open Sans"/>
                <w:color w:val="000000" w:themeColor="text1"/>
              </w:rPr>
            </w:pPr>
            <w:r w:rsidRPr="003C7C93">
              <w:rPr>
                <w:rFonts w:cs="Open Sans"/>
              </w:rPr>
              <w:t>6-8</w:t>
            </w:r>
          </w:p>
        </w:tc>
      </w:tr>
      <w:tr w:rsidR="00F26350" w:rsidRPr="00982EBE" w14:paraId="05C626DE" w14:textId="77777777" w:rsidTr="5924F319">
        <w:trPr>
          <w:trHeight w:val="840"/>
        </w:trPr>
        <w:tc>
          <w:tcPr>
            <w:tcW w:w="1897" w:type="dxa"/>
            <w:vMerge/>
            <w:hideMark/>
          </w:tcPr>
          <w:p w14:paraId="785318AE" w14:textId="77777777" w:rsidR="00105340" w:rsidRPr="003C7C93" w:rsidRDefault="00105340" w:rsidP="0015741C">
            <w:pPr>
              <w:rPr>
                <w:rFonts w:cs="Open Sans"/>
                <w:b/>
              </w:rPr>
            </w:pPr>
          </w:p>
        </w:tc>
        <w:tc>
          <w:tcPr>
            <w:tcW w:w="6576" w:type="dxa"/>
            <w:hideMark/>
          </w:tcPr>
          <w:p w14:paraId="26E6C618" w14:textId="77777777" w:rsidR="00105340" w:rsidRPr="003C7C93" w:rsidRDefault="3BACD7F9" w:rsidP="0015741C">
            <w:pPr>
              <w:spacing w:after="160"/>
              <w:rPr>
                <w:rFonts w:cs="Open Sans"/>
                <w:color w:val="000000" w:themeColor="text1"/>
              </w:rPr>
            </w:pPr>
            <w:r w:rsidRPr="003C7C93">
              <w:rPr>
                <w:rFonts w:cs="Open Sans"/>
                <w:color w:val="000000" w:themeColor="text1"/>
              </w:rPr>
              <w:t>2-2 Entities included in the organization’s sustainability reporting</w:t>
            </w:r>
          </w:p>
        </w:tc>
        <w:tc>
          <w:tcPr>
            <w:tcW w:w="1362" w:type="dxa"/>
            <w:tcBorders>
              <w:right w:val="single" w:sz="4" w:space="0" w:color="auto"/>
            </w:tcBorders>
          </w:tcPr>
          <w:p w14:paraId="7E4A5C5C" w14:textId="558D3FE1" w:rsidR="00105340" w:rsidRPr="003C7C93" w:rsidRDefault="0015741C" w:rsidP="0015741C">
            <w:pPr>
              <w:rPr>
                <w:rFonts w:cs="Open Sans"/>
                <w:color w:val="000000" w:themeColor="text1"/>
              </w:rPr>
            </w:pPr>
            <w:r w:rsidRPr="003C7C93">
              <w:rPr>
                <w:rFonts w:cs="Open Sans"/>
              </w:rPr>
              <w:t>8</w:t>
            </w:r>
          </w:p>
        </w:tc>
      </w:tr>
      <w:tr w:rsidR="00F26350" w:rsidRPr="00982EBE" w14:paraId="078C5B1D" w14:textId="77777777" w:rsidTr="5924F319">
        <w:trPr>
          <w:trHeight w:val="560"/>
        </w:trPr>
        <w:tc>
          <w:tcPr>
            <w:tcW w:w="1897" w:type="dxa"/>
            <w:vMerge/>
            <w:hideMark/>
          </w:tcPr>
          <w:p w14:paraId="1DCDC66D" w14:textId="77777777" w:rsidR="00105340" w:rsidRPr="003C7C93" w:rsidRDefault="00105340" w:rsidP="0015741C">
            <w:pPr>
              <w:rPr>
                <w:rFonts w:cs="Open Sans"/>
                <w:b/>
              </w:rPr>
            </w:pPr>
          </w:p>
        </w:tc>
        <w:tc>
          <w:tcPr>
            <w:tcW w:w="6576" w:type="dxa"/>
            <w:hideMark/>
          </w:tcPr>
          <w:p w14:paraId="7A420AC7" w14:textId="77777777" w:rsidR="00105340" w:rsidRPr="003C7C93" w:rsidRDefault="3BACD7F9" w:rsidP="0015741C">
            <w:pPr>
              <w:rPr>
                <w:rFonts w:cs="Open Sans"/>
                <w:color w:val="000000" w:themeColor="text1"/>
              </w:rPr>
            </w:pPr>
            <w:r w:rsidRPr="003C7C93">
              <w:rPr>
                <w:rFonts w:cs="Open Sans"/>
                <w:color w:val="000000" w:themeColor="text1"/>
              </w:rPr>
              <w:t>2-3 Reporting period, frequency and contact point</w:t>
            </w:r>
          </w:p>
        </w:tc>
        <w:tc>
          <w:tcPr>
            <w:tcW w:w="1362" w:type="dxa"/>
            <w:tcBorders>
              <w:right w:val="single" w:sz="4" w:space="0" w:color="auto"/>
            </w:tcBorders>
          </w:tcPr>
          <w:p w14:paraId="52A46390" w14:textId="26D86C0A" w:rsidR="00105340" w:rsidRPr="003C7C93" w:rsidRDefault="0015741C" w:rsidP="0015741C">
            <w:pPr>
              <w:rPr>
                <w:rFonts w:cs="Open Sans"/>
                <w:color w:val="000000" w:themeColor="text1"/>
              </w:rPr>
            </w:pPr>
            <w:r w:rsidRPr="003C7C93">
              <w:rPr>
                <w:rFonts w:cs="Open Sans"/>
              </w:rPr>
              <w:t>3</w:t>
            </w:r>
          </w:p>
        </w:tc>
      </w:tr>
      <w:tr w:rsidR="00F26350" w:rsidRPr="00982EBE" w14:paraId="2ED4D93E" w14:textId="77777777" w:rsidTr="5924F319">
        <w:trPr>
          <w:trHeight w:val="840"/>
        </w:trPr>
        <w:tc>
          <w:tcPr>
            <w:tcW w:w="1897" w:type="dxa"/>
            <w:vMerge/>
            <w:hideMark/>
          </w:tcPr>
          <w:p w14:paraId="2E902C2C" w14:textId="77777777" w:rsidR="00105340" w:rsidRPr="003C7C93" w:rsidRDefault="00105340" w:rsidP="0015741C">
            <w:pPr>
              <w:rPr>
                <w:rFonts w:cs="Open Sans"/>
                <w:b/>
              </w:rPr>
            </w:pPr>
          </w:p>
        </w:tc>
        <w:tc>
          <w:tcPr>
            <w:tcW w:w="6576" w:type="dxa"/>
            <w:hideMark/>
          </w:tcPr>
          <w:p w14:paraId="6BFB5625" w14:textId="77777777" w:rsidR="00105340" w:rsidRPr="003C7C93" w:rsidRDefault="3BACD7F9" w:rsidP="0015741C">
            <w:pPr>
              <w:rPr>
                <w:rFonts w:cs="Open Sans"/>
                <w:color w:val="000000" w:themeColor="text1"/>
              </w:rPr>
            </w:pPr>
            <w:r w:rsidRPr="003C7C93">
              <w:rPr>
                <w:rFonts w:cs="Open Sans"/>
                <w:color w:val="000000" w:themeColor="text1"/>
              </w:rPr>
              <w:t>2-6 Activities, value chain and other business relationships</w:t>
            </w:r>
          </w:p>
        </w:tc>
        <w:tc>
          <w:tcPr>
            <w:tcW w:w="1362" w:type="dxa"/>
            <w:tcBorders>
              <w:right w:val="single" w:sz="4" w:space="0" w:color="auto"/>
            </w:tcBorders>
          </w:tcPr>
          <w:p w14:paraId="2424B231" w14:textId="57B5722E" w:rsidR="00105340" w:rsidRPr="003C7C93" w:rsidRDefault="0015741C" w:rsidP="0015741C">
            <w:pPr>
              <w:rPr>
                <w:rFonts w:cs="Open Sans"/>
                <w:color w:val="000000" w:themeColor="text1"/>
              </w:rPr>
            </w:pPr>
            <w:r w:rsidRPr="003C7C93">
              <w:rPr>
                <w:rFonts w:cs="Open Sans"/>
              </w:rPr>
              <w:t>9-10</w:t>
            </w:r>
          </w:p>
        </w:tc>
      </w:tr>
      <w:tr w:rsidR="00F26350" w:rsidRPr="00982EBE" w14:paraId="52DFAFC8" w14:textId="77777777" w:rsidTr="5924F319">
        <w:trPr>
          <w:trHeight w:val="280"/>
        </w:trPr>
        <w:tc>
          <w:tcPr>
            <w:tcW w:w="1897" w:type="dxa"/>
            <w:vMerge/>
            <w:hideMark/>
          </w:tcPr>
          <w:p w14:paraId="369EF864" w14:textId="77777777" w:rsidR="00105340" w:rsidRPr="003C7C93" w:rsidRDefault="00105340" w:rsidP="0015741C">
            <w:pPr>
              <w:rPr>
                <w:rFonts w:cs="Open Sans"/>
                <w:b/>
              </w:rPr>
            </w:pPr>
          </w:p>
        </w:tc>
        <w:tc>
          <w:tcPr>
            <w:tcW w:w="6576" w:type="dxa"/>
            <w:hideMark/>
          </w:tcPr>
          <w:p w14:paraId="0BABD824" w14:textId="77777777" w:rsidR="00105340" w:rsidRPr="003C7C93" w:rsidRDefault="3BACD7F9" w:rsidP="0015741C">
            <w:pPr>
              <w:rPr>
                <w:rFonts w:cs="Open Sans"/>
                <w:color w:val="000000" w:themeColor="text1"/>
              </w:rPr>
            </w:pPr>
            <w:r w:rsidRPr="003C7C93">
              <w:rPr>
                <w:rFonts w:cs="Open Sans"/>
                <w:color w:val="000000" w:themeColor="text1"/>
              </w:rPr>
              <w:t>2-7 Employees</w:t>
            </w:r>
          </w:p>
        </w:tc>
        <w:tc>
          <w:tcPr>
            <w:tcW w:w="1362" w:type="dxa"/>
          </w:tcPr>
          <w:p w14:paraId="5A8F9F50" w14:textId="1F786016" w:rsidR="00105340" w:rsidRPr="00982EBE" w:rsidRDefault="064DCD59" w:rsidP="0015741C">
            <w:pPr>
              <w:rPr>
                <w:rFonts w:cs="Open Sans"/>
              </w:rPr>
            </w:pPr>
            <w:r w:rsidRPr="55267327">
              <w:rPr>
                <w:rFonts w:cs="Open Sans"/>
              </w:rPr>
              <w:t>37</w:t>
            </w:r>
            <w:r w:rsidR="0015741C" w:rsidRPr="003C7C93">
              <w:rPr>
                <w:rFonts w:cs="Open Sans"/>
              </w:rPr>
              <w:t>-</w:t>
            </w:r>
            <w:r w:rsidR="0015741C" w:rsidRPr="123C1D57">
              <w:rPr>
                <w:rFonts w:cs="Open Sans"/>
              </w:rPr>
              <w:t>4</w:t>
            </w:r>
            <w:r w:rsidR="54AF61C5" w:rsidRPr="123C1D57">
              <w:rPr>
                <w:rFonts w:cs="Open Sans"/>
              </w:rPr>
              <w:t>3</w:t>
            </w:r>
          </w:p>
        </w:tc>
      </w:tr>
      <w:tr w:rsidR="00F26350" w:rsidRPr="00982EBE" w14:paraId="27A28D09" w14:textId="77777777" w:rsidTr="5924F319">
        <w:trPr>
          <w:trHeight w:val="560"/>
        </w:trPr>
        <w:tc>
          <w:tcPr>
            <w:tcW w:w="1897" w:type="dxa"/>
            <w:vMerge/>
            <w:hideMark/>
          </w:tcPr>
          <w:p w14:paraId="6A675ED3" w14:textId="77777777" w:rsidR="00105340" w:rsidRPr="003C7C93" w:rsidRDefault="00105340" w:rsidP="0015741C">
            <w:pPr>
              <w:rPr>
                <w:rFonts w:cs="Open Sans"/>
                <w:b/>
              </w:rPr>
            </w:pPr>
          </w:p>
        </w:tc>
        <w:tc>
          <w:tcPr>
            <w:tcW w:w="6576" w:type="dxa"/>
            <w:hideMark/>
          </w:tcPr>
          <w:p w14:paraId="1AADB652" w14:textId="77777777" w:rsidR="00105340" w:rsidRPr="003C7C93" w:rsidRDefault="3BACD7F9" w:rsidP="0015741C">
            <w:pPr>
              <w:rPr>
                <w:rFonts w:cs="Open Sans"/>
                <w:color w:val="000000" w:themeColor="text1"/>
              </w:rPr>
            </w:pPr>
            <w:r w:rsidRPr="003C7C93">
              <w:rPr>
                <w:rFonts w:cs="Open Sans"/>
                <w:color w:val="000000" w:themeColor="text1"/>
              </w:rPr>
              <w:t>2-9 Governance structure and composition</w:t>
            </w:r>
          </w:p>
        </w:tc>
        <w:tc>
          <w:tcPr>
            <w:tcW w:w="1362" w:type="dxa"/>
          </w:tcPr>
          <w:p w14:paraId="15383053" w14:textId="189EC4F3" w:rsidR="00105340" w:rsidRPr="003C7C93" w:rsidRDefault="0015741C" w:rsidP="0015741C">
            <w:pPr>
              <w:rPr>
                <w:rFonts w:cs="Open Sans"/>
                <w:color w:val="000000" w:themeColor="text1"/>
              </w:rPr>
            </w:pPr>
            <w:r w:rsidRPr="00982EBE">
              <w:rPr>
                <w:rFonts w:cs="Open Sans"/>
              </w:rPr>
              <w:t>19</w:t>
            </w:r>
            <w:r w:rsidRPr="003C7C93">
              <w:rPr>
                <w:rFonts w:cs="Open Sans"/>
              </w:rPr>
              <w:t>-24</w:t>
            </w:r>
          </w:p>
        </w:tc>
      </w:tr>
      <w:tr w:rsidR="00F26350" w:rsidRPr="00982EBE" w14:paraId="7ACA93AA" w14:textId="77777777" w:rsidTr="5924F319">
        <w:trPr>
          <w:trHeight w:val="840"/>
        </w:trPr>
        <w:tc>
          <w:tcPr>
            <w:tcW w:w="1897" w:type="dxa"/>
            <w:vMerge/>
            <w:hideMark/>
          </w:tcPr>
          <w:p w14:paraId="2209648B" w14:textId="77777777" w:rsidR="00105340" w:rsidRPr="003C7C93" w:rsidRDefault="00105340" w:rsidP="0015741C">
            <w:pPr>
              <w:rPr>
                <w:rFonts w:cs="Open Sans"/>
                <w:b/>
              </w:rPr>
            </w:pPr>
          </w:p>
        </w:tc>
        <w:tc>
          <w:tcPr>
            <w:tcW w:w="6576" w:type="dxa"/>
            <w:hideMark/>
          </w:tcPr>
          <w:p w14:paraId="5D62ECE7" w14:textId="36AD0FCF" w:rsidR="00105340" w:rsidRPr="003C7C93" w:rsidRDefault="3BACD7F9" w:rsidP="0015741C">
            <w:pPr>
              <w:rPr>
                <w:rFonts w:cs="Open Sans"/>
                <w:color w:val="000000" w:themeColor="text1"/>
              </w:rPr>
            </w:pPr>
            <w:r w:rsidRPr="003C7C93">
              <w:rPr>
                <w:rFonts w:cs="Open Sans"/>
                <w:color w:val="000000" w:themeColor="text1"/>
              </w:rPr>
              <w:t>2-10 Nomination and selection of the highest governance body</w:t>
            </w:r>
          </w:p>
        </w:tc>
        <w:tc>
          <w:tcPr>
            <w:tcW w:w="1362" w:type="dxa"/>
          </w:tcPr>
          <w:p w14:paraId="372753E7" w14:textId="36D31F76" w:rsidR="00105340" w:rsidRPr="003C7C93" w:rsidRDefault="0015741C" w:rsidP="0015741C">
            <w:pPr>
              <w:rPr>
                <w:rFonts w:cs="Open Sans"/>
                <w:color w:val="000000" w:themeColor="text1"/>
              </w:rPr>
            </w:pPr>
            <w:r w:rsidRPr="003C7C93">
              <w:rPr>
                <w:rFonts w:cs="Open Sans"/>
              </w:rPr>
              <w:t>20-23</w:t>
            </w:r>
          </w:p>
        </w:tc>
      </w:tr>
      <w:tr w:rsidR="00F26350" w:rsidRPr="00982EBE" w14:paraId="56704A40" w14:textId="77777777" w:rsidTr="5924F319">
        <w:trPr>
          <w:trHeight w:val="560"/>
        </w:trPr>
        <w:tc>
          <w:tcPr>
            <w:tcW w:w="1897" w:type="dxa"/>
            <w:vMerge/>
            <w:hideMark/>
          </w:tcPr>
          <w:p w14:paraId="488FDD4A" w14:textId="77777777" w:rsidR="00105340" w:rsidRPr="003C7C93" w:rsidRDefault="00105340" w:rsidP="0015741C">
            <w:pPr>
              <w:rPr>
                <w:rFonts w:cs="Open Sans"/>
                <w:b/>
              </w:rPr>
            </w:pPr>
          </w:p>
        </w:tc>
        <w:tc>
          <w:tcPr>
            <w:tcW w:w="6576" w:type="dxa"/>
            <w:hideMark/>
          </w:tcPr>
          <w:p w14:paraId="52293586" w14:textId="77777777" w:rsidR="00105340" w:rsidRPr="003C7C93" w:rsidRDefault="3BACD7F9" w:rsidP="0015741C">
            <w:pPr>
              <w:rPr>
                <w:rFonts w:cs="Open Sans"/>
                <w:color w:val="000000" w:themeColor="text1"/>
              </w:rPr>
            </w:pPr>
            <w:r w:rsidRPr="003C7C93">
              <w:rPr>
                <w:rFonts w:cs="Open Sans"/>
                <w:color w:val="000000" w:themeColor="text1"/>
              </w:rPr>
              <w:t>2-11 Chair of the highest governance body</w:t>
            </w:r>
          </w:p>
        </w:tc>
        <w:tc>
          <w:tcPr>
            <w:tcW w:w="1362" w:type="dxa"/>
          </w:tcPr>
          <w:p w14:paraId="11F74720" w14:textId="5C6AC6AF" w:rsidR="00105340" w:rsidRPr="003C7C93" w:rsidRDefault="0015741C" w:rsidP="0015741C">
            <w:pPr>
              <w:rPr>
                <w:rFonts w:cs="Open Sans"/>
                <w:color w:val="000000" w:themeColor="text1"/>
              </w:rPr>
            </w:pPr>
            <w:r w:rsidRPr="003C7C93">
              <w:rPr>
                <w:rFonts w:cs="Open Sans"/>
              </w:rPr>
              <w:t>21</w:t>
            </w:r>
          </w:p>
        </w:tc>
      </w:tr>
      <w:tr w:rsidR="00F26350" w:rsidRPr="00982EBE" w14:paraId="2D52F2AA" w14:textId="77777777" w:rsidTr="5924F319">
        <w:trPr>
          <w:trHeight w:val="1120"/>
        </w:trPr>
        <w:tc>
          <w:tcPr>
            <w:tcW w:w="1897" w:type="dxa"/>
            <w:vMerge/>
            <w:hideMark/>
          </w:tcPr>
          <w:p w14:paraId="2CDD58DC" w14:textId="77777777" w:rsidR="00105340" w:rsidRPr="003C7C93" w:rsidRDefault="00105340" w:rsidP="0015741C">
            <w:pPr>
              <w:rPr>
                <w:rFonts w:cs="Open Sans"/>
                <w:b/>
              </w:rPr>
            </w:pPr>
          </w:p>
        </w:tc>
        <w:tc>
          <w:tcPr>
            <w:tcW w:w="6576" w:type="dxa"/>
            <w:hideMark/>
          </w:tcPr>
          <w:p w14:paraId="42A6C112" w14:textId="77777777" w:rsidR="00105340" w:rsidRPr="003C7C93" w:rsidRDefault="3BACD7F9" w:rsidP="0015741C">
            <w:pPr>
              <w:rPr>
                <w:rFonts w:cs="Open Sans"/>
                <w:color w:val="000000" w:themeColor="text1"/>
              </w:rPr>
            </w:pPr>
            <w:r w:rsidRPr="003C7C93">
              <w:rPr>
                <w:rFonts w:cs="Open Sans"/>
                <w:color w:val="000000" w:themeColor="text1"/>
              </w:rPr>
              <w:t>2-12 Role of the highest governance body in overseeing the management of impacts</w:t>
            </w:r>
          </w:p>
        </w:tc>
        <w:tc>
          <w:tcPr>
            <w:tcW w:w="1362" w:type="dxa"/>
          </w:tcPr>
          <w:p w14:paraId="12499E84" w14:textId="07551918" w:rsidR="00105340" w:rsidRPr="003C7C93" w:rsidRDefault="0015741C" w:rsidP="0015741C">
            <w:pPr>
              <w:rPr>
                <w:rFonts w:cs="Open Sans"/>
                <w:color w:val="000000" w:themeColor="text1"/>
              </w:rPr>
            </w:pPr>
            <w:r w:rsidRPr="003C7C93">
              <w:rPr>
                <w:rFonts w:cs="Open Sans"/>
              </w:rPr>
              <w:t>21</w:t>
            </w:r>
          </w:p>
        </w:tc>
      </w:tr>
      <w:tr w:rsidR="00F26350" w:rsidRPr="00982EBE" w14:paraId="22F31A60" w14:textId="77777777" w:rsidTr="5924F319">
        <w:trPr>
          <w:trHeight w:val="840"/>
        </w:trPr>
        <w:tc>
          <w:tcPr>
            <w:tcW w:w="1897" w:type="dxa"/>
            <w:vMerge/>
            <w:hideMark/>
          </w:tcPr>
          <w:p w14:paraId="62342CE3" w14:textId="77777777" w:rsidR="00105340" w:rsidRPr="003C7C93" w:rsidRDefault="00105340" w:rsidP="0015741C">
            <w:pPr>
              <w:rPr>
                <w:rFonts w:cs="Open Sans"/>
                <w:b/>
              </w:rPr>
            </w:pPr>
          </w:p>
        </w:tc>
        <w:tc>
          <w:tcPr>
            <w:tcW w:w="6576" w:type="dxa"/>
            <w:hideMark/>
          </w:tcPr>
          <w:p w14:paraId="06AAE519" w14:textId="77777777" w:rsidR="00105340" w:rsidRPr="003C7C93" w:rsidRDefault="3BACD7F9" w:rsidP="0015741C">
            <w:pPr>
              <w:rPr>
                <w:rFonts w:cs="Open Sans"/>
                <w:color w:val="000000" w:themeColor="text1"/>
              </w:rPr>
            </w:pPr>
            <w:r w:rsidRPr="003C7C93">
              <w:rPr>
                <w:rFonts w:cs="Open Sans"/>
                <w:color w:val="000000" w:themeColor="text1"/>
              </w:rPr>
              <w:t>2-13 Delegation of responsibility for managing impacts</w:t>
            </w:r>
          </w:p>
        </w:tc>
        <w:tc>
          <w:tcPr>
            <w:tcW w:w="1362" w:type="dxa"/>
          </w:tcPr>
          <w:p w14:paraId="6523A162" w14:textId="66B06850" w:rsidR="00105340" w:rsidRPr="003C7C93" w:rsidRDefault="0015741C" w:rsidP="0015741C">
            <w:pPr>
              <w:rPr>
                <w:rFonts w:cs="Open Sans"/>
                <w:color w:val="000000" w:themeColor="text1"/>
              </w:rPr>
            </w:pPr>
            <w:r w:rsidRPr="003C7C93">
              <w:rPr>
                <w:rFonts w:cs="Open Sans"/>
              </w:rPr>
              <w:t>21-23</w:t>
            </w:r>
          </w:p>
        </w:tc>
      </w:tr>
      <w:tr w:rsidR="00F26350" w:rsidRPr="00982EBE" w14:paraId="7213D01A" w14:textId="77777777" w:rsidTr="5924F319">
        <w:trPr>
          <w:trHeight w:val="840"/>
        </w:trPr>
        <w:tc>
          <w:tcPr>
            <w:tcW w:w="1897" w:type="dxa"/>
            <w:vMerge/>
            <w:hideMark/>
          </w:tcPr>
          <w:p w14:paraId="63478C52" w14:textId="77777777" w:rsidR="00105340" w:rsidRPr="003C7C93" w:rsidRDefault="00105340" w:rsidP="0015741C">
            <w:pPr>
              <w:rPr>
                <w:rFonts w:cs="Open Sans"/>
                <w:b/>
              </w:rPr>
            </w:pPr>
          </w:p>
        </w:tc>
        <w:tc>
          <w:tcPr>
            <w:tcW w:w="6576" w:type="dxa"/>
            <w:hideMark/>
          </w:tcPr>
          <w:p w14:paraId="4ADF0F83" w14:textId="77777777" w:rsidR="00105340" w:rsidRPr="003C7C93" w:rsidRDefault="3BACD7F9" w:rsidP="0015741C">
            <w:pPr>
              <w:rPr>
                <w:rFonts w:cs="Open Sans"/>
                <w:color w:val="000000" w:themeColor="text1"/>
              </w:rPr>
            </w:pPr>
            <w:r w:rsidRPr="003C7C93">
              <w:rPr>
                <w:rFonts w:cs="Open Sans"/>
                <w:color w:val="000000" w:themeColor="text1"/>
              </w:rPr>
              <w:t>2-14 Role of the highest governance body in sustainability reporting</w:t>
            </w:r>
          </w:p>
        </w:tc>
        <w:tc>
          <w:tcPr>
            <w:tcW w:w="1362" w:type="dxa"/>
          </w:tcPr>
          <w:p w14:paraId="6A62F9BE" w14:textId="189EA08D" w:rsidR="00105340" w:rsidRPr="003C7C93" w:rsidRDefault="0015741C" w:rsidP="0015741C">
            <w:pPr>
              <w:rPr>
                <w:rFonts w:cs="Open Sans"/>
                <w:color w:val="000000" w:themeColor="text1"/>
              </w:rPr>
            </w:pPr>
            <w:r w:rsidRPr="003C7C93">
              <w:rPr>
                <w:rFonts w:cs="Open Sans"/>
              </w:rPr>
              <w:t>21</w:t>
            </w:r>
          </w:p>
        </w:tc>
      </w:tr>
      <w:tr w:rsidR="00F26350" w:rsidRPr="00982EBE" w14:paraId="3323CF96" w14:textId="77777777" w:rsidTr="5924F319">
        <w:trPr>
          <w:trHeight w:val="280"/>
        </w:trPr>
        <w:tc>
          <w:tcPr>
            <w:tcW w:w="1897" w:type="dxa"/>
            <w:vMerge/>
            <w:hideMark/>
          </w:tcPr>
          <w:p w14:paraId="7D236CBA" w14:textId="77777777" w:rsidR="00105340" w:rsidRPr="003C7C93" w:rsidRDefault="00105340" w:rsidP="0015741C">
            <w:pPr>
              <w:rPr>
                <w:rFonts w:cs="Open Sans"/>
                <w:b/>
              </w:rPr>
            </w:pPr>
          </w:p>
        </w:tc>
        <w:tc>
          <w:tcPr>
            <w:tcW w:w="6576" w:type="dxa"/>
            <w:hideMark/>
          </w:tcPr>
          <w:p w14:paraId="530F225E" w14:textId="77777777" w:rsidR="00105340" w:rsidRPr="003C7C93" w:rsidRDefault="3BACD7F9" w:rsidP="0015741C">
            <w:pPr>
              <w:rPr>
                <w:rFonts w:cs="Open Sans"/>
                <w:color w:val="000000" w:themeColor="text1"/>
              </w:rPr>
            </w:pPr>
            <w:r w:rsidRPr="003C7C93">
              <w:rPr>
                <w:rFonts w:cs="Open Sans"/>
                <w:color w:val="000000" w:themeColor="text1"/>
              </w:rPr>
              <w:t>2-15 Conflicts of interest</w:t>
            </w:r>
          </w:p>
        </w:tc>
        <w:tc>
          <w:tcPr>
            <w:tcW w:w="1362" w:type="dxa"/>
          </w:tcPr>
          <w:p w14:paraId="06A6414D" w14:textId="188212BF" w:rsidR="00105340" w:rsidRPr="003C7C93" w:rsidRDefault="0015741C" w:rsidP="0015741C">
            <w:pPr>
              <w:rPr>
                <w:rFonts w:cs="Open Sans"/>
                <w:color w:val="000000" w:themeColor="text1"/>
              </w:rPr>
            </w:pPr>
            <w:r w:rsidRPr="003C7C93">
              <w:rPr>
                <w:rFonts w:cs="Open Sans"/>
              </w:rPr>
              <w:t>23</w:t>
            </w:r>
          </w:p>
        </w:tc>
      </w:tr>
      <w:tr w:rsidR="00F26350" w:rsidRPr="00982EBE" w14:paraId="5C43EF14" w14:textId="77777777" w:rsidTr="5924F319">
        <w:trPr>
          <w:trHeight w:val="560"/>
        </w:trPr>
        <w:tc>
          <w:tcPr>
            <w:tcW w:w="1897" w:type="dxa"/>
            <w:vMerge/>
            <w:hideMark/>
          </w:tcPr>
          <w:p w14:paraId="7FDF7233" w14:textId="77777777" w:rsidR="00105340" w:rsidRPr="003C7C93" w:rsidRDefault="00105340" w:rsidP="0015741C">
            <w:pPr>
              <w:rPr>
                <w:rFonts w:cs="Open Sans"/>
                <w:b/>
              </w:rPr>
            </w:pPr>
          </w:p>
        </w:tc>
        <w:tc>
          <w:tcPr>
            <w:tcW w:w="6576" w:type="dxa"/>
            <w:hideMark/>
          </w:tcPr>
          <w:p w14:paraId="3A2CFE05" w14:textId="77777777" w:rsidR="00105340" w:rsidRPr="003C7C93" w:rsidRDefault="3BACD7F9" w:rsidP="0015741C">
            <w:pPr>
              <w:rPr>
                <w:rFonts w:cs="Open Sans"/>
                <w:color w:val="000000" w:themeColor="text1"/>
              </w:rPr>
            </w:pPr>
            <w:r w:rsidRPr="003C7C93">
              <w:rPr>
                <w:rFonts w:cs="Open Sans"/>
                <w:color w:val="000000" w:themeColor="text1"/>
              </w:rPr>
              <w:t>2-16 Communication of critical concerns</w:t>
            </w:r>
          </w:p>
        </w:tc>
        <w:tc>
          <w:tcPr>
            <w:tcW w:w="1362" w:type="dxa"/>
          </w:tcPr>
          <w:p w14:paraId="6B19EA71" w14:textId="5115F4D7" w:rsidR="00105340" w:rsidRPr="003C7C93" w:rsidRDefault="0015741C" w:rsidP="0015741C">
            <w:pPr>
              <w:rPr>
                <w:rFonts w:cs="Open Sans"/>
                <w:color w:val="000000" w:themeColor="text1"/>
              </w:rPr>
            </w:pPr>
            <w:r w:rsidRPr="003C7C93">
              <w:rPr>
                <w:rFonts w:cs="Open Sans"/>
              </w:rPr>
              <w:t>24-27</w:t>
            </w:r>
          </w:p>
        </w:tc>
      </w:tr>
      <w:tr w:rsidR="00F26350" w:rsidRPr="00982EBE" w14:paraId="70DDA677" w14:textId="77777777" w:rsidTr="5924F319">
        <w:trPr>
          <w:trHeight w:val="560"/>
        </w:trPr>
        <w:tc>
          <w:tcPr>
            <w:tcW w:w="1897" w:type="dxa"/>
            <w:vMerge/>
            <w:hideMark/>
          </w:tcPr>
          <w:p w14:paraId="3537C030" w14:textId="77777777" w:rsidR="00105340" w:rsidRPr="003C7C93" w:rsidRDefault="00105340" w:rsidP="0015741C">
            <w:pPr>
              <w:rPr>
                <w:rFonts w:cs="Open Sans"/>
                <w:b/>
              </w:rPr>
            </w:pPr>
          </w:p>
        </w:tc>
        <w:tc>
          <w:tcPr>
            <w:tcW w:w="6576" w:type="dxa"/>
            <w:hideMark/>
          </w:tcPr>
          <w:p w14:paraId="36D4B6D2" w14:textId="77777777" w:rsidR="00105340" w:rsidRPr="003C7C93" w:rsidRDefault="3BACD7F9" w:rsidP="0015741C">
            <w:pPr>
              <w:rPr>
                <w:rFonts w:cs="Open Sans"/>
                <w:color w:val="000000" w:themeColor="text1"/>
              </w:rPr>
            </w:pPr>
            <w:r w:rsidRPr="003C7C93">
              <w:rPr>
                <w:rFonts w:cs="Open Sans"/>
                <w:color w:val="000000" w:themeColor="text1"/>
              </w:rPr>
              <w:t>2-17 Collective knowledge of the highest governance body</w:t>
            </w:r>
          </w:p>
        </w:tc>
        <w:tc>
          <w:tcPr>
            <w:tcW w:w="1362" w:type="dxa"/>
          </w:tcPr>
          <w:p w14:paraId="197677C6" w14:textId="737ABD24" w:rsidR="00105340" w:rsidRPr="003C7C93" w:rsidRDefault="00105340" w:rsidP="0015741C">
            <w:pPr>
              <w:rPr>
                <w:rFonts w:cs="Open Sans"/>
                <w:color w:val="000000" w:themeColor="text1"/>
              </w:rPr>
            </w:pPr>
          </w:p>
        </w:tc>
      </w:tr>
      <w:tr w:rsidR="00F26350" w:rsidRPr="00982EBE" w14:paraId="48CD28E8" w14:textId="77777777" w:rsidTr="5924F319">
        <w:trPr>
          <w:trHeight w:val="840"/>
        </w:trPr>
        <w:tc>
          <w:tcPr>
            <w:tcW w:w="1897" w:type="dxa"/>
            <w:vMerge/>
            <w:hideMark/>
          </w:tcPr>
          <w:p w14:paraId="024824A3" w14:textId="77777777" w:rsidR="00105340" w:rsidRPr="003C7C93" w:rsidRDefault="00105340" w:rsidP="0015741C">
            <w:pPr>
              <w:rPr>
                <w:rFonts w:cs="Open Sans"/>
                <w:b/>
              </w:rPr>
            </w:pPr>
          </w:p>
        </w:tc>
        <w:tc>
          <w:tcPr>
            <w:tcW w:w="6576" w:type="dxa"/>
            <w:hideMark/>
          </w:tcPr>
          <w:p w14:paraId="24B22901" w14:textId="77777777" w:rsidR="00105340" w:rsidRPr="003C7C93" w:rsidRDefault="3BACD7F9" w:rsidP="0015741C">
            <w:pPr>
              <w:rPr>
                <w:rFonts w:cs="Open Sans"/>
                <w:color w:val="000000" w:themeColor="text1"/>
              </w:rPr>
            </w:pPr>
            <w:r w:rsidRPr="003C7C93">
              <w:rPr>
                <w:rFonts w:cs="Open Sans"/>
                <w:color w:val="000000" w:themeColor="text1"/>
              </w:rPr>
              <w:t>2-22 Statement on sustainable development strategy</w:t>
            </w:r>
          </w:p>
        </w:tc>
        <w:tc>
          <w:tcPr>
            <w:tcW w:w="1362" w:type="dxa"/>
          </w:tcPr>
          <w:p w14:paraId="61DBD026" w14:textId="525EB292" w:rsidR="00105340" w:rsidRPr="003C7C93" w:rsidRDefault="0015741C" w:rsidP="0015741C">
            <w:pPr>
              <w:rPr>
                <w:rFonts w:cs="Open Sans"/>
                <w:color w:val="000000" w:themeColor="text1"/>
              </w:rPr>
            </w:pPr>
            <w:r w:rsidRPr="003C7C93">
              <w:rPr>
                <w:rFonts w:cs="Open Sans"/>
              </w:rPr>
              <w:t>11-15</w:t>
            </w:r>
          </w:p>
        </w:tc>
      </w:tr>
      <w:tr w:rsidR="00F26350" w:rsidRPr="00982EBE" w14:paraId="6A3C3736" w14:textId="77777777" w:rsidTr="5924F319">
        <w:trPr>
          <w:trHeight w:val="280"/>
        </w:trPr>
        <w:tc>
          <w:tcPr>
            <w:tcW w:w="1897" w:type="dxa"/>
            <w:vMerge/>
            <w:hideMark/>
          </w:tcPr>
          <w:p w14:paraId="01A723BA" w14:textId="77777777" w:rsidR="00105340" w:rsidRPr="003C7C93" w:rsidRDefault="00105340" w:rsidP="0015741C">
            <w:pPr>
              <w:rPr>
                <w:rFonts w:cs="Open Sans"/>
                <w:b/>
              </w:rPr>
            </w:pPr>
          </w:p>
        </w:tc>
        <w:tc>
          <w:tcPr>
            <w:tcW w:w="6576" w:type="dxa"/>
            <w:hideMark/>
          </w:tcPr>
          <w:p w14:paraId="04124913" w14:textId="77777777" w:rsidR="00105340" w:rsidRPr="003C7C93" w:rsidRDefault="3BACD7F9" w:rsidP="0015741C">
            <w:pPr>
              <w:rPr>
                <w:rFonts w:cs="Open Sans"/>
                <w:color w:val="000000" w:themeColor="text1"/>
              </w:rPr>
            </w:pPr>
            <w:r w:rsidRPr="003C7C93">
              <w:rPr>
                <w:rFonts w:cs="Open Sans"/>
                <w:color w:val="000000" w:themeColor="text1"/>
              </w:rPr>
              <w:t>2-23 Policy commitments</w:t>
            </w:r>
          </w:p>
        </w:tc>
        <w:tc>
          <w:tcPr>
            <w:tcW w:w="1362" w:type="dxa"/>
          </w:tcPr>
          <w:p w14:paraId="4C8A21B7" w14:textId="259D0999" w:rsidR="00105340" w:rsidRPr="00982EBE" w:rsidRDefault="77DB3745" w:rsidP="0015741C">
            <w:pPr>
              <w:rPr>
                <w:rFonts w:cs="Open Sans"/>
              </w:rPr>
            </w:pPr>
            <w:r w:rsidRPr="0E0BA6B9">
              <w:rPr>
                <w:rFonts w:cs="Open Sans"/>
              </w:rPr>
              <w:t>20</w:t>
            </w:r>
          </w:p>
        </w:tc>
      </w:tr>
      <w:tr w:rsidR="00F26350" w:rsidRPr="00982EBE" w14:paraId="0803303B" w14:textId="77777777" w:rsidTr="5924F319">
        <w:trPr>
          <w:trHeight w:val="560"/>
        </w:trPr>
        <w:tc>
          <w:tcPr>
            <w:tcW w:w="1897" w:type="dxa"/>
            <w:vMerge/>
            <w:hideMark/>
          </w:tcPr>
          <w:p w14:paraId="231F0961" w14:textId="77777777" w:rsidR="00105340" w:rsidRPr="003C7C93" w:rsidRDefault="00105340" w:rsidP="0015741C">
            <w:pPr>
              <w:rPr>
                <w:rFonts w:cs="Open Sans"/>
                <w:b/>
              </w:rPr>
            </w:pPr>
          </w:p>
        </w:tc>
        <w:tc>
          <w:tcPr>
            <w:tcW w:w="6576" w:type="dxa"/>
            <w:hideMark/>
          </w:tcPr>
          <w:p w14:paraId="78B7A441" w14:textId="77777777" w:rsidR="00105340" w:rsidRPr="003C7C93" w:rsidRDefault="3BACD7F9" w:rsidP="0015741C">
            <w:pPr>
              <w:rPr>
                <w:rFonts w:cs="Open Sans"/>
                <w:color w:val="000000" w:themeColor="text1"/>
              </w:rPr>
            </w:pPr>
            <w:r w:rsidRPr="003C7C93">
              <w:rPr>
                <w:rFonts w:cs="Open Sans"/>
                <w:color w:val="000000" w:themeColor="text1"/>
              </w:rPr>
              <w:t>2-24 Embedding policy commitments</w:t>
            </w:r>
          </w:p>
        </w:tc>
        <w:tc>
          <w:tcPr>
            <w:tcW w:w="1362" w:type="dxa"/>
          </w:tcPr>
          <w:p w14:paraId="38253F89" w14:textId="16B9B23C" w:rsidR="00105340" w:rsidRPr="00982EBE" w:rsidRDefault="54EABCD4" w:rsidP="0015741C">
            <w:pPr>
              <w:rPr>
                <w:rFonts w:cs="Open Sans"/>
              </w:rPr>
            </w:pPr>
            <w:r w:rsidRPr="0E0BA6B9">
              <w:rPr>
                <w:rFonts w:cs="Open Sans"/>
              </w:rPr>
              <w:t>20</w:t>
            </w:r>
          </w:p>
        </w:tc>
      </w:tr>
      <w:tr w:rsidR="00F26350" w:rsidRPr="00982EBE" w14:paraId="7238218F" w14:textId="77777777" w:rsidTr="5924F319">
        <w:trPr>
          <w:trHeight w:val="560"/>
        </w:trPr>
        <w:tc>
          <w:tcPr>
            <w:tcW w:w="1897" w:type="dxa"/>
            <w:vMerge/>
            <w:hideMark/>
          </w:tcPr>
          <w:p w14:paraId="7D5E0984" w14:textId="77777777" w:rsidR="00105340" w:rsidRPr="003C7C93" w:rsidRDefault="00105340" w:rsidP="0015741C">
            <w:pPr>
              <w:rPr>
                <w:rFonts w:cs="Open Sans"/>
                <w:b/>
              </w:rPr>
            </w:pPr>
          </w:p>
        </w:tc>
        <w:tc>
          <w:tcPr>
            <w:tcW w:w="6576" w:type="dxa"/>
            <w:hideMark/>
          </w:tcPr>
          <w:p w14:paraId="1BA0151A" w14:textId="77777777" w:rsidR="00105340" w:rsidRPr="003C7C93" w:rsidRDefault="3BACD7F9" w:rsidP="0015741C">
            <w:pPr>
              <w:rPr>
                <w:rFonts w:cs="Open Sans"/>
                <w:color w:val="000000" w:themeColor="text1"/>
              </w:rPr>
            </w:pPr>
            <w:r w:rsidRPr="003C7C93">
              <w:rPr>
                <w:rFonts w:cs="Open Sans"/>
                <w:color w:val="000000" w:themeColor="text1"/>
              </w:rPr>
              <w:t>2-25 Processes to remediate negative impacts</w:t>
            </w:r>
          </w:p>
        </w:tc>
        <w:tc>
          <w:tcPr>
            <w:tcW w:w="1362" w:type="dxa"/>
          </w:tcPr>
          <w:p w14:paraId="67563B91" w14:textId="2A37C034" w:rsidR="00105340" w:rsidRPr="003C7C93" w:rsidRDefault="0015741C" w:rsidP="0015741C">
            <w:pPr>
              <w:rPr>
                <w:rFonts w:cs="Open Sans"/>
                <w:color w:val="000000" w:themeColor="text1"/>
              </w:rPr>
            </w:pPr>
            <w:r w:rsidRPr="003C7C93">
              <w:rPr>
                <w:rFonts w:cs="Open Sans"/>
              </w:rPr>
              <w:t>31-39</w:t>
            </w:r>
          </w:p>
        </w:tc>
      </w:tr>
      <w:tr w:rsidR="00F26350" w:rsidRPr="00982EBE" w14:paraId="4C33EE31" w14:textId="77777777" w:rsidTr="5924F319">
        <w:trPr>
          <w:trHeight w:val="840"/>
        </w:trPr>
        <w:tc>
          <w:tcPr>
            <w:tcW w:w="1897" w:type="dxa"/>
            <w:vMerge/>
            <w:hideMark/>
          </w:tcPr>
          <w:p w14:paraId="6E6C5CC3" w14:textId="77777777" w:rsidR="00105340" w:rsidRPr="003C7C93" w:rsidRDefault="00105340" w:rsidP="0015741C">
            <w:pPr>
              <w:rPr>
                <w:rFonts w:cs="Open Sans"/>
                <w:b/>
              </w:rPr>
            </w:pPr>
          </w:p>
        </w:tc>
        <w:tc>
          <w:tcPr>
            <w:tcW w:w="6576" w:type="dxa"/>
            <w:hideMark/>
          </w:tcPr>
          <w:p w14:paraId="4E2FA1BF" w14:textId="77777777" w:rsidR="00105340" w:rsidRPr="003C7C93" w:rsidRDefault="3BACD7F9" w:rsidP="0015741C">
            <w:pPr>
              <w:rPr>
                <w:rFonts w:cs="Open Sans"/>
                <w:color w:val="000000" w:themeColor="text1"/>
              </w:rPr>
            </w:pPr>
            <w:r w:rsidRPr="003C7C93">
              <w:rPr>
                <w:rFonts w:cs="Open Sans"/>
                <w:color w:val="000000" w:themeColor="text1"/>
              </w:rPr>
              <w:t>2-26 Mechanisms for seeking advice and raising concerns</w:t>
            </w:r>
          </w:p>
        </w:tc>
        <w:tc>
          <w:tcPr>
            <w:tcW w:w="1362" w:type="dxa"/>
          </w:tcPr>
          <w:p w14:paraId="145CEE70" w14:textId="5564EA72" w:rsidR="00105340" w:rsidRPr="003C7C93" w:rsidRDefault="0015741C" w:rsidP="0015741C">
            <w:pPr>
              <w:rPr>
                <w:rFonts w:cs="Open Sans"/>
                <w:color w:val="000000" w:themeColor="text1"/>
              </w:rPr>
            </w:pPr>
            <w:r w:rsidRPr="3D10B63A">
              <w:rPr>
                <w:rFonts w:cs="Open Sans"/>
              </w:rPr>
              <w:t>2</w:t>
            </w:r>
            <w:r w:rsidR="02EFDFAF" w:rsidRPr="3D10B63A">
              <w:rPr>
                <w:rFonts w:cs="Open Sans"/>
              </w:rPr>
              <w:t>8</w:t>
            </w:r>
            <w:r w:rsidRPr="3D10B63A">
              <w:rPr>
                <w:rFonts w:cs="Open Sans"/>
              </w:rPr>
              <w:t>-2</w:t>
            </w:r>
            <w:r w:rsidR="51856B30" w:rsidRPr="3D10B63A">
              <w:rPr>
                <w:rFonts w:cs="Open Sans"/>
              </w:rPr>
              <w:t>9</w:t>
            </w:r>
          </w:p>
        </w:tc>
      </w:tr>
      <w:tr w:rsidR="00F26350" w:rsidRPr="00982EBE" w14:paraId="281F526F" w14:textId="77777777" w:rsidTr="5924F319">
        <w:trPr>
          <w:trHeight w:val="560"/>
        </w:trPr>
        <w:tc>
          <w:tcPr>
            <w:tcW w:w="1897" w:type="dxa"/>
            <w:vMerge/>
            <w:hideMark/>
          </w:tcPr>
          <w:p w14:paraId="7F45ADC8" w14:textId="77777777" w:rsidR="00105340" w:rsidRPr="003C7C93" w:rsidRDefault="00105340" w:rsidP="0015741C">
            <w:pPr>
              <w:rPr>
                <w:rFonts w:cs="Open Sans"/>
                <w:b/>
              </w:rPr>
            </w:pPr>
          </w:p>
        </w:tc>
        <w:tc>
          <w:tcPr>
            <w:tcW w:w="6576" w:type="dxa"/>
            <w:hideMark/>
          </w:tcPr>
          <w:p w14:paraId="2F28C5A6" w14:textId="77777777" w:rsidR="00105340" w:rsidRPr="003C7C93" w:rsidRDefault="3BACD7F9" w:rsidP="0015741C">
            <w:pPr>
              <w:rPr>
                <w:rFonts w:cs="Open Sans"/>
                <w:color w:val="000000" w:themeColor="text1"/>
              </w:rPr>
            </w:pPr>
            <w:r w:rsidRPr="003C7C93">
              <w:rPr>
                <w:rFonts w:cs="Open Sans"/>
                <w:color w:val="000000" w:themeColor="text1"/>
              </w:rPr>
              <w:t>2-28 Membership associations</w:t>
            </w:r>
          </w:p>
        </w:tc>
        <w:tc>
          <w:tcPr>
            <w:tcW w:w="1362" w:type="dxa"/>
          </w:tcPr>
          <w:p w14:paraId="4A332BAC" w14:textId="0F2A5B42" w:rsidR="00105340" w:rsidRPr="003C7C93" w:rsidRDefault="0015741C" w:rsidP="0015741C">
            <w:pPr>
              <w:rPr>
                <w:rFonts w:cs="Open Sans"/>
                <w:color w:val="000000" w:themeColor="text1"/>
              </w:rPr>
            </w:pPr>
            <w:r w:rsidRPr="003C7C93">
              <w:rPr>
                <w:rFonts w:cs="Open Sans"/>
              </w:rPr>
              <w:t>4</w:t>
            </w:r>
          </w:p>
        </w:tc>
      </w:tr>
      <w:tr w:rsidR="00F26350" w:rsidRPr="00982EBE" w14:paraId="30112DFD" w14:textId="77777777" w:rsidTr="5924F319">
        <w:trPr>
          <w:trHeight w:val="398"/>
        </w:trPr>
        <w:tc>
          <w:tcPr>
            <w:tcW w:w="1897" w:type="dxa"/>
            <w:vMerge/>
            <w:hideMark/>
          </w:tcPr>
          <w:p w14:paraId="54AA23D8" w14:textId="77777777" w:rsidR="00105340" w:rsidRPr="003C7C93" w:rsidRDefault="00105340" w:rsidP="0015741C">
            <w:pPr>
              <w:rPr>
                <w:rFonts w:cs="Open Sans"/>
                <w:b/>
              </w:rPr>
            </w:pPr>
          </w:p>
        </w:tc>
        <w:tc>
          <w:tcPr>
            <w:tcW w:w="6576" w:type="dxa"/>
            <w:hideMark/>
          </w:tcPr>
          <w:p w14:paraId="1E2E062A" w14:textId="77777777" w:rsidR="00105340" w:rsidRPr="003C7C93" w:rsidRDefault="3BACD7F9" w:rsidP="0015741C">
            <w:pPr>
              <w:rPr>
                <w:rFonts w:cs="Open Sans"/>
                <w:color w:val="000000" w:themeColor="text1"/>
              </w:rPr>
            </w:pPr>
            <w:r w:rsidRPr="003C7C93">
              <w:rPr>
                <w:rFonts w:cs="Open Sans"/>
                <w:color w:val="000000" w:themeColor="text1"/>
              </w:rPr>
              <w:t>2-29 Approach to stakeholder engagement</w:t>
            </w:r>
          </w:p>
          <w:p w14:paraId="66AF33ED" w14:textId="77777777" w:rsidR="00105340" w:rsidRPr="003C7C93" w:rsidRDefault="00105340" w:rsidP="0015741C">
            <w:pPr>
              <w:tabs>
                <w:tab w:val="left" w:pos="1120"/>
              </w:tabs>
              <w:rPr>
                <w:rFonts w:cs="Open Sans"/>
                <w:color w:val="000000" w:themeColor="text1"/>
              </w:rPr>
            </w:pPr>
          </w:p>
        </w:tc>
        <w:tc>
          <w:tcPr>
            <w:tcW w:w="1362" w:type="dxa"/>
          </w:tcPr>
          <w:p w14:paraId="6A67ED8D" w14:textId="66FBA5ED" w:rsidR="00105340" w:rsidRPr="003C7C93" w:rsidRDefault="0015741C" w:rsidP="0015741C">
            <w:pPr>
              <w:rPr>
                <w:rFonts w:cs="Open Sans"/>
                <w:color w:val="000000" w:themeColor="text1"/>
              </w:rPr>
            </w:pPr>
            <w:r w:rsidRPr="003C7C93">
              <w:rPr>
                <w:rFonts w:cs="Open Sans"/>
              </w:rPr>
              <w:t>12-14</w:t>
            </w:r>
          </w:p>
        </w:tc>
      </w:tr>
      <w:tr w:rsidR="00FC3F6A" w:rsidRPr="00982EBE" w14:paraId="3CBB3570" w14:textId="77777777" w:rsidTr="00AC3C63">
        <w:trPr>
          <w:trHeight w:val="560"/>
        </w:trPr>
        <w:tc>
          <w:tcPr>
            <w:tcW w:w="1897" w:type="dxa"/>
            <w:vMerge w:val="restart"/>
            <w:shd w:val="clear" w:color="auto" w:fill="E2EFD9" w:themeFill="accent6" w:themeFillTint="33"/>
            <w:hideMark/>
          </w:tcPr>
          <w:p w14:paraId="1E1E0EBD" w14:textId="77777777" w:rsidR="00105340" w:rsidRPr="003C7C93" w:rsidRDefault="3BACD7F9" w:rsidP="0015741C">
            <w:pPr>
              <w:rPr>
                <w:rFonts w:cs="Open Sans"/>
                <w:b/>
                <w:color w:val="000000" w:themeColor="text1"/>
              </w:rPr>
            </w:pPr>
            <w:r w:rsidRPr="003C7C93">
              <w:rPr>
                <w:rFonts w:cs="Open Sans"/>
                <w:b/>
                <w:color w:val="000000" w:themeColor="text1"/>
              </w:rPr>
              <w:t>GRI 3: Material Topics 2021</w:t>
            </w:r>
          </w:p>
        </w:tc>
        <w:tc>
          <w:tcPr>
            <w:tcW w:w="6576" w:type="dxa"/>
            <w:hideMark/>
          </w:tcPr>
          <w:p w14:paraId="02283B9C" w14:textId="77777777" w:rsidR="00105340" w:rsidRPr="003C7C93" w:rsidRDefault="3BACD7F9" w:rsidP="0015741C">
            <w:pPr>
              <w:rPr>
                <w:rFonts w:cs="Open Sans"/>
                <w:color w:val="000000" w:themeColor="text1"/>
              </w:rPr>
            </w:pPr>
            <w:r w:rsidRPr="003C7C93">
              <w:rPr>
                <w:rFonts w:cs="Open Sans"/>
                <w:color w:val="000000" w:themeColor="text1"/>
              </w:rPr>
              <w:t>3-1 Process to determine material topics</w:t>
            </w:r>
          </w:p>
        </w:tc>
        <w:tc>
          <w:tcPr>
            <w:tcW w:w="1362" w:type="dxa"/>
            <w:noWrap/>
          </w:tcPr>
          <w:p w14:paraId="5C838612" w14:textId="2492E674" w:rsidR="00105340" w:rsidRPr="003C7C93" w:rsidRDefault="0015741C" w:rsidP="0015741C">
            <w:pPr>
              <w:rPr>
                <w:rFonts w:cs="Open Sans"/>
                <w:b/>
                <w:color w:val="000000" w:themeColor="text1"/>
              </w:rPr>
            </w:pPr>
            <w:r w:rsidRPr="2B464756">
              <w:rPr>
                <w:rFonts w:cs="Open Sans"/>
              </w:rPr>
              <w:t>1</w:t>
            </w:r>
            <w:r w:rsidR="0143FDF5" w:rsidRPr="2B464756">
              <w:rPr>
                <w:rFonts w:cs="Open Sans"/>
              </w:rPr>
              <w:t>2</w:t>
            </w:r>
            <w:r w:rsidRPr="003C7C93">
              <w:rPr>
                <w:rFonts w:cs="Open Sans"/>
              </w:rPr>
              <w:t>-15</w:t>
            </w:r>
          </w:p>
        </w:tc>
      </w:tr>
      <w:tr w:rsidR="00F26350" w:rsidRPr="00982EBE" w14:paraId="5D5E6686" w14:textId="77777777" w:rsidTr="5924F319">
        <w:trPr>
          <w:trHeight w:val="280"/>
        </w:trPr>
        <w:tc>
          <w:tcPr>
            <w:tcW w:w="1897" w:type="dxa"/>
            <w:vMerge/>
            <w:hideMark/>
          </w:tcPr>
          <w:p w14:paraId="74FDCC72" w14:textId="77777777" w:rsidR="00105340" w:rsidRPr="003C7C93" w:rsidRDefault="00105340" w:rsidP="0015741C">
            <w:pPr>
              <w:rPr>
                <w:rFonts w:cs="Open Sans"/>
                <w:b/>
              </w:rPr>
            </w:pPr>
          </w:p>
        </w:tc>
        <w:tc>
          <w:tcPr>
            <w:tcW w:w="6576" w:type="dxa"/>
            <w:noWrap/>
            <w:hideMark/>
          </w:tcPr>
          <w:p w14:paraId="47992B8C" w14:textId="77777777" w:rsidR="00105340" w:rsidRPr="003C7C93" w:rsidRDefault="3BACD7F9" w:rsidP="0015741C">
            <w:pPr>
              <w:rPr>
                <w:rFonts w:cs="Open Sans"/>
                <w:color w:val="000000" w:themeColor="text1"/>
              </w:rPr>
            </w:pPr>
            <w:r w:rsidRPr="003C7C93">
              <w:rPr>
                <w:rFonts w:cs="Open Sans"/>
                <w:color w:val="000000" w:themeColor="text1"/>
              </w:rPr>
              <w:t>3-2 List of material topics</w:t>
            </w:r>
          </w:p>
        </w:tc>
        <w:tc>
          <w:tcPr>
            <w:tcW w:w="1362" w:type="dxa"/>
            <w:noWrap/>
          </w:tcPr>
          <w:p w14:paraId="5A2876B2" w14:textId="6BECFCB7" w:rsidR="00105340" w:rsidRPr="003C7C93" w:rsidRDefault="0015741C" w:rsidP="0015741C">
            <w:pPr>
              <w:rPr>
                <w:rFonts w:cs="Open Sans"/>
                <w:color w:val="000000" w:themeColor="text1"/>
              </w:rPr>
            </w:pPr>
            <w:r w:rsidRPr="003C7C93">
              <w:rPr>
                <w:rFonts w:cs="Open Sans"/>
              </w:rPr>
              <w:t>15-18</w:t>
            </w:r>
          </w:p>
        </w:tc>
      </w:tr>
      <w:tr w:rsidR="00FC3F6A" w:rsidRPr="00982EBE" w14:paraId="706AFA0D" w14:textId="77777777" w:rsidTr="00AC3C63">
        <w:trPr>
          <w:trHeight w:val="560"/>
        </w:trPr>
        <w:tc>
          <w:tcPr>
            <w:tcW w:w="1897" w:type="dxa"/>
            <w:shd w:val="clear" w:color="auto" w:fill="E2EFD9" w:themeFill="accent6" w:themeFillTint="33"/>
            <w:hideMark/>
          </w:tcPr>
          <w:p w14:paraId="0990170C" w14:textId="77777777" w:rsidR="00105340" w:rsidRPr="003C7C93" w:rsidRDefault="3BACD7F9" w:rsidP="0015741C">
            <w:pPr>
              <w:rPr>
                <w:rFonts w:cs="Open Sans"/>
                <w:b/>
                <w:color w:val="000000" w:themeColor="text1"/>
              </w:rPr>
            </w:pPr>
            <w:r w:rsidRPr="003C7C93">
              <w:rPr>
                <w:rFonts w:cs="Open Sans"/>
                <w:b/>
                <w:color w:val="000000" w:themeColor="text1"/>
              </w:rPr>
              <w:t>GRI 3: Material Topics 2021</w:t>
            </w:r>
          </w:p>
        </w:tc>
        <w:tc>
          <w:tcPr>
            <w:tcW w:w="6576" w:type="dxa"/>
            <w:hideMark/>
          </w:tcPr>
          <w:p w14:paraId="77D0DE34" w14:textId="77777777" w:rsidR="00105340" w:rsidRPr="003C7C93" w:rsidRDefault="3BACD7F9" w:rsidP="0015741C">
            <w:pPr>
              <w:rPr>
                <w:rFonts w:cs="Open Sans"/>
                <w:color w:val="000000" w:themeColor="text1"/>
              </w:rPr>
            </w:pPr>
            <w:r w:rsidRPr="003C7C93">
              <w:rPr>
                <w:rFonts w:cs="Open Sans"/>
                <w:color w:val="000000" w:themeColor="text1"/>
              </w:rPr>
              <w:t>3-3 Management of material topics</w:t>
            </w:r>
          </w:p>
        </w:tc>
        <w:tc>
          <w:tcPr>
            <w:tcW w:w="1362" w:type="dxa"/>
            <w:noWrap/>
          </w:tcPr>
          <w:p w14:paraId="22E96F99" w14:textId="7DA7EA71" w:rsidR="00105340" w:rsidRPr="003C7C93" w:rsidRDefault="0015741C" w:rsidP="0015741C">
            <w:pPr>
              <w:rPr>
                <w:rFonts w:cs="Open Sans"/>
                <w:color w:val="000000" w:themeColor="text1"/>
              </w:rPr>
            </w:pPr>
            <w:r w:rsidRPr="003C7C93">
              <w:rPr>
                <w:rFonts w:cs="Open Sans"/>
              </w:rPr>
              <w:t>11</w:t>
            </w:r>
          </w:p>
        </w:tc>
      </w:tr>
      <w:tr w:rsidR="00FC3F6A" w:rsidRPr="00982EBE" w14:paraId="5007B93F" w14:textId="77777777" w:rsidTr="00AC3C63">
        <w:trPr>
          <w:trHeight w:val="560"/>
        </w:trPr>
        <w:tc>
          <w:tcPr>
            <w:tcW w:w="1897" w:type="dxa"/>
            <w:vMerge w:val="restart"/>
            <w:shd w:val="clear" w:color="auto" w:fill="E2EFD9" w:themeFill="accent6" w:themeFillTint="33"/>
            <w:hideMark/>
          </w:tcPr>
          <w:p w14:paraId="5307AAC6" w14:textId="77777777" w:rsidR="00105340" w:rsidRPr="003C7C93" w:rsidRDefault="3BACD7F9" w:rsidP="0015741C">
            <w:pPr>
              <w:rPr>
                <w:rFonts w:cs="Open Sans"/>
                <w:b/>
                <w:color w:val="000000" w:themeColor="text1"/>
              </w:rPr>
            </w:pPr>
            <w:r w:rsidRPr="003C7C93">
              <w:rPr>
                <w:rFonts w:cs="Open Sans"/>
                <w:b/>
                <w:color w:val="000000" w:themeColor="text1"/>
              </w:rPr>
              <w:t>GRI 201: Economic Performance 2016</w:t>
            </w:r>
          </w:p>
        </w:tc>
        <w:tc>
          <w:tcPr>
            <w:tcW w:w="6576" w:type="dxa"/>
            <w:hideMark/>
          </w:tcPr>
          <w:p w14:paraId="682F570D" w14:textId="77777777" w:rsidR="00105340" w:rsidRPr="003C7C93" w:rsidRDefault="3BACD7F9" w:rsidP="0015741C">
            <w:pPr>
              <w:rPr>
                <w:rFonts w:cs="Open Sans"/>
                <w:color w:val="000000" w:themeColor="text1"/>
              </w:rPr>
            </w:pPr>
            <w:r w:rsidRPr="003C7C93">
              <w:rPr>
                <w:rFonts w:cs="Open Sans"/>
                <w:color w:val="000000" w:themeColor="text1"/>
              </w:rPr>
              <w:t>201-1 Direct economic value generated and distributed</w:t>
            </w:r>
          </w:p>
        </w:tc>
        <w:tc>
          <w:tcPr>
            <w:tcW w:w="1362" w:type="dxa"/>
            <w:noWrap/>
          </w:tcPr>
          <w:p w14:paraId="7B2B87DA" w14:textId="2DD9FBE5" w:rsidR="00105340" w:rsidRPr="003C7C93" w:rsidRDefault="0015741C" w:rsidP="0015741C">
            <w:pPr>
              <w:rPr>
                <w:rFonts w:cs="Open Sans"/>
                <w:color w:val="000000" w:themeColor="text1"/>
              </w:rPr>
            </w:pPr>
            <w:r w:rsidRPr="003C7C93">
              <w:rPr>
                <w:rFonts w:cs="Open Sans"/>
              </w:rPr>
              <w:t>24-25</w:t>
            </w:r>
          </w:p>
        </w:tc>
      </w:tr>
      <w:tr w:rsidR="00F26350" w:rsidRPr="00982EBE" w14:paraId="1FEF8A33" w14:textId="77777777" w:rsidTr="5924F319">
        <w:trPr>
          <w:trHeight w:val="638"/>
        </w:trPr>
        <w:tc>
          <w:tcPr>
            <w:tcW w:w="1897" w:type="dxa"/>
            <w:vMerge/>
            <w:hideMark/>
          </w:tcPr>
          <w:p w14:paraId="535A73E3" w14:textId="77777777" w:rsidR="00105340" w:rsidRPr="003C7C93" w:rsidRDefault="00105340" w:rsidP="0015741C">
            <w:pPr>
              <w:rPr>
                <w:rFonts w:cs="Open Sans"/>
                <w:b/>
              </w:rPr>
            </w:pPr>
          </w:p>
        </w:tc>
        <w:tc>
          <w:tcPr>
            <w:tcW w:w="6576" w:type="dxa"/>
            <w:hideMark/>
          </w:tcPr>
          <w:p w14:paraId="501CA8AD" w14:textId="77777777" w:rsidR="00105340" w:rsidRPr="003C7C93" w:rsidRDefault="3BACD7F9" w:rsidP="0015741C">
            <w:pPr>
              <w:rPr>
                <w:rFonts w:cs="Open Sans"/>
                <w:color w:val="000000" w:themeColor="text1"/>
              </w:rPr>
            </w:pPr>
            <w:r w:rsidRPr="003C7C93">
              <w:rPr>
                <w:rFonts w:cs="Open Sans"/>
                <w:color w:val="000000" w:themeColor="text1"/>
              </w:rPr>
              <w:t>201-2 Financial implications and other risks and opportunities due to climate change</w:t>
            </w:r>
          </w:p>
        </w:tc>
        <w:tc>
          <w:tcPr>
            <w:tcW w:w="1362" w:type="dxa"/>
            <w:noWrap/>
          </w:tcPr>
          <w:p w14:paraId="767FCD2F" w14:textId="0BFE2FC9" w:rsidR="00105340" w:rsidRPr="003C7C93" w:rsidRDefault="00105340" w:rsidP="0015741C">
            <w:pPr>
              <w:rPr>
                <w:rFonts w:cs="Open Sans"/>
                <w:color w:val="000000" w:themeColor="text1"/>
              </w:rPr>
            </w:pPr>
          </w:p>
        </w:tc>
      </w:tr>
      <w:tr w:rsidR="00F26350" w:rsidRPr="00982EBE" w14:paraId="77B2F437" w14:textId="77777777" w:rsidTr="5924F319">
        <w:trPr>
          <w:trHeight w:val="499"/>
        </w:trPr>
        <w:tc>
          <w:tcPr>
            <w:tcW w:w="1897" w:type="dxa"/>
            <w:vMerge/>
            <w:hideMark/>
          </w:tcPr>
          <w:p w14:paraId="43957F66" w14:textId="77777777" w:rsidR="00105340" w:rsidRPr="003C7C93" w:rsidRDefault="00105340" w:rsidP="0015741C">
            <w:pPr>
              <w:rPr>
                <w:rFonts w:cs="Open Sans"/>
                <w:b/>
              </w:rPr>
            </w:pPr>
          </w:p>
        </w:tc>
        <w:tc>
          <w:tcPr>
            <w:tcW w:w="6576" w:type="dxa"/>
            <w:hideMark/>
          </w:tcPr>
          <w:p w14:paraId="594540B9" w14:textId="77777777" w:rsidR="00105340" w:rsidRPr="003C7C93" w:rsidRDefault="3BACD7F9" w:rsidP="0015741C">
            <w:pPr>
              <w:rPr>
                <w:rFonts w:cs="Open Sans"/>
                <w:color w:val="000000" w:themeColor="text1"/>
              </w:rPr>
            </w:pPr>
            <w:r w:rsidRPr="003C7C93">
              <w:rPr>
                <w:rFonts w:cs="Open Sans"/>
                <w:color w:val="000000" w:themeColor="text1"/>
              </w:rPr>
              <w:t>201-3 Defined benefit plan obligations and other retirement plans</w:t>
            </w:r>
          </w:p>
        </w:tc>
        <w:tc>
          <w:tcPr>
            <w:tcW w:w="1362" w:type="dxa"/>
            <w:noWrap/>
          </w:tcPr>
          <w:p w14:paraId="50D0DCC9" w14:textId="1EA14A00" w:rsidR="00105340" w:rsidRPr="003C7C93" w:rsidRDefault="0015741C" w:rsidP="0015741C">
            <w:pPr>
              <w:rPr>
                <w:rFonts w:cs="Open Sans"/>
                <w:color w:val="000000" w:themeColor="text1"/>
              </w:rPr>
            </w:pPr>
            <w:r w:rsidRPr="003C7C93">
              <w:rPr>
                <w:rFonts w:cs="Open Sans"/>
              </w:rPr>
              <w:t>25</w:t>
            </w:r>
          </w:p>
        </w:tc>
      </w:tr>
      <w:tr w:rsidR="00FC3F6A" w:rsidRPr="00982EBE" w14:paraId="56F4ED5B" w14:textId="77777777" w:rsidTr="00AC3C63">
        <w:trPr>
          <w:trHeight w:val="499"/>
        </w:trPr>
        <w:tc>
          <w:tcPr>
            <w:tcW w:w="1897" w:type="dxa"/>
            <w:shd w:val="clear" w:color="auto" w:fill="E2EFD9" w:themeFill="accent6" w:themeFillTint="33"/>
          </w:tcPr>
          <w:p w14:paraId="6CAC614E" w14:textId="77777777" w:rsidR="00125DF5" w:rsidRPr="003C7C93" w:rsidRDefault="00125DF5" w:rsidP="0015741C">
            <w:pPr>
              <w:rPr>
                <w:rFonts w:cs="Open Sans"/>
                <w:b/>
                <w:color w:val="000000" w:themeColor="text1"/>
              </w:rPr>
            </w:pPr>
          </w:p>
          <w:p w14:paraId="13A75373" w14:textId="77777777" w:rsidR="009664BA" w:rsidRPr="003C7C93" w:rsidRDefault="009664BA" w:rsidP="0015741C">
            <w:pPr>
              <w:rPr>
                <w:rFonts w:cs="Open Sans"/>
                <w:b/>
                <w:color w:val="000000" w:themeColor="text1"/>
              </w:rPr>
            </w:pPr>
          </w:p>
          <w:p w14:paraId="4DE041B4" w14:textId="35B7BEAB" w:rsidR="009664BA" w:rsidRPr="003C7C93" w:rsidRDefault="672D300D" w:rsidP="0015741C">
            <w:pPr>
              <w:rPr>
                <w:rFonts w:cs="Open Sans"/>
                <w:b/>
                <w:color w:val="000000" w:themeColor="text1"/>
              </w:rPr>
            </w:pPr>
            <w:r w:rsidRPr="003C7C93">
              <w:rPr>
                <w:rFonts w:cs="Open Sans"/>
                <w:b/>
                <w:color w:val="000000" w:themeColor="text1"/>
              </w:rPr>
              <w:t>GRI 205: Anti-corruption 2016</w:t>
            </w:r>
          </w:p>
          <w:p w14:paraId="477F4A14" w14:textId="77777777" w:rsidR="009664BA" w:rsidRPr="003C7C93" w:rsidRDefault="009664BA" w:rsidP="0015741C">
            <w:pPr>
              <w:rPr>
                <w:rFonts w:cs="Open Sans"/>
                <w:b/>
                <w:color w:val="000000" w:themeColor="text1"/>
              </w:rPr>
            </w:pPr>
          </w:p>
        </w:tc>
        <w:tc>
          <w:tcPr>
            <w:tcW w:w="6576" w:type="dxa"/>
          </w:tcPr>
          <w:p w14:paraId="652C59EB" w14:textId="77777777" w:rsidR="00CA0D85" w:rsidRPr="003C7C93" w:rsidRDefault="4C2B3B40" w:rsidP="0015741C">
            <w:pPr>
              <w:rPr>
                <w:rFonts w:cs="Open Sans"/>
                <w:color w:val="000000" w:themeColor="text1"/>
              </w:rPr>
            </w:pPr>
            <w:r w:rsidRPr="003C7C93">
              <w:rPr>
                <w:rFonts w:cs="Open Sans"/>
                <w:color w:val="000000" w:themeColor="text1"/>
              </w:rPr>
              <w:t>Disclosure 205-2 Communication and training about anti-corruption policies and</w:t>
            </w:r>
          </w:p>
          <w:p w14:paraId="7949C272" w14:textId="718274BE" w:rsidR="00125DF5" w:rsidRPr="003C7C93" w:rsidRDefault="4C2B3B40" w:rsidP="0015741C">
            <w:pPr>
              <w:rPr>
                <w:rFonts w:cs="Open Sans"/>
                <w:color w:val="000000" w:themeColor="text1"/>
              </w:rPr>
            </w:pPr>
            <w:r w:rsidRPr="003C7C93">
              <w:rPr>
                <w:rFonts w:cs="Open Sans"/>
                <w:color w:val="000000" w:themeColor="text1"/>
              </w:rPr>
              <w:t>procedures</w:t>
            </w:r>
          </w:p>
        </w:tc>
        <w:tc>
          <w:tcPr>
            <w:tcW w:w="1362" w:type="dxa"/>
            <w:noWrap/>
          </w:tcPr>
          <w:p w14:paraId="1DB57FCF" w14:textId="2CA09241" w:rsidR="00125DF5" w:rsidRPr="003C7C93" w:rsidRDefault="0015741C" w:rsidP="0015741C">
            <w:pPr>
              <w:rPr>
                <w:rFonts w:cs="Open Sans"/>
                <w:color w:val="000000" w:themeColor="text1"/>
              </w:rPr>
            </w:pPr>
            <w:r w:rsidRPr="003C7C93">
              <w:rPr>
                <w:rFonts w:cs="Open Sans"/>
              </w:rPr>
              <w:t>29-30</w:t>
            </w:r>
          </w:p>
        </w:tc>
      </w:tr>
      <w:tr w:rsidR="00FC3F6A" w:rsidRPr="00982EBE" w14:paraId="3A088AD8" w14:textId="77777777" w:rsidTr="00AC3C63">
        <w:trPr>
          <w:trHeight w:val="560"/>
        </w:trPr>
        <w:tc>
          <w:tcPr>
            <w:tcW w:w="1897" w:type="dxa"/>
            <w:shd w:val="clear" w:color="auto" w:fill="E2EFD9" w:themeFill="accent6" w:themeFillTint="33"/>
            <w:hideMark/>
          </w:tcPr>
          <w:p w14:paraId="274FE315" w14:textId="77777777" w:rsidR="00105340" w:rsidRPr="003C7C93" w:rsidRDefault="3BACD7F9" w:rsidP="0015741C">
            <w:pPr>
              <w:rPr>
                <w:rFonts w:cs="Open Sans"/>
                <w:b/>
                <w:color w:val="000000" w:themeColor="text1"/>
              </w:rPr>
            </w:pPr>
            <w:r w:rsidRPr="003C7C93">
              <w:rPr>
                <w:rFonts w:cs="Open Sans"/>
                <w:b/>
                <w:color w:val="000000" w:themeColor="text1"/>
              </w:rPr>
              <w:t>GRI 3: Material Topics 2021</w:t>
            </w:r>
          </w:p>
        </w:tc>
        <w:tc>
          <w:tcPr>
            <w:tcW w:w="6576" w:type="dxa"/>
            <w:hideMark/>
          </w:tcPr>
          <w:p w14:paraId="3EC77545" w14:textId="77777777" w:rsidR="00105340" w:rsidRPr="003C7C93" w:rsidRDefault="3BACD7F9" w:rsidP="0015741C">
            <w:pPr>
              <w:rPr>
                <w:rFonts w:cs="Open Sans"/>
                <w:color w:val="000000" w:themeColor="text1"/>
              </w:rPr>
            </w:pPr>
            <w:r w:rsidRPr="003C7C93">
              <w:rPr>
                <w:rFonts w:cs="Open Sans"/>
                <w:color w:val="000000" w:themeColor="text1"/>
              </w:rPr>
              <w:t>3-3 Management of material topics</w:t>
            </w:r>
          </w:p>
        </w:tc>
        <w:tc>
          <w:tcPr>
            <w:tcW w:w="1362" w:type="dxa"/>
            <w:noWrap/>
          </w:tcPr>
          <w:p w14:paraId="04EAAD57" w14:textId="778FC1DD" w:rsidR="00105340" w:rsidRPr="003C7C93" w:rsidRDefault="00AD705B" w:rsidP="0015741C">
            <w:pPr>
              <w:rPr>
                <w:rFonts w:cs="Open Sans"/>
                <w:color w:val="000000" w:themeColor="text1"/>
              </w:rPr>
            </w:pPr>
            <w:r w:rsidRPr="003C7C93">
              <w:rPr>
                <w:rFonts w:cs="Open Sans"/>
                <w:color w:val="000000" w:themeColor="text1"/>
              </w:rPr>
              <w:t>11</w:t>
            </w:r>
          </w:p>
        </w:tc>
      </w:tr>
      <w:tr w:rsidR="00F26350" w:rsidRPr="00982EBE" w14:paraId="5E27FB64" w14:textId="77777777" w:rsidTr="00AC3C63">
        <w:trPr>
          <w:trHeight w:val="840"/>
        </w:trPr>
        <w:tc>
          <w:tcPr>
            <w:tcW w:w="1897" w:type="dxa"/>
            <w:shd w:val="clear" w:color="auto" w:fill="E2EFD9" w:themeFill="accent6" w:themeFillTint="33"/>
            <w:hideMark/>
          </w:tcPr>
          <w:p w14:paraId="3F279F73" w14:textId="286F3420" w:rsidR="00105340" w:rsidRPr="003C7C93" w:rsidRDefault="3BACD7F9" w:rsidP="0015741C">
            <w:pPr>
              <w:rPr>
                <w:rFonts w:cs="Open Sans"/>
                <w:b/>
                <w:color w:val="000000" w:themeColor="text1"/>
              </w:rPr>
            </w:pPr>
            <w:r w:rsidRPr="003C7C93">
              <w:rPr>
                <w:rFonts w:cs="Open Sans"/>
                <w:b/>
                <w:color w:val="000000" w:themeColor="text1"/>
              </w:rPr>
              <w:t>GRI 204: Procurement Practices 2016</w:t>
            </w:r>
          </w:p>
        </w:tc>
        <w:tc>
          <w:tcPr>
            <w:tcW w:w="6576" w:type="dxa"/>
            <w:hideMark/>
          </w:tcPr>
          <w:p w14:paraId="6E1CD17F" w14:textId="77777777" w:rsidR="00105340" w:rsidRPr="003C7C93" w:rsidRDefault="3BACD7F9" w:rsidP="0015741C">
            <w:pPr>
              <w:rPr>
                <w:rFonts w:cs="Open Sans"/>
                <w:color w:val="000000" w:themeColor="text1"/>
              </w:rPr>
            </w:pPr>
            <w:r w:rsidRPr="003C7C93">
              <w:rPr>
                <w:rFonts w:cs="Open Sans"/>
                <w:color w:val="000000" w:themeColor="text1"/>
              </w:rPr>
              <w:t>204-1 Proportion of spending on local suppliers</w:t>
            </w:r>
          </w:p>
        </w:tc>
        <w:tc>
          <w:tcPr>
            <w:tcW w:w="1362" w:type="dxa"/>
            <w:noWrap/>
          </w:tcPr>
          <w:p w14:paraId="629DE35B" w14:textId="505762B2" w:rsidR="00105340" w:rsidRPr="003C7C93" w:rsidRDefault="00105340" w:rsidP="0015741C">
            <w:pPr>
              <w:rPr>
                <w:rFonts w:cs="Open Sans"/>
                <w:color w:val="000000" w:themeColor="text1"/>
              </w:rPr>
            </w:pPr>
          </w:p>
        </w:tc>
      </w:tr>
      <w:tr w:rsidR="00F26350" w:rsidRPr="00982EBE" w14:paraId="53BBCBA7" w14:textId="77777777" w:rsidTr="00AC3C63">
        <w:trPr>
          <w:trHeight w:val="674"/>
        </w:trPr>
        <w:tc>
          <w:tcPr>
            <w:tcW w:w="1897" w:type="dxa"/>
            <w:shd w:val="clear" w:color="auto" w:fill="E2EFD9" w:themeFill="accent6" w:themeFillTint="33"/>
            <w:hideMark/>
          </w:tcPr>
          <w:p w14:paraId="3EE4034B" w14:textId="349E64BD" w:rsidR="00105340" w:rsidRPr="003C7C93" w:rsidRDefault="3BACD7F9" w:rsidP="0015741C">
            <w:pPr>
              <w:rPr>
                <w:rFonts w:cs="Open Sans"/>
                <w:b/>
                <w:color w:val="000000" w:themeColor="text1"/>
              </w:rPr>
            </w:pPr>
            <w:r w:rsidRPr="003C7C93">
              <w:rPr>
                <w:rFonts w:cs="Open Sans"/>
                <w:b/>
                <w:color w:val="000000" w:themeColor="text1"/>
              </w:rPr>
              <w:t>GRI 205: Anti-corruption 2016</w:t>
            </w:r>
          </w:p>
        </w:tc>
        <w:tc>
          <w:tcPr>
            <w:tcW w:w="6576" w:type="dxa"/>
            <w:hideMark/>
          </w:tcPr>
          <w:p w14:paraId="4C5F3787" w14:textId="77777777" w:rsidR="00105340" w:rsidRPr="003C7C93" w:rsidRDefault="3BACD7F9" w:rsidP="0015741C">
            <w:pPr>
              <w:rPr>
                <w:rFonts w:cs="Open Sans"/>
                <w:color w:val="000000" w:themeColor="text1"/>
              </w:rPr>
            </w:pPr>
            <w:r w:rsidRPr="003C7C93">
              <w:rPr>
                <w:rFonts w:cs="Open Sans"/>
                <w:color w:val="000000" w:themeColor="text1"/>
              </w:rPr>
              <w:t>205-2 Communication and training about anti-corruption policies and procedures</w:t>
            </w:r>
          </w:p>
        </w:tc>
        <w:tc>
          <w:tcPr>
            <w:tcW w:w="1362" w:type="dxa"/>
            <w:noWrap/>
          </w:tcPr>
          <w:p w14:paraId="28A8185F" w14:textId="59D8C8FA" w:rsidR="00105340" w:rsidRPr="003C7C93" w:rsidRDefault="00AD705B" w:rsidP="0015741C">
            <w:pPr>
              <w:rPr>
                <w:rFonts w:cs="Open Sans"/>
                <w:color w:val="000000" w:themeColor="text1"/>
              </w:rPr>
            </w:pPr>
            <w:r w:rsidRPr="003C7C93">
              <w:rPr>
                <w:rFonts w:cs="Open Sans"/>
                <w:color w:val="000000" w:themeColor="text1"/>
              </w:rPr>
              <w:t>30</w:t>
            </w:r>
          </w:p>
        </w:tc>
      </w:tr>
      <w:tr w:rsidR="00F26350" w:rsidRPr="00982EBE" w14:paraId="437D2A4E" w14:textId="77777777" w:rsidTr="00AC3C63">
        <w:trPr>
          <w:trHeight w:val="560"/>
        </w:trPr>
        <w:tc>
          <w:tcPr>
            <w:tcW w:w="1897" w:type="dxa"/>
            <w:shd w:val="clear" w:color="auto" w:fill="E2EFD9" w:themeFill="accent6" w:themeFillTint="33"/>
            <w:hideMark/>
          </w:tcPr>
          <w:p w14:paraId="3A8EADB2" w14:textId="52F1F51D" w:rsidR="00105340" w:rsidRPr="003C7C93" w:rsidRDefault="3BACD7F9" w:rsidP="0015741C">
            <w:pPr>
              <w:rPr>
                <w:rFonts w:cs="Open Sans"/>
                <w:b/>
                <w:color w:val="000000" w:themeColor="text1"/>
              </w:rPr>
            </w:pPr>
            <w:r w:rsidRPr="003C7C93">
              <w:rPr>
                <w:rFonts w:cs="Open Sans"/>
                <w:b/>
                <w:color w:val="000000" w:themeColor="text1"/>
              </w:rPr>
              <w:t>GRI 3: Material Topics 2021</w:t>
            </w:r>
          </w:p>
        </w:tc>
        <w:tc>
          <w:tcPr>
            <w:tcW w:w="6576" w:type="dxa"/>
            <w:hideMark/>
          </w:tcPr>
          <w:p w14:paraId="0EAA497A" w14:textId="77777777" w:rsidR="00105340" w:rsidRPr="003C7C93" w:rsidRDefault="3BACD7F9" w:rsidP="0015741C">
            <w:pPr>
              <w:rPr>
                <w:rFonts w:cs="Open Sans"/>
                <w:color w:val="000000" w:themeColor="text1"/>
              </w:rPr>
            </w:pPr>
            <w:r w:rsidRPr="003C7C93">
              <w:rPr>
                <w:rFonts w:cs="Open Sans"/>
                <w:color w:val="000000" w:themeColor="text1"/>
              </w:rPr>
              <w:t>3-3 Management of material topics</w:t>
            </w:r>
          </w:p>
        </w:tc>
        <w:tc>
          <w:tcPr>
            <w:tcW w:w="1362" w:type="dxa"/>
            <w:noWrap/>
          </w:tcPr>
          <w:p w14:paraId="35D18F8F" w14:textId="35AC12C0" w:rsidR="00105340" w:rsidRPr="003C7C93" w:rsidRDefault="005446BE" w:rsidP="0015741C">
            <w:pPr>
              <w:rPr>
                <w:rFonts w:cs="Open Sans"/>
                <w:color w:val="000000" w:themeColor="text1"/>
              </w:rPr>
            </w:pPr>
            <w:r w:rsidRPr="003C7C93">
              <w:rPr>
                <w:rFonts w:cs="Open Sans"/>
                <w:color w:val="000000" w:themeColor="text1"/>
              </w:rPr>
              <w:t>11</w:t>
            </w:r>
          </w:p>
        </w:tc>
      </w:tr>
      <w:tr w:rsidR="00F26350" w:rsidRPr="00982EBE" w14:paraId="183F7E70" w14:textId="77777777" w:rsidTr="00AC3C63">
        <w:trPr>
          <w:trHeight w:val="560"/>
        </w:trPr>
        <w:tc>
          <w:tcPr>
            <w:tcW w:w="1897" w:type="dxa"/>
            <w:shd w:val="clear" w:color="auto" w:fill="E2EFD9" w:themeFill="accent6" w:themeFillTint="33"/>
            <w:hideMark/>
          </w:tcPr>
          <w:p w14:paraId="33CCC582" w14:textId="6D221CD0" w:rsidR="00105340" w:rsidRPr="003C7C93" w:rsidRDefault="3BACD7F9" w:rsidP="0015741C">
            <w:pPr>
              <w:rPr>
                <w:rFonts w:cs="Open Sans"/>
                <w:b/>
                <w:color w:val="000000" w:themeColor="text1"/>
              </w:rPr>
            </w:pPr>
            <w:r w:rsidRPr="003C7C93">
              <w:rPr>
                <w:rFonts w:cs="Open Sans"/>
                <w:b/>
                <w:color w:val="000000" w:themeColor="text1"/>
              </w:rPr>
              <w:t>GRI 302: Energy 2016</w:t>
            </w:r>
          </w:p>
        </w:tc>
        <w:tc>
          <w:tcPr>
            <w:tcW w:w="6576" w:type="dxa"/>
            <w:hideMark/>
          </w:tcPr>
          <w:p w14:paraId="51C1D787" w14:textId="77777777" w:rsidR="00105340" w:rsidRPr="003C7C93" w:rsidRDefault="3BACD7F9" w:rsidP="0015741C">
            <w:pPr>
              <w:rPr>
                <w:rFonts w:cs="Open Sans"/>
                <w:color w:val="000000" w:themeColor="text1"/>
              </w:rPr>
            </w:pPr>
            <w:r w:rsidRPr="003C7C93">
              <w:rPr>
                <w:rFonts w:cs="Open Sans"/>
                <w:color w:val="000000" w:themeColor="text1"/>
              </w:rPr>
              <w:t>302-1 Energy consumption within the organization</w:t>
            </w:r>
          </w:p>
        </w:tc>
        <w:tc>
          <w:tcPr>
            <w:tcW w:w="1362" w:type="dxa"/>
            <w:noWrap/>
          </w:tcPr>
          <w:p w14:paraId="147644F1" w14:textId="23973570" w:rsidR="00105340" w:rsidRPr="003C7C93" w:rsidRDefault="0024289B" w:rsidP="0015741C">
            <w:pPr>
              <w:rPr>
                <w:rFonts w:cs="Open Sans"/>
                <w:color w:val="000000" w:themeColor="text1"/>
              </w:rPr>
            </w:pPr>
            <w:r w:rsidRPr="003C7C93">
              <w:rPr>
                <w:rFonts w:cs="Open Sans"/>
              </w:rPr>
              <w:t>33-34</w:t>
            </w:r>
          </w:p>
        </w:tc>
      </w:tr>
      <w:tr w:rsidR="00F26350" w:rsidRPr="00982EBE" w14:paraId="7FCBB1F0" w14:textId="77777777" w:rsidTr="00AC3C63">
        <w:trPr>
          <w:trHeight w:val="560"/>
        </w:trPr>
        <w:tc>
          <w:tcPr>
            <w:tcW w:w="1897" w:type="dxa"/>
            <w:shd w:val="clear" w:color="auto" w:fill="E2EFD9" w:themeFill="accent6" w:themeFillTint="33"/>
            <w:hideMark/>
          </w:tcPr>
          <w:p w14:paraId="56E23A98" w14:textId="16440EB0" w:rsidR="00105340" w:rsidRPr="003C7C93" w:rsidRDefault="3BACD7F9" w:rsidP="00024408">
            <w:pPr>
              <w:rPr>
                <w:rFonts w:cs="Open Sans"/>
                <w:b/>
                <w:color w:val="000000" w:themeColor="text1"/>
              </w:rPr>
            </w:pPr>
            <w:r w:rsidRPr="003C7C93">
              <w:rPr>
                <w:rFonts w:cs="Open Sans"/>
                <w:b/>
                <w:color w:val="000000" w:themeColor="text1"/>
              </w:rPr>
              <w:t>GRI 303: Water and Effluents 2018</w:t>
            </w:r>
          </w:p>
        </w:tc>
        <w:tc>
          <w:tcPr>
            <w:tcW w:w="6576" w:type="dxa"/>
            <w:hideMark/>
          </w:tcPr>
          <w:p w14:paraId="3FEEC3FE" w14:textId="77777777" w:rsidR="00105340" w:rsidRPr="003C7C93" w:rsidRDefault="3BACD7F9" w:rsidP="00024408">
            <w:pPr>
              <w:rPr>
                <w:rFonts w:cs="Open Sans"/>
                <w:color w:val="000000" w:themeColor="text1"/>
              </w:rPr>
            </w:pPr>
            <w:r w:rsidRPr="003C7C93">
              <w:rPr>
                <w:rFonts w:cs="Open Sans"/>
                <w:color w:val="000000" w:themeColor="text1"/>
              </w:rPr>
              <w:t>303-1 Interactions with water as a shared resource</w:t>
            </w:r>
          </w:p>
        </w:tc>
        <w:tc>
          <w:tcPr>
            <w:tcW w:w="1362" w:type="dxa"/>
            <w:noWrap/>
          </w:tcPr>
          <w:p w14:paraId="45E1BAE5" w14:textId="58FF6B52" w:rsidR="00105340" w:rsidRPr="003C7C93" w:rsidRDefault="00024408" w:rsidP="00024408">
            <w:pPr>
              <w:rPr>
                <w:rFonts w:cs="Open Sans"/>
                <w:color w:val="000000" w:themeColor="text1"/>
              </w:rPr>
            </w:pPr>
            <w:r w:rsidRPr="003C7C93">
              <w:t>36-37</w:t>
            </w:r>
          </w:p>
        </w:tc>
      </w:tr>
      <w:tr w:rsidR="00F26350" w:rsidRPr="00982EBE" w14:paraId="5B482B66" w14:textId="77777777" w:rsidTr="00AC3C63">
        <w:trPr>
          <w:trHeight w:val="560"/>
        </w:trPr>
        <w:tc>
          <w:tcPr>
            <w:tcW w:w="1897" w:type="dxa"/>
            <w:shd w:val="clear" w:color="auto" w:fill="E2EFD9" w:themeFill="accent6" w:themeFillTint="33"/>
            <w:hideMark/>
          </w:tcPr>
          <w:p w14:paraId="447640B8" w14:textId="7D3BA231" w:rsidR="00105340" w:rsidRPr="003C7C93" w:rsidRDefault="3BACD7F9" w:rsidP="00024408">
            <w:pPr>
              <w:rPr>
                <w:rFonts w:cs="Open Sans"/>
                <w:b/>
                <w:color w:val="000000" w:themeColor="text1"/>
              </w:rPr>
            </w:pPr>
            <w:r w:rsidRPr="003C7C93">
              <w:rPr>
                <w:rFonts w:cs="Open Sans"/>
                <w:b/>
                <w:color w:val="000000" w:themeColor="text1"/>
              </w:rPr>
              <w:t>GRI 3: Material Topics 2021</w:t>
            </w:r>
          </w:p>
        </w:tc>
        <w:tc>
          <w:tcPr>
            <w:tcW w:w="6576" w:type="dxa"/>
            <w:hideMark/>
          </w:tcPr>
          <w:p w14:paraId="079DA87E" w14:textId="77777777" w:rsidR="00105340" w:rsidRPr="003C7C93" w:rsidRDefault="3BACD7F9" w:rsidP="00024408">
            <w:pPr>
              <w:rPr>
                <w:rFonts w:cs="Open Sans"/>
                <w:color w:val="000000" w:themeColor="text1"/>
              </w:rPr>
            </w:pPr>
            <w:r w:rsidRPr="003C7C93">
              <w:rPr>
                <w:rFonts w:cs="Open Sans"/>
                <w:color w:val="000000" w:themeColor="text1"/>
              </w:rPr>
              <w:t>3-3 Management of material topics</w:t>
            </w:r>
          </w:p>
        </w:tc>
        <w:tc>
          <w:tcPr>
            <w:tcW w:w="1362" w:type="dxa"/>
            <w:noWrap/>
          </w:tcPr>
          <w:p w14:paraId="46558E7D" w14:textId="787B0FB5" w:rsidR="00105340" w:rsidRPr="003C7C93" w:rsidRDefault="00024408" w:rsidP="00024408">
            <w:pPr>
              <w:rPr>
                <w:rFonts w:cs="Open Sans"/>
                <w:color w:val="000000" w:themeColor="text1"/>
              </w:rPr>
            </w:pPr>
            <w:r w:rsidRPr="003C7C93">
              <w:t>11</w:t>
            </w:r>
          </w:p>
        </w:tc>
      </w:tr>
      <w:tr w:rsidR="00F26350" w:rsidRPr="00982EBE" w14:paraId="44EAEC8E" w14:textId="77777777" w:rsidTr="00AC3C63">
        <w:trPr>
          <w:trHeight w:val="560"/>
        </w:trPr>
        <w:tc>
          <w:tcPr>
            <w:tcW w:w="1897" w:type="dxa"/>
            <w:vMerge w:val="restart"/>
            <w:shd w:val="clear" w:color="auto" w:fill="E2EFD9" w:themeFill="accent6" w:themeFillTint="33"/>
            <w:hideMark/>
          </w:tcPr>
          <w:p w14:paraId="7AB5C7A9" w14:textId="5837056C" w:rsidR="00105340" w:rsidRPr="003C7C93" w:rsidRDefault="3BACD7F9" w:rsidP="00024408">
            <w:pPr>
              <w:rPr>
                <w:rFonts w:cs="Open Sans"/>
                <w:b/>
                <w:color w:val="000000" w:themeColor="text1"/>
              </w:rPr>
            </w:pPr>
            <w:r w:rsidRPr="003C7C93">
              <w:rPr>
                <w:rFonts w:cs="Open Sans"/>
                <w:b/>
                <w:color w:val="000000" w:themeColor="text1"/>
              </w:rPr>
              <w:lastRenderedPageBreak/>
              <w:t>GRI 305: Emissions 2016</w:t>
            </w:r>
          </w:p>
        </w:tc>
        <w:tc>
          <w:tcPr>
            <w:tcW w:w="6576" w:type="dxa"/>
            <w:hideMark/>
          </w:tcPr>
          <w:p w14:paraId="2AB995E8" w14:textId="77777777" w:rsidR="00105340" w:rsidRPr="003C7C93" w:rsidRDefault="3BACD7F9" w:rsidP="00024408">
            <w:pPr>
              <w:rPr>
                <w:rFonts w:cs="Open Sans"/>
                <w:color w:val="000000" w:themeColor="text1"/>
              </w:rPr>
            </w:pPr>
            <w:r w:rsidRPr="003C7C93">
              <w:rPr>
                <w:rFonts w:cs="Open Sans"/>
                <w:color w:val="000000" w:themeColor="text1"/>
              </w:rPr>
              <w:t>305-1 Direct (Scope 1) GHG emissions</w:t>
            </w:r>
          </w:p>
        </w:tc>
        <w:tc>
          <w:tcPr>
            <w:tcW w:w="1362" w:type="dxa"/>
            <w:noWrap/>
          </w:tcPr>
          <w:p w14:paraId="2CB8B455" w14:textId="4B1C44E7" w:rsidR="00105340" w:rsidRPr="003C7C93" w:rsidRDefault="00024408" w:rsidP="00024408">
            <w:pPr>
              <w:rPr>
                <w:rFonts w:cs="Open Sans"/>
                <w:color w:val="000000" w:themeColor="text1"/>
              </w:rPr>
            </w:pPr>
            <w:r w:rsidRPr="05348D3E">
              <w:t>3</w:t>
            </w:r>
            <w:r w:rsidR="5413C9EE" w:rsidRPr="05348D3E">
              <w:t>2</w:t>
            </w:r>
          </w:p>
        </w:tc>
      </w:tr>
      <w:tr w:rsidR="00F26350" w:rsidRPr="00982EBE" w14:paraId="7D4C062C" w14:textId="77777777" w:rsidTr="5924F319">
        <w:trPr>
          <w:trHeight w:val="560"/>
        </w:trPr>
        <w:tc>
          <w:tcPr>
            <w:tcW w:w="1897" w:type="dxa"/>
            <w:vMerge/>
            <w:hideMark/>
          </w:tcPr>
          <w:p w14:paraId="0381EEF6" w14:textId="77777777" w:rsidR="00105340" w:rsidRPr="003C7C93" w:rsidRDefault="00105340" w:rsidP="00024408">
            <w:pPr>
              <w:rPr>
                <w:rFonts w:cs="Open Sans"/>
                <w:b/>
                <w:highlight w:val="magenta"/>
              </w:rPr>
            </w:pPr>
          </w:p>
        </w:tc>
        <w:tc>
          <w:tcPr>
            <w:tcW w:w="6576" w:type="dxa"/>
            <w:hideMark/>
          </w:tcPr>
          <w:p w14:paraId="2AB91202" w14:textId="77777777" w:rsidR="00105340" w:rsidRPr="003C7C93" w:rsidRDefault="3BACD7F9" w:rsidP="00024408">
            <w:pPr>
              <w:rPr>
                <w:rFonts w:cs="Open Sans"/>
                <w:color w:val="000000" w:themeColor="text1"/>
              </w:rPr>
            </w:pPr>
            <w:r w:rsidRPr="003C7C93">
              <w:rPr>
                <w:rFonts w:cs="Open Sans"/>
                <w:color w:val="000000" w:themeColor="text1"/>
              </w:rPr>
              <w:t>305-5 Reduction of GHG emissions</w:t>
            </w:r>
          </w:p>
        </w:tc>
        <w:tc>
          <w:tcPr>
            <w:tcW w:w="1362" w:type="dxa"/>
            <w:noWrap/>
          </w:tcPr>
          <w:p w14:paraId="18F4AAE0" w14:textId="59AB3F99" w:rsidR="00105340" w:rsidRPr="003C7C93" w:rsidRDefault="00024408" w:rsidP="00024408">
            <w:pPr>
              <w:rPr>
                <w:rFonts w:cs="Open Sans"/>
                <w:color w:val="000000" w:themeColor="text1"/>
              </w:rPr>
            </w:pPr>
            <w:r w:rsidRPr="6E5BC744">
              <w:t>3</w:t>
            </w:r>
            <w:r w:rsidR="06A337C2" w:rsidRPr="6E5BC744">
              <w:t>2</w:t>
            </w:r>
          </w:p>
        </w:tc>
      </w:tr>
      <w:tr w:rsidR="00F26350" w:rsidRPr="00982EBE" w14:paraId="6D06743E" w14:textId="77777777" w:rsidTr="00AC3C63">
        <w:trPr>
          <w:trHeight w:val="840"/>
        </w:trPr>
        <w:tc>
          <w:tcPr>
            <w:tcW w:w="1897" w:type="dxa"/>
            <w:vMerge w:val="restart"/>
            <w:shd w:val="clear" w:color="auto" w:fill="E2EFD9" w:themeFill="accent6" w:themeFillTint="33"/>
          </w:tcPr>
          <w:p w14:paraId="6895CC07" w14:textId="17A68E32" w:rsidR="00105340" w:rsidRPr="003C7C93" w:rsidRDefault="3BACD7F9" w:rsidP="00024408">
            <w:pPr>
              <w:rPr>
                <w:rFonts w:cs="Open Sans"/>
                <w:b/>
                <w:color w:val="000000" w:themeColor="text1"/>
              </w:rPr>
            </w:pPr>
            <w:r w:rsidRPr="003C7C93">
              <w:rPr>
                <w:rFonts w:cs="Open Sans"/>
                <w:b/>
                <w:color w:val="000000" w:themeColor="text1"/>
              </w:rPr>
              <w:t>GRI 306: Waste 2020</w:t>
            </w:r>
          </w:p>
        </w:tc>
        <w:tc>
          <w:tcPr>
            <w:tcW w:w="6576" w:type="dxa"/>
          </w:tcPr>
          <w:p w14:paraId="55C12719" w14:textId="77777777" w:rsidR="00105340" w:rsidRPr="003C7C93" w:rsidRDefault="3BACD7F9" w:rsidP="00024408">
            <w:pPr>
              <w:rPr>
                <w:rFonts w:cs="Open Sans"/>
                <w:color w:val="000000" w:themeColor="text1"/>
              </w:rPr>
            </w:pPr>
            <w:r w:rsidRPr="003C7C93">
              <w:rPr>
                <w:rFonts w:cs="Open Sans"/>
                <w:color w:val="000000" w:themeColor="text1"/>
              </w:rPr>
              <w:t>3-3 Management of material topics</w:t>
            </w:r>
          </w:p>
        </w:tc>
        <w:tc>
          <w:tcPr>
            <w:tcW w:w="1362" w:type="dxa"/>
            <w:noWrap/>
          </w:tcPr>
          <w:p w14:paraId="6E05BBE7" w14:textId="24828637" w:rsidR="00105340" w:rsidRPr="003C7C93" w:rsidRDefault="00024408" w:rsidP="00024408">
            <w:pPr>
              <w:rPr>
                <w:rFonts w:cs="Open Sans"/>
                <w:color w:val="000000" w:themeColor="text1"/>
              </w:rPr>
            </w:pPr>
            <w:r w:rsidRPr="003C7C93">
              <w:t>11</w:t>
            </w:r>
          </w:p>
        </w:tc>
      </w:tr>
      <w:tr w:rsidR="00F26350" w:rsidRPr="00982EBE" w14:paraId="39D06998" w14:textId="77777777" w:rsidTr="5924F319">
        <w:trPr>
          <w:trHeight w:val="840"/>
        </w:trPr>
        <w:tc>
          <w:tcPr>
            <w:tcW w:w="1897" w:type="dxa"/>
            <w:vMerge/>
            <w:hideMark/>
          </w:tcPr>
          <w:p w14:paraId="2BA65AF2" w14:textId="77777777" w:rsidR="00105340" w:rsidRPr="003C7C93" w:rsidRDefault="00105340" w:rsidP="00024408">
            <w:pPr>
              <w:rPr>
                <w:rFonts w:cs="Open Sans"/>
                <w:b/>
                <w:highlight w:val="magenta"/>
              </w:rPr>
            </w:pPr>
          </w:p>
        </w:tc>
        <w:tc>
          <w:tcPr>
            <w:tcW w:w="6576" w:type="dxa"/>
            <w:hideMark/>
          </w:tcPr>
          <w:p w14:paraId="27FBC976" w14:textId="77777777" w:rsidR="00105340" w:rsidRPr="003C7C93" w:rsidRDefault="3BACD7F9" w:rsidP="00024408">
            <w:pPr>
              <w:rPr>
                <w:rFonts w:cs="Open Sans"/>
                <w:color w:val="000000" w:themeColor="text1"/>
              </w:rPr>
            </w:pPr>
            <w:r w:rsidRPr="003C7C93">
              <w:rPr>
                <w:rFonts w:cs="Open Sans"/>
                <w:color w:val="000000" w:themeColor="text1"/>
              </w:rPr>
              <w:t>306-2 Management of significant waste-related impacts</w:t>
            </w:r>
          </w:p>
        </w:tc>
        <w:tc>
          <w:tcPr>
            <w:tcW w:w="1362" w:type="dxa"/>
            <w:noWrap/>
          </w:tcPr>
          <w:p w14:paraId="016C7BA7" w14:textId="3EF1E64C" w:rsidR="00105340" w:rsidRPr="003C7C93" w:rsidRDefault="00024408" w:rsidP="00024408">
            <w:pPr>
              <w:rPr>
                <w:rFonts w:cs="Open Sans"/>
                <w:color w:val="000000" w:themeColor="text1"/>
              </w:rPr>
            </w:pPr>
            <w:r w:rsidRPr="59F1B3D9">
              <w:t>3</w:t>
            </w:r>
            <w:r w:rsidR="1028B542" w:rsidRPr="59F1B3D9">
              <w:t>5</w:t>
            </w:r>
            <w:r w:rsidRPr="59F1B3D9">
              <w:t>-</w:t>
            </w:r>
            <w:r w:rsidRPr="003C7C93">
              <w:t>3</w:t>
            </w:r>
            <w:r w:rsidR="0A2402A6" w:rsidRPr="003C7C93">
              <w:t>7</w:t>
            </w:r>
          </w:p>
        </w:tc>
      </w:tr>
      <w:tr w:rsidR="00F26350" w:rsidRPr="00982EBE" w14:paraId="6CC25E63" w14:textId="77777777" w:rsidTr="5924F319">
        <w:trPr>
          <w:trHeight w:val="280"/>
        </w:trPr>
        <w:tc>
          <w:tcPr>
            <w:tcW w:w="1897" w:type="dxa"/>
            <w:vMerge/>
            <w:hideMark/>
          </w:tcPr>
          <w:p w14:paraId="0B6FC158" w14:textId="77777777" w:rsidR="00105340" w:rsidRPr="003C7C93" w:rsidRDefault="00105340" w:rsidP="00024408">
            <w:pPr>
              <w:rPr>
                <w:rFonts w:cs="Open Sans"/>
                <w:b/>
                <w:highlight w:val="magenta"/>
              </w:rPr>
            </w:pPr>
          </w:p>
        </w:tc>
        <w:tc>
          <w:tcPr>
            <w:tcW w:w="6576" w:type="dxa"/>
            <w:hideMark/>
          </w:tcPr>
          <w:p w14:paraId="5958F2BB" w14:textId="77777777" w:rsidR="00105340" w:rsidRPr="003C7C93" w:rsidRDefault="3BACD7F9" w:rsidP="00024408">
            <w:pPr>
              <w:rPr>
                <w:rFonts w:cs="Open Sans"/>
                <w:color w:val="000000" w:themeColor="text1"/>
              </w:rPr>
            </w:pPr>
            <w:r w:rsidRPr="003C7C93">
              <w:rPr>
                <w:rFonts w:cs="Open Sans"/>
                <w:color w:val="000000" w:themeColor="text1"/>
              </w:rPr>
              <w:t>306-3 Waste generated</w:t>
            </w:r>
          </w:p>
        </w:tc>
        <w:tc>
          <w:tcPr>
            <w:tcW w:w="1362" w:type="dxa"/>
            <w:noWrap/>
          </w:tcPr>
          <w:p w14:paraId="4464DEC1" w14:textId="61EE2D0B" w:rsidR="00105340" w:rsidRPr="003C7C93" w:rsidRDefault="00024408" w:rsidP="00024408">
            <w:pPr>
              <w:rPr>
                <w:rFonts w:cs="Open Sans"/>
                <w:color w:val="000000" w:themeColor="text1"/>
              </w:rPr>
            </w:pPr>
            <w:r w:rsidRPr="6F0B888D">
              <w:t>3</w:t>
            </w:r>
            <w:r w:rsidR="37EE1A77" w:rsidRPr="6F0B888D">
              <w:t>5</w:t>
            </w:r>
          </w:p>
        </w:tc>
      </w:tr>
      <w:tr w:rsidR="00F26350" w:rsidRPr="00982EBE" w14:paraId="7D071287" w14:textId="77777777" w:rsidTr="64E24334">
        <w:trPr>
          <w:trHeight w:val="560"/>
        </w:trPr>
        <w:tc>
          <w:tcPr>
            <w:tcW w:w="1897" w:type="dxa"/>
            <w:shd w:val="clear" w:color="auto" w:fill="E2EFD9" w:themeFill="accent6" w:themeFillTint="33"/>
            <w:hideMark/>
          </w:tcPr>
          <w:p w14:paraId="69BE81EC" w14:textId="55E2EDFF" w:rsidR="00105340" w:rsidRPr="003C7C93" w:rsidRDefault="3BACD7F9" w:rsidP="00024408">
            <w:pPr>
              <w:rPr>
                <w:rFonts w:cs="Open Sans"/>
                <w:b/>
                <w:color w:val="000000" w:themeColor="text1"/>
              </w:rPr>
            </w:pPr>
            <w:r w:rsidRPr="003C7C93">
              <w:rPr>
                <w:rFonts w:cs="Open Sans"/>
                <w:b/>
                <w:color w:val="000000" w:themeColor="text1"/>
              </w:rPr>
              <w:t>GRI 401: Employment 2016</w:t>
            </w:r>
          </w:p>
        </w:tc>
        <w:tc>
          <w:tcPr>
            <w:tcW w:w="6576" w:type="dxa"/>
            <w:hideMark/>
          </w:tcPr>
          <w:p w14:paraId="4C8B1EB0" w14:textId="77777777" w:rsidR="00105340" w:rsidRPr="003C7C93" w:rsidRDefault="3BACD7F9" w:rsidP="00024408">
            <w:pPr>
              <w:rPr>
                <w:rFonts w:cs="Open Sans"/>
                <w:color w:val="000000" w:themeColor="text1"/>
              </w:rPr>
            </w:pPr>
            <w:r w:rsidRPr="003C7C93">
              <w:rPr>
                <w:rFonts w:cs="Open Sans"/>
                <w:color w:val="000000" w:themeColor="text1"/>
              </w:rPr>
              <w:t>401-1 New employee hires and employee turnover</w:t>
            </w:r>
          </w:p>
        </w:tc>
        <w:tc>
          <w:tcPr>
            <w:tcW w:w="1362" w:type="dxa"/>
            <w:noWrap/>
          </w:tcPr>
          <w:p w14:paraId="10252B9E" w14:textId="19CE89D2" w:rsidR="00105340" w:rsidRPr="003C7C93" w:rsidRDefault="2F8B6E2C" w:rsidP="00024408">
            <w:pPr>
              <w:rPr>
                <w:rFonts w:cs="Open Sans"/>
                <w:color w:val="000000" w:themeColor="text1"/>
              </w:rPr>
            </w:pPr>
            <w:r w:rsidRPr="1384B681">
              <w:rPr>
                <w:rFonts w:cs="Open Sans"/>
                <w:color w:val="000000" w:themeColor="text1"/>
              </w:rPr>
              <w:t>38</w:t>
            </w:r>
          </w:p>
        </w:tc>
      </w:tr>
      <w:tr w:rsidR="00FC3F6A" w:rsidRPr="00982EBE" w14:paraId="7ED138E7" w14:textId="77777777" w:rsidTr="00AC3C63">
        <w:trPr>
          <w:trHeight w:val="840"/>
        </w:trPr>
        <w:tc>
          <w:tcPr>
            <w:tcW w:w="1897" w:type="dxa"/>
            <w:vMerge w:val="restart"/>
            <w:shd w:val="clear" w:color="auto" w:fill="E2EFD9" w:themeFill="accent6" w:themeFillTint="33"/>
            <w:hideMark/>
          </w:tcPr>
          <w:p w14:paraId="43363E3E" w14:textId="3B673A85" w:rsidR="00105340" w:rsidRPr="003C7C93" w:rsidRDefault="3BACD7F9" w:rsidP="00024408">
            <w:pPr>
              <w:rPr>
                <w:rFonts w:cs="Open Sans"/>
                <w:b/>
                <w:color w:val="000000" w:themeColor="text1"/>
              </w:rPr>
            </w:pPr>
            <w:r w:rsidRPr="003C7C93">
              <w:rPr>
                <w:rFonts w:cs="Open Sans"/>
                <w:b/>
                <w:color w:val="000000" w:themeColor="text1"/>
              </w:rPr>
              <w:t>GRI 403: Occupational Health and Safety 2018</w:t>
            </w:r>
          </w:p>
        </w:tc>
        <w:tc>
          <w:tcPr>
            <w:tcW w:w="6576" w:type="dxa"/>
            <w:hideMark/>
          </w:tcPr>
          <w:p w14:paraId="12FEA63F" w14:textId="77777777" w:rsidR="00105340" w:rsidRPr="003C7C93" w:rsidRDefault="3BACD7F9" w:rsidP="00024408">
            <w:pPr>
              <w:rPr>
                <w:rFonts w:cs="Open Sans"/>
                <w:color w:val="000000" w:themeColor="text1"/>
              </w:rPr>
            </w:pPr>
            <w:r w:rsidRPr="003C7C93">
              <w:rPr>
                <w:rFonts w:cs="Open Sans"/>
                <w:color w:val="000000" w:themeColor="text1"/>
              </w:rPr>
              <w:t>403-1 Occupational health and safety management system</w:t>
            </w:r>
          </w:p>
        </w:tc>
        <w:tc>
          <w:tcPr>
            <w:tcW w:w="1362" w:type="dxa"/>
            <w:noWrap/>
          </w:tcPr>
          <w:p w14:paraId="4E3C6A92" w14:textId="494A6B23" w:rsidR="00105340" w:rsidRPr="003C7C93" w:rsidRDefault="00024408" w:rsidP="00024408">
            <w:pPr>
              <w:rPr>
                <w:rFonts w:cs="Open Sans"/>
                <w:color w:val="000000" w:themeColor="text1"/>
              </w:rPr>
            </w:pPr>
            <w:r w:rsidRPr="2B821898">
              <w:t>4</w:t>
            </w:r>
            <w:r w:rsidR="78D38C36" w:rsidRPr="2B821898">
              <w:t>1</w:t>
            </w:r>
            <w:r w:rsidRPr="2B821898">
              <w:t>-4</w:t>
            </w:r>
            <w:r w:rsidR="12600967" w:rsidRPr="2B821898">
              <w:t>3</w:t>
            </w:r>
          </w:p>
        </w:tc>
      </w:tr>
      <w:tr w:rsidR="00F26350" w:rsidRPr="00982EBE" w14:paraId="0C3F5CBA" w14:textId="77777777" w:rsidTr="5924F319">
        <w:trPr>
          <w:trHeight w:val="1400"/>
        </w:trPr>
        <w:tc>
          <w:tcPr>
            <w:tcW w:w="1897" w:type="dxa"/>
            <w:vMerge/>
            <w:hideMark/>
          </w:tcPr>
          <w:p w14:paraId="3B80FC44" w14:textId="77777777" w:rsidR="00105340" w:rsidRPr="003C7C93" w:rsidRDefault="00105340" w:rsidP="00024408">
            <w:pPr>
              <w:rPr>
                <w:rFonts w:cs="Open Sans"/>
                <w:b/>
              </w:rPr>
            </w:pPr>
          </w:p>
        </w:tc>
        <w:tc>
          <w:tcPr>
            <w:tcW w:w="6576" w:type="dxa"/>
            <w:hideMark/>
          </w:tcPr>
          <w:p w14:paraId="5E5A8A67" w14:textId="77777777" w:rsidR="00105340" w:rsidRPr="003C7C93" w:rsidRDefault="3BACD7F9" w:rsidP="00024408">
            <w:pPr>
              <w:rPr>
                <w:rFonts w:cs="Open Sans"/>
                <w:color w:val="000000" w:themeColor="text1"/>
              </w:rPr>
            </w:pPr>
            <w:r w:rsidRPr="003C7C93">
              <w:rPr>
                <w:rFonts w:cs="Open Sans"/>
                <w:color w:val="000000" w:themeColor="text1"/>
              </w:rPr>
              <w:t>403-4 Worker participation, consultation, and communication on occupational health and safety</w:t>
            </w:r>
          </w:p>
        </w:tc>
        <w:tc>
          <w:tcPr>
            <w:tcW w:w="1362" w:type="dxa"/>
            <w:noWrap/>
          </w:tcPr>
          <w:p w14:paraId="527C791E" w14:textId="41167786" w:rsidR="00105340" w:rsidRPr="003C7C93" w:rsidRDefault="00024408" w:rsidP="00024408">
            <w:pPr>
              <w:rPr>
                <w:rFonts w:cs="Open Sans"/>
                <w:color w:val="000000" w:themeColor="text1"/>
              </w:rPr>
            </w:pPr>
            <w:r w:rsidRPr="2BE35EE3">
              <w:t>4</w:t>
            </w:r>
            <w:r w:rsidR="12FB10A5" w:rsidRPr="2BE35EE3">
              <w:t>2</w:t>
            </w:r>
          </w:p>
        </w:tc>
      </w:tr>
      <w:tr w:rsidR="00F26350" w:rsidRPr="00982EBE" w14:paraId="1414F2AC" w14:textId="77777777" w:rsidTr="5924F319">
        <w:trPr>
          <w:trHeight w:val="840"/>
        </w:trPr>
        <w:tc>
          <w:tcPr>
            <w:tcW w:w="1897" w:type="dxa"/>
            <w:vMerge/>
            <w:hideMark/>
          </w:tcPr>
          <w:p w14:paraId="75D50377" w14:textId="77777777" w:rsidR="00105340" w:rsidRPr="003C7C93" w:rsidRDefault="00105340" w:rsidP="00024408">
            <w:pPr>
              <w:rPr>
                <w:rFonts w:cs="Open Sans"/>
                <w:b/>
              </w:rPr>
            </w:pPr>
          </w:p>
        </w:tc>
        <w:tc>
          <w:tcPr>
            <w:tcW w:w="6576" w:type="dxa"/>
            <w:hideMark/>
          </w:tcPr>
          <w:p w14:paraId="07F2D968" w14:textId="77777777" w:rsidR="00105340" w:rsidRPr="003C7C93" w:rsidRDefault="3BACD7F9" w:rsidP="00024408">
            <w:pPr>
              <w:rPr>
                <w:rFonts w:cs="Open Sans"/>
                <w:color w:val="000000" w:themeColor="text1"/>
              </w:rPr>
            </w:pPr>
            <w:r w:rsidRPr="003C7C93">
              <w:rPr>
                <w:rFonts w:cs="Open Sans"/>
                <w:color w:val="000000" w:themeColor="text1"/>
              </w:rPr>
              <w:t>403-5 Worker training on occupational health and safety</w:t>
            </w:r>
          </w:p>
        </w:tc>
        <w:tc>
          <w:tcPr>
            <w:tcW w:w="1362" w:type="dxa"/>
            <w:noWrap/>
          </w:tcPr>
          <w:p w14:paraId="0A8B10EC" w14:textId="52848D8F" w:rsidR="00105340" w:rsidRPr="003C7C93" w:rsidRDefault="00024408" w:rsidP="00024408">
            <w:pPr>
              <w:rPr>
                <w:rFonts w:cs="Open Sans"/>
                <w:color w:val="000000" w:themeColor="text1"/>
              </w:rPr>
            </w:pPr>
            <w:r w:rsidRPr="528EF9E8">
              <w:t>4</w:t>
            </w:r>
            <w:r w:rsidR="5A5CB4B0" w:rsidRPr="528EF9E8">
              <w:t>1</w:t>
            </w:r>
          </w:p>
        </w:tc>
      </w:tr>
      <w:tr w:rsidR="00F26350" w:rsidRPr="00982EBE" w14:paraId="462101C3" w14:textId="77777777" w:rsidTr="5924F319">
        <w:trPr>
          <w:trHeight w:val="560"/>
        </w:trPr>
        <w:tc>
          <w:tcPr>
            <w:tcW w:w="1897" w:type="dxa"/>
            <w:vMerge/>
            <w:hideMark/>
          </w:tcPr>
          <w:p w14:paraId="02AE6829" w14:textId="77777777" w:rsidR="00105340" w:rsidRPr="003C7C93" w:rsidRDefault="00105340" w:rsidP="00024408">
            <w:pPr>
              <w:rPr>
                <w:rFonts w:cs="Open Sans"/>
                <w:b/>
              </w:rPr>
            </w:pPr>
          </w:p>
        </w:tc>
        <w:tc>
          <w:tcPr>
            <w:tcW w:w="6576" w:type="dxa"/>
            <w:hideMark/>
          </w:tcPr>
          <w:p w14:paraId="77DE9ECB" w14:textId="77777777" w:rsidR="00105340" w:rsidRPr="003C7C93" w:rsidRDefault="3BACD7F9" w:rsidP="00024408">
            <w:pPr>
              <w:rPr>
                <w:rFonts w:cs="Open Sans"/>
                <w:color w:val="000000" w:themeColor="text1"/>
              </w:rPr>
            </w:pPr>
            <w:r w:rsidRPr="003C7C93">
              <w:rPr>
                <w:rFonts w:cs="Open Sans"/>
                <w:color w:val="000000" w:themeColor="text1"/>
              </w:rPr>
              <w:t>403-6 Promotion of worker health</w:t>
            </w:r>
          </w:p>
        </w:tc>
        <w:tc>
          <w:tcPr>
            <w:tcW w:w="1362" w:type="dxa"/>
            <w:noWrap/>
          </w:tcPr>
          <w:p w14:paraId="327ED0E7" w14:textId="43252315" w:rsidR="00105340" w:rsidRPr="003C7C93" w:rsidRDefault="5E381DEF" w:rsidP="00024408">
            <w:pPr>
              <w:rPr>
                <w:rFonts w:cs="Open Sans"/>
                <w:color w:val="000000" w:themeColor="text1"/>
              </w:rPr>
            </w:pPr>
            <w:r w:rsidRPr="71D75777">
              <w:rPr>
                <w:rFonts w:cs="Open Sans"/>
                <w:color w:val="000000" w:themeColor="text1"/>
              </w:rPr>
              <w:t>41</w:t>
            </w:r>
          </w:p>
        </w:tc>
      </w:tr>
      <w:tr w:rsidR="00F26350" w:rsidRPr="00982EBE" w14:paraId="226A446F" w14:textId="77777777" w:rsidTr="5924F319">
        <w:trPr>
          <w:trHeight w:val="280"/>
        </w:trPr>
        <w:tc>
          <w:tcPr>
            <w:tcW w:w="1897" w:type="dxa"/>
            <w:vMerge/>
            <w:hideMark/>
          </w:tcPr>
          <w:p w14:paraId="7B4D797E" w14:textId="77777777" w:rsidR="00105340" w:rsidRPr="003C7C93" w:rsidRDefault="00105340" w:rsidP="00024408">
            <w:pPr>
              <w:rPr>
                <w:rFonts w:cs="Open Sans"/>
                <w:b/>
              </w:rPr>
            </w:pPr>
          </w:p>
        </w:tc>
        <w:tc>
          <w:tcPr>
            <w:tcW w:w="6576" w:type="dxa"/>
            <w:hideMark/>
          </w:tcPr>
          <w:p w14:paraId="663AC6F0" w14:textId="77777777" w:rsidR="00105340" w:rsidRPr="003C7C93" w:rsidRDefault="3BACD7F9" w:rsidP="00024408">
            <w:pPr>
              <w:rPr>
                <w:rFonts w:cs="Open Sans"/>
                <w:color w:val="000000" w:themeColor="text1"/>
              </w:rPr>
            </w:pPr>
            <w:r w:rsidRPr="003C7C93">
              <w:rPr>
                <w:rFonts w:cs="Open Sans"/>
                <w:color w:val="000000" w:themeColor="text1"/>
              </w:rPr>
              <w:t>403-9 Work-related injuries</w:t>
            </w:r>
          </w:p>
        </w:tc>
        <w:tc>
          <w:tcPr>
            <w:tcW w:w="1362" w:type="dxa"/>
            <w:noWrap/>
          </w:tcPr>
          <w:p w14:paraId="77EEE23D" w14:textId="44B5CB64" w:rsidR="00105340" w:rsidRPr="003C7C93" w:rsidRDefault="00024408" w:rsidP="00024408">
            <w:pPr>
              <w:rPr>
                <w:rFonts w:cs="Open Sans"/>
                <w:color w:val="000000" w:themeColor="text1"/>
              </w:rPr>
            </w:pPr>
            <w:r w:rsidRPr="528EF9E8">
              <w:t>4</w:t>
            </w:r>
            <w:r w:rsidR="7F7AC9A5" w:rsidRPr="528EF9E8">
              <w:t>1</w:t>
            </w:r>
          </w:p>
        </w:tc>
      </w:tr>
      <w:tr w:rsidR="00F26350" w:rsidRPr="00982EBE" w14:paraId="432CC883" w14:textId="77777777" w:rsidTr="5924F319">
        <w:trPr>
          <w:trHeight w:val="280"/>
        </w:trPr>
        <w:tc>
          <w:tcPr>
            <w:tcW w:w="1897" w:type="dxa"/>
            <w:vMerge/>
            <w:hideMark/>
          </w:tcPr>
          <w:p w14:paraId="61D01CFB" w14:textId="77777777" w:rsidR="00105340" w:rsidRPr="003C7C93" w:rsidRDefault="00105340" w:rsidP="00024408">
            <w:pPr>
              <w:rPr>
                <w:rFonts w:cs="Open Sans"/>
                <w:b/>
              </w:rPr>
            </w:pPr>
          </w:p>
        </w:tc>
        <w:tc>
          <w:tcPr>
            <w:tcW w:w="6576" w:type="dxa"/>
            <w:hideMark/>
          </w:tcPr>
          <w:p w14:paraId="07F4AE0A" w14:textId="77777777" w:rsidR="00105340" w:rsidRPr="003C7C93" w:rsidRDefault="3BACD7F9" w:rsidP="00024408">
            <w:pPr>
              <w:rPr>
                <w:rFonts w:cs="Open Sans"/>
                <w:color w:val="000000" w:themeColor="text1"/>
              </w:rPr>
            </w:pPr>
            <w:r w:rsidRPr="003C7C93">
              <w:rPr>
                <w:rFonts w:cs="Open Sans"/>
                <w:color w:val="000000" w:themeColor="text1"/>
              </w:rPr>
              <w:t>403-10 Work-related ill health</w:t>
            </w:r>
          </w:p>
        </w:tc>
        <w:tc>
          <w:tcPr>
            <w:tcW w:w="1362" w:type="dxa"/>
            <w:noWrap/>
          </w:tcPr>
          <w:p w14:paraId="50C57BD7" w14:textId="2527C123" w:rsidR="00105340" w:rsidRPr="003C7C93" w:rsidRDefault="00024408" w:rsidP="00024408">
            <w:pPr>
              <w:rPr>
                <w:rFonts w:cs="Open Sans"/>
                <w:color w:val="000000" w:themeColor="text1"/>
              </w:rPr>
            </w:pPr>
            <w:r w:rsidRPr="528EF9E8">
              <w:t>4</w:t>
            </w:r>
            <w:r w:rsidR="78ABD3A4" w:rsidRPr="528EF9E8">
              <w:t>1</w:t>
            </w:r>
          </w:p>
        </w:tc>
      </w:tr>
      <w:tr w:rsidR="00FC3F6A" w:rsidRPr="00982EBE" w14:paraId="5E342A89" w14:textId="77777777" w:rsidTr="00AC3C63">
        <w:trPr>
          <w:trHeight w:val="840"/>
        </w:trPr>
        <w:tc>
          <w:tcPr>
            <w:tcW w:w="1897" w:type="dxa"/>
            <w:vMerge w:val="restart"/>
            <w:shd w:val="clear" w:color="auto" w:fill="E2EFD9" w:themeFill="accent6" w:themeFillTint="33"/>
            <w:hideMark/>
          </w:tcPr>
          <w:p w14:paraId="28152887" w14:textId="77777777" w:rsidR="00105340" w:rsidRPr="003C7C93" w:rsidRDefault="3BACD7F9" w:rsidP="00024408">
            <w:pPr>
              <w:rPr>
                <w:rFonts w:cs="Open Sans"/>
                <w:b/>
                <w:color w:val="000000" w:themeColor="text1"/>
              </w:rPr>
            </w:pPr>
            <w:r w:rsidRPr="003C7C93">
              <w:rPr>
                <w:rFonts w:cs="Open Sans"/>
                <w:b/>
                <w:color w:val="000000" w:themeColor="text1"/>
              </w:rPr>
              <w:t>GRI 404: Training and Education 2016</w:t>
            </w:r>
          </w:p>
        </w:tc>
        <w:tc>
          <w:tcPr>
            <w:tcW w:w="6576" w:type="dxa"/>
            <w:hideMark/>
          </w:tcPr>
          <w:p w14:paraId="4EC07BD7" w14:textId="4BE83B8C" w:rsidR="00105340" w:rsidRPr="003C7C93" w:rsidRDefault="3BACD7F9" w:rsidP="00024408">
            <w:pPr>
              <w:rPr>
                <w:rFonts w:cs="Open Sans"/>
                <w:color w:val="000000" w:themeColor="text1"/>
              </w:rPr>
            </w:pPr>
            <w:r w:rsidRPr="003C7C93">
              <w:rPr>
                <w:rFonts w:cs="Open Sans"/>
                <w:color w:val="000000" w:themeColor="text1"/>
              </w:rPr>
              <w:t>404-1 Average hours of training per year per employee</w:t>
            </w:r>
          </w:p>
        </w:tc>
        <w:tc>
          <w:tcPr>
            <w:tcW w:w="1362" w:type="dxa"/>
            <w:noWrap/>
          </w:tcPr>
          <w:p w14:paraId="495BB4CE" w14:textId="7C09FE05" w:rsidR="00105340" w:rsidRPr="003C7C93" w:rsidRDefault="00024408" w:rsidP="00024408">
            <w:pPr>
              <w:rPr>
                <w:rFonts w:cs="Open Sans"/>
                <w:color w:val="000000" w:themeColor="text1"/>
              </w:rPr>
            </w:pPr>
            <w:r w:rsidRPr="528EF9E8">
              <w:t>4</w:t>
            </w:r>
            <w:r w:rsidR="554F657F" w:rsidRPr="528EF9E8">
              <w:t>1</w:t>
            </w:r>
          </w:p>
        </w:tc>
      </w:tr>
      <w:tr w:rsidR="00F26350" w:rsidRPr="00982EBE" w14:paraId="6EC4F633" w14:textId="77777777" w:rsidTr="5924F319">
        <w:trPr>
          <w:trHeight w:val="1120"/>
        </w:trPr>
        <w:tc>
          <w:tcPr>
            <w:tcW w:w="1897" w:type="dxa"/>
            <w:vMerge/>
            <w:hideMark/>
          </w:tcPr>
          <w:p w14:paraId="1250B299" w14:textId="77777777" w:rsidR="00105340" w:rsidRPr="003C7C93" w:rsidRDefault="00105340" w:rsidP="00024408">
            <w:pPr>
              <w:rPr>
                <w:rFonts w:cs="Open Sans"/>
                <w:b/>
              </w:rPr>
            </w:pPr>
          </w:p>
        </w:tc>
        <w:tc>
          <w:tcPr>
            <w:tcW w:w="6576" w:type="dxa"/>
            <w:hideMark/>
          </w:tcPr>
          <w:p w14:paraId="3CE04F7B" w14:textId="0F336BAB" w:rsidR="00105340" w:rsidRPr="003C7C93" w:rsidRDefault="3BACD7F9" w:rsidP="00024408">
            <w:pPr>
              <w:rPr>
                <w:rFonts w:cs="Open Sans"/>
                <w:color w:val="000000" w:themeColor="text1"/>
              </w:rPr>
            </w:pPr>
            <w:r w:rsidRPr="003C7C93">
              <w:rPr>
                <w:rFonts w:cs="Open Sans"/>
                <w:color w:val="000000" w:themeColor="text1"/>
              </w:rPr>
              <w:t>404-2 Programs for upgrading employee skills and transition assistance programs</w:t>
            </w:r>
          </w:p>
        </w:tc>
        <w:tc>
          <w:tcPr>
            <w:tcW w:w="1362" w:type="dxa"/>
            <w:noWrap/>
          </w:tcPr>
          <w:p w14:paraId="0455E87F" w14:textId="2CB1775A" w:rsidR="00105340" w:rsidRPr="003C7C93" w:rsidRDefault="00024408" w:rsidP="00024408">
            <w:pPr>
              <w:rPr>
                <w:rFonts w:cs="Open Sans"/>
                <w:color w:val="000000" w:themeColor="text1"/>
              </w:rPr>
            </w:pPr>
            <w:r w:rsidRPr="528EF9E8">
              <w:t>4</w:t>
            </w:r>
            <w:r w:rsidR="2F6FB579" w:rsidRPr="528EF9E8">
              <w:t>1</w:t>
            </w:r>
          </w:p>
        </w:tc>
      </w:tr>
      <w:tr w:rsidR="00FC3F6A" w:rsidRPr="00982EBE" w14:paraId="19903FB7" w14:textId="77777777" w:rsidTr="00AC3C63">
        <w:trPr>
          <w:trHeight w:val="840"/>
        </w:trPr>
        <w:tc>
          <w:tcPr>
            <w:tcW w:w="1897" w:type="dxa"/>
            <w:shd w:val="clear" w:color="auto" w:fill="E2EFD9" w:themeFill="accent6" w:themeFillTint="33"/>
            <w:hideMark/>
          </w:tcPr>
          <w:p w14:paraId="1525E6DC" w14:textId="77777777" w:rsidR="00105340" w:rsidRPr="003C7C93" w:rsidRDefault="3BACD7F9" w:rsidP="00024408">
            <w:pPr>
              <w:rPr>
                <w:rFonts w:cs="Open Sans"/>
                <w:b/>
                <w:color w:val="000000" w:themeColor="text1"/>
              </w:rPr>
            </w:pPr>
            <w:r w:rsidRPr="003C7C93">
              <w:rPr>
                <w:rFonts w:cs="Open Sans"/>
                <w:b/>
                <w:color w:val="000000" w:themeColor="text1"/>
              </w:rPr>
              <w:t>GRI 405: Diversity and Equal Opportunity 2016</w:t>
            </w:r>
          </w:p>
        </w:tc>
        <w:tc>
          <w:tcPr>
            <w:tcW w:w="6576" w:type="dxa"/>
            <w:hideMark/>
          </w:tcPr>
          <w:p w14:paraId="6A1641CA" w14:textId="77777777" w:rsidR="00105340" w:rsidRPr="003C7C93" w:rsidRDefault="3BACD7F9" w:rsidP="00024408">
            <w:pPr>
              <w:rPr>
                <w:rFonts w:cs="Open Sans"/>
                <w:color w:val="000000" w:themeColor="text1"/>
              </w:rPr>
            </w:pPr>
            <w:r w:rsidRPr="003C7C93">
              <w:rPr>
                <w:rFonts w:cs="Open Sans"/>
                <w:color w:val="000000" w:themeColor="text1"/>
              </w:rPr>
              <w:t>405-1 Diversity of governance bodies and employees</w:t>
            </w:r>
          </w:p>
        </w:tc>
        <w:tc>
          <w:tcPr>
            <w:tcW w:w="1362" w:type="dxa"/>
            <w:noWrap/>
          </w:tcPr>
          <w:p w14:paraId="72E6C13D" w14:textId="1CDA3D8E" w:rsidR="00105340" w:rsidRPr="00982EBE" w:rsidRDefault="64EC4FE8" w:rsidP="00024408">
            <w:r w:rsidRPr="1828A16F">
              <w:t>39</w:t>
            </w:r>
            <w:r w:rsidR="00024408" w:rsidRPr="003C7C93">
              <w:t>-</w:t>
            </w:r>
            <w:r w:rsidR="00024408" w:rsidRPr="45F4B9B4">
              <w:t>4</w:t>
            </w:r>
            <w:r w:rsidR="28B9181E" w:rsidRPr="45F4B9B4">
              <w:t>1</w:t>
            </w:r>
          </w:p>
        </w:tc>
      </w:tr>
      <w:tr w:rsidR="00FC3F6A" w:rsidRPr="00982EBE" w14:paraId="0CFFE4B6" w14:textId="77777777" w:rsidTr="00AC3C63">
        <w:trPr>
          <w:trHeight w:val="1120"/>
        </w:trPr>
        <w:tc>
          <w:tcPr>
            <w:tcW w:w="1897" w:type="dxa"/>
            <w:shd w:val="clear" w:color="auto" w:fill="E2EFD9" w:themeFill="accent6" w:themeFillTint="33"/>
            <w:hideMark/>
          </w:tcPr>
          <w:p w14:paraId="4DE92160" w14:textId="77777777" w:rsidR="00105340" w:rsidRPr="003C7C93" w:rsidRDefault="3BACD7F9" w:rsidP="00024408">
            <w:pPr>
              <w:rPr>
                <w:rFonts w:cs="Open Sans"/>
                <w:b/>
                <w:color w:val="000000" w:themeColor="text1"/>
              </w:rPr>
            </w:pPr>
            <w:r w:rsidRPr="003C7C93">
              <w:rPr>
                <w:rFonts w:cs="Open Sans"/>
                <w:b/>
                <w:color w:val="000000" w:themeColor="text1"/>
              </w:rPr>
              <w:t>GRI 413: Local Communities 2016</w:t>
            </w:r>
          </w:p>
        </w:tc>
        <w:tc>
          <w:tcPr>
            <w:tcW w:w="6576" w:type="dxa"/>
            <w:hideMark/>
          </w:tcPr>
          <w:p w14:paraId="03B24E2C" w14:textId="77777777" w:rsidR="00105340" w:rsidRPr="003C7C93" w:rsidRDefault="3BACD7F9" w:rsidP="00024408">
            <w:pPr>
              <w:rPr>
                <w:rFonts w:cs="Open Sans"/>
                <w:color w:val="000000" w:themeColor="text1"/>
              </w:rPr>
            </w:pPr>
            <w:r w:rsidRPr="003C7C93">
              <w:rPr>
                <w:rFonts w:cs="Open Sans"/>
                <w:color w:val="000000" w:themeColor="text1"/>
              </w:rPr>
              <w:t>413-1 Operations with local community engagement, impact assessments, and development programs</w:t>
            </w:r>
          </w:p>
        </w:tc>
        <w:tc>
          <w:tcPr>
            <w:tcW w:w="1362" w:type="dxa"/>
            <w:noWrap/>
          </w:tcPr>
          <w:p w14:paraId="6A6DAFD8" w14:textId="152EFA09" w:rsidR="00105340" w:rsidRPr="00982EBE" w:rsidRDefault="00024408" w:rsidP="00024408">
            <w:r w:rsidRPr="79E7B96A">
              <w:t>4</w:t>
            </w:r>
            <w:r w:rsidR="0AC2B4AA" w:rsidRPr="79E7B96A">
              <w:t>4</w:t>
            </w:r>
            <w:r w:rsidRPr="003C7C93">
              <w:t>-</w:t>
            </w:r>
            <w:r w:rsidR="5D3D89F3" w:rsidRPr="03F4F740">
              <w:t>45</w:t>
            </w:r>
          </w:p>
        </w:tc>
      </w:tr>
    </w:tbl>
    <w:p w14:paraId="50CFDBCB" w14:textId="77777777" w:rsidR="00FF77B2" w:rsidRPr="00982EBE" w:rsidRDefault="00FF77B2" w:rsidP="008A3097">
      <w:pPr>
        <w:rPr>
          <w:rFonts w:cs="Open Sans"/>
          <w:color w:val="000000" w:themeColor="text1"/>
        </w:rPr>
      </w:pPr>
    </w:p>
    <w:p w14:paraId="5EB998AC" w14:textId="77777777" w:rsidR="00602907" w:rsidRPr="00982EBE" w:rsidRDefault="00602907" w:rsidP="00602907">
      <w:pPr>
        <w:rPr>
          <w:rFonts w:cs="Open Sans"/>
          <w:color w:val="000000" w:themeColor="text1"/>
        </w:rPr>
      </w:pPr>
    </w:p>
    <w:p w14:paraId="00F9F805" w14:textId="10AC7784" w:rsidR="00FF77B2" w:rsidRPr="00982EBE" w:rsidRDefault="00602907" w:rsidP="00602907">
      <w:pPr>
        <w:tabs>
          <w:tab w:val="left" w:pos="1114"/>
        </w:tabs>
        <w:rPr>
          <w:rFonts w:cs="Open Sans"/>
        </w:rPr>
      </w:pPr>
      <w:r w:rsidRPr="00982EBE">
        <w:rPr>
          <w:rFonts w:cs="Open Sans"/>
        </w:rPr>
        <w:tab/>
      </w:r>
    </w:p>
    <w:sectPr w:rsidR="00FF77B2" w:rsidRPr="00982EBE" w:rsidSect="000426D0">
      <w:headerReference w:type="even" r:id="rId18"/>
      <w:headerReference w:type="default" r:id="rId19"/>
      <w:footerReference w:type="default" r:id="rId20"/>
      <w:headerReference w:type="first" r:id="rId21"/>
      <w:footerReference w:type="first" r:id="rId22"/>
      <w:pgSz w:w="12240" w:h="15840"/>
      <w:pgMar w:top="1440" w:right="1440" w:bottom="1440" w:left="1440" w:header="720" w:footer="720"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4" w:author="Onawumi, Omobolanle" w:date="2026-03-31T12:30:00Z" w:initials="OO">
    <w:p w14:paraId="530FB7E0" w14:textId="77777777" w:rsidR="000008A5" w:rsidRDefault="000008A5" w:rsidP="000008A5">
      <w:pPr>
        <w:pStyle w:val="CommentText"/>
      </w:pPr>
      <w:r>
        <w:rPr>
          <w:rStyle w:val="CommentReference"/>
        </w:rPr>
        <w:annotationRef/>
      </w:r>
      <w:r>
        <w:t>Use the pillar name</w:t>
      </w:r>
    </w:p>
  </w:comment>
  <w:comment w:id="41" w:author="Eriba, Faith" w:date="2026-03-30T11:47:00Z" w:initials="FE">
    <w:p w14:paraId="3C9FB44F" w14:textId="176A7D92" w:rsidR="00880D19" w:rsidRDefault="00880D19" w:rsidP="00880D19">
      <w:pPr>
        <w:pStyle w:val="CommentText"/>
      </w:pPr>
      <w:r>
        <w:rPr>
          <w:rStyle w:val="CommentReference"/>
        </w:rPr>
        <w:annotationRef/>
      </w:r>
      <w:r>
        <w:t>What was the value for this last year</w:t>
      </w:r>
    </w:p>
  </w:comment>
  <w:comment w:id="42" w:author="Sipeolu, Favour" w:date="2026-03-31T14:58:00Z" w:initials="FS">
    <w:p w14:paraId="1900FF8E" w14:textId="77777777" w:rsidR="00AF70A0" w:rsidRDefault="00AF70A0" w:rsidP="00AF70A0">
      <w:pPr>
        <w:pStyle w:val="CommentText"/>
      </w:pPr>
      <w:r>
        <w:rPr>
          <w:rStyle w:val="CommentReference"/>
        </w:rPr>
        <w:annotationRef/>
      </w:r>
      <w:r>
        <w:t>41,474 training hours for 2024</w:t>
      </w:r>
    </w:p>
  </w:comment>
  <w:comment w:id="39" w:author="Onyeiwu, Chidinma" w:date="2026-03-31T14:59:00Z" w:initials="CO">
    <w:p w14:paraId="0D06142C" w14:textId="58E8B7F1" w:rsidR="002345D0" w:rsidRDefault="002345D0" w:rsidP="002345D0">
      <w:pPr>
        <w:pStyle w:val="CommentText"/>
      </w:pPr>
      <w:r>
        <w:rPr>
          <w:rStyle w:val="CommentReference"/>
        </w:rPr>
        <w:annotationRef/>
      </w:r>
      <w:r>
        <w:fldChar w:fldCharType="begin"/>
      </w:r>
      <w:r>
        <w:instrText>HYPERLINK "mailto:ikolajide@deloitte.com.ng"</w:instrText>
      </w:r>
      <w:bookmarkStart w:id="43" w:name="_@_3F68B4B49F4D4AE2899B19BA073C486BZ"/>
      <w:r>
        <w:fldChar w:fldCharType="separate"/>
      </w:r>
      <w:bookmarkEnd w:id="43"/>
      <w:r w:rsidRPr="002345D0">
        <w:rPr>
          <w:rStyle w:val="Mention"/>
          <w:noProof/>
        </w:rPr>
        <w:t>@Olajide, Ikeoluwa</w:t>
      </w:r>
      <w:r>
        <w:fldChar w:fldCharType="end"/>
      </w:r>
      <w:r>
        <w:t xml:space="preserve"> update</w:t>
      </w:r>
    </w:p>
  </w:comment>
  <w:comment w:id="40" w:author="Olajide, Ikeoluwa" w:date="2026-04-01T09:14:00Z" w:initials="IO">
    <w:p w14:paraId="2D32C934" w14:textId="77777777" w:rsidR="00DC39AB" w:rsidRDefault="00DC39AB" w:rsidP="00DC39AB">
      <w:pPr>
        <w:pStyle w:val="CommentText"/>
      </w:pPr>
      <w:r>
        <w:rPr>
          <w:rStyle w:val="CommentReference"/>
        </w:rPr>
        <w:annotationRef/>
      </w:r>
      <w:r>
        <w:t>Done</w:t>
      </w:r>
    </w:p>
  </w:comment>
  <w:comment w:id="44" w:author="Onyeiwu, Chidinma" w:date="2026-04-07T17:24:00Z" w:initials="CO">
    <w:p w14:paraId="4D716243" w14:textId="77777777" w:rsidR="00A00518" w:rsidRDefault="00A00518" w:rsidP="00A00518">
      <w:pPr>
        <w:pStyle w:val="CommentText"/>
      </w:pPr>
      <w:r>
        <w:rPr>
          <w:rStyle w:val="CommentReference"/>
        </w:rPr>
        <w:annotationRef/>
      </w:r>
      <w:r>
        <w:t>Update through out</w:t>
      </w:r>
    </w:p>
  </w:comment>
  <w:comment w:id="58" w:author="Eriba, Faith" w:date="2026-03-30T11:58:00Z" w:initials="FE">
    <w:p w14:paraId="7993A650" w14:textId="6846C790" w:rsidR="00AC3B09" w:rsidRDefault="00AC3B09" w:rsidP="00AC3B09">
      <w:pPr>
        <w:pStyle w:val="CommentText"/>
      </w:pPr>
      <w:r>
        <w:rPr>
          <w:rStyle w:val="CommentReference"/>
        </w:rPr>
        <w:annotationRef/>
      </w:r>
      <w:r>
        <w:t>Can you please number headers across the entire document so it easy to identify sections and sub sections</w:t>
      </w:r>
    </w:p>
  </w:comment>
  <w:comment w:id="59" w:author="Onyeiwu, Chidinma" w:date="2026-03-31T15:00:00Z" w:initials="CO">
    <w:p w14:paraId="31B566FF" w14:textId="3708C593" w:rsidR="00D52CAA" w:rsidRDefault="00D52CAA" w:rsidP="00D52CAA">
      <w:pPr>
        <w:pStyle w:val="CommentText"/>
      </w:pPr>
      <w:r>
        <w:rPr>
          <w:rStyle w:val="CommentReference"/>
        </w:rPr>
        <w:annotationRef/>
      </w:r>
      <w:r>
        <w:fldChar w:fldCharType="begin"/>
      </w:r>
      <w:r>
        <w:instrText>HYPERLINK "mailto:ikolajide@deloitte.com.ng"</w:instrText>
      </w:r>
      <w:bookmarkStart w:id="61" w:name="_@_B766B7F94DA74C3BB6BFF8E1C4450C9EZ"/>
      <w:r>
        <w:fldChar w:fldCharType="separate"/>
      </w:r>
      <w:bookmarkEnd w:id="61"/>
      <w:r w:rsidRPr="00D52CAA">
        <w:rPr>
          <w:rStyle w:val="Mention"/>
          <w:noProof/>
        </w:rPr>
        <w:t>@Olajide, Ikeoluwa</w:t>
      </w:r>
      <w:r>
        <w:fldChar w:fldCharType="end"/>
      </w:r>
      <w:r>
        <w:t xml:space="preserve"> </w:t>
      </w:r>
    </w:p>
  </w:comment>
  <w:comment w:id="60" w:author="Olajide, Ikeoluwa" w:date="2026-04-02T10:33:00Z" w:initials="IO">
    <w:p w14:paraId="7FF3EB56" w14:textId="77777777" w:rsidR="00B65C55" w:rsidRDefault="00B65C55" w:rsidP="00B65C55">
      <w:pPr>
        <w:pStyle w:val="CommentText"/>
      </w:pPr>
      <w:r>
        <w:rPr>
          <w:rStyle w:val="CommentReference"/>
        </w:rPr>
        <w:annotationRef/>
      </w:r>
      <w:r>
        <w:t>DONE</w:t>
      </w:r>
    </w:p>
  </w:comment>
  <w:comment w:id="68" w:author="Eriba, Faith" w:date="2026-03-30T11:57:00Z" w:initials="FE">
    <w:p w14:paraId="1D0A6327" w14:textId="3F6FBF7B" w:rsidR="00A339A8" w:rsidRDefault="00A339A8" w:rsidP="00A339A8">
      <w:pPr>
        <w:pStyle w:val="CommentText"/>
      </w:pPr>
      <w:r>
        <w:rPr>
          <w:rStyle w:val="CommentReference"/>
        </w:rPr>
        <w:annotationRef/>
      </w:r>
      <w:r>
        <w:t>What are the pillars?</w:t>
      </w:r>
    </w:p>
  </w:comment>
  <w:comment w:id="94" w:author="Eriba, Faith" w:date="2026-03-30T12:07:00Z" w:initials="FE">
    <w:p w14:paraId="449B4AB2" w14:textId="77777777" w:rsidR="00512D8A" w:rsidRDefault="00512D8A" w:rsidP="00512D8A">
      <w:pPr>
        <w:pStyle w:val="CommentText"/>
      </w:pPr>
      <w:r>
        <w:rPr>
          <w:rStyle w:val="CommentReference"/>
        </w:rPr>
        <w:annotationRef/>
      </w:r>
      <w:r>
        <w:t>This is a section by itself. Please number and use appropriate heading type</w:t>
      </w:r>
    </w:p>
  </w:comment>
  <w:comment w:id="95" w:author="Eriba, Faith" w:date="2026-03-31T07:09:00Z" w:initials="FE">
    <w:p w14:paraId="5548FCBB" w14:textId="77777777" w:rsidR="00C700AB" w:rsidRDefault="00C700AB" w:rsidP="00C700AB">
      <w:pPr>
        <w:pStyle w:val="CommentText"/>
      </w:pPr>
      <w:r>
        <w:rPr>
          <w:rStyle w:val="CommentReference"/>
        </w:rPr>
        <w:annotationRef/>
      </w:r>
      <w:r>
        <w:t>Identified how many topics</w:t>
      </w:r>
    </w:p>
  </w:comment>
  <w:comment w:id="107" w:author="Eriba, Faith" w:date="2026-03-31T07:37:00Z" w:initials="FE">
    <w:p w14:paraId="1E67E101" w14:textId="77777777" w:rsidR="008B4D71" w:rsidRDefault="008B4D71" w:rsidP="008B4D71">
      <w:pPr>
        <w:pStyle w:val="CommentText"/>
      </w:pPr>
      <w:r>
        <w:rPr>
          <w:rStyle w:val="CommentReference"/>
        </w:rPr>
        <w:annotationRef/>
      </w:r>
      <w:r>
        <w:t>Are you saying they don’t have scope 1 and 2 emissions reported before?</w:t>
      </w:r>
    </w:p>
  </w:comment>
  <w:comment w:id="108" w:author="Onyeiwu, Chidinma" w:date="2026-03-31T15:26:00Z" w:initials="CO">
    <w:p w14:paraId="7B0811E2" w14:textId="77777777" w:rsidR="0045505B" w:rsidRDefault="0045505B" w:rsidP="0045505B">
      <w:pPr>
        <w:pStyle w:val="CommentText"/>
      </w:pPr>
      <w:r>
        <w:rPr>
          <w:rStyle w:val="CommentReference"/>
        </w:rPr>
        <w:annotationRef/>
      </w:r>
      <w:r>
        <w:t>Only scope 1</w:t>
      </w:r>
    </w:p>
  </w:comment>
  <w:comment w:id="113" w:author="Eriba, Faith" w:date="2026-03-31T08:03:00Z" w:initials="FE">
    <w:p w14:paraId="499166A5" w14:textId="77777777" w:rsidR="00F420A4" w:rsidRDefault="00F420A4" w:rsidP="00F420A4">
      <w:pPr>
        <w:pStyle w:val="CommentText"/>
      </w:pPr>
      <w:r>
        <w:rPr>
          <w:rStyle w:val="CommentReference"/>
        </w:rPr>
        <w:annotationRef/>
      </w:r>
      <w:r>
        <w:t>In bullets pls</w:t>
      </w:r>
    </w:p>
  </w:comment>
  <w:comment w:id="114" w:author="Eriba, Faith" w:date="2026-03-31T08:09:00Z" w:initials="FE">
    <w:p w14:paraId="2D47F367" w14:textId="77777777" w:rsidR="006177C6" w:rsidRDefault="006177C6" w:rsidP="006177C6">
      <w:pPr>
        <w:pStyle w:val="CommentText"/>
      </w:pPr>
      <w:r>
        <w:rPr>
          <w:rStyle w:val="CommentReference"/>
        </w:rPr>
        <w:annotationRef/>
      </w:r>
      <w:r>
        <w:t>This structure seems a bit different from last year’s own. Where’s strategy committee?</w:t>
      </w:r>
    </w:p>
  </w:comment>
  <w:comment w:id="115" w:author="Onyeiwu, Chidinma" w:date="2026-03-31T15:26:00Z" w:initials="CO">
    <w:p w14:paraId="0073A559" w14:textId="77777777" w:rsidR="0045505B" w:rsidRDefault="0045505B" w:rsidP="0045505B">
      <w:pPr>
        <w:pStyle w:val="CommentText"/>
      </w:pPr>
      <w:r>
        <w:rPr>
          <w:rStyle w:val="CommentReference"/>
        </w:rPr>
        <w:annotationRef/>
      </w:r>
      <w:r>
        <w:t>updated</w:t>
      </w:r>
    </w:p>
  </w:comment>
  <w:comment w:id="119" w:author="Onyeiwu, Chidinma" w:date="2026-04-08T09:15:00Z" w:initials="CO">
    <w:p w14:paraId="6BAA3CC5" w14:textId="77777777" w:rsidR="00E8088F" w:rsidRDefault="00E8088F" w:rsidP="00E8088F">
      <w:pPr>
        <w:pStyle w:val="CommentText"/>
      </w:pPr>
      <w:r>
        <w:rPr>
          <w:rStyle w:val="CommentReference"/>
        </w:rPr>
        <w:annotationRef/>
      </w:r>
      <w:r>
        <w:t>How is this 14? Its supposed to be 12</w:t>
      </w:r>
    </w:p>
  </w:comment>
  <w:comment w:id="116" w:author="Onyeiwu, Chidinma" w:date="2026-03-13T10:57:00Z" w:initials="CO">
    <w:p w14:paraId="6B7FC856" w14:textId="18F8B964" w:rsidR="00491646" w:rsidRDefault="00491646" w:rsidP="00491646">
      <w:pPr>
        <w:pStyle w:val="CommentText"/>
      </w:pPr>
      <w:r>
        <w:rPr>
          <w:rStyle w:val="CommentReference"/>
        </w:rPr>
        <w:annotationRef/>
      </w:r>
      <w:r>
        <w:t>Update from Ike’s section</w:t>
      </w:r>
    </w:p>
  </w:comment>
  <w:comment w:id="117" w:author="Onyeiwu, Chidinma" w:date="2026-03-31T15:27:00Z" w:initials="CO">
    <w:p w14:paraId="6E9915F0" w14:textId="0C89C1C6" w:rsidR="0045505B" w:rsidRDefault="0045505B" w:rsidP="0045505B">
      <w:pPr>
        <w:pStyle w:val="CommentText"/>
      </w:pPr>
      <w:r>
        <w:rPr>
          <w:rStyle w:val="CommentReference"/>
        </w:rPr>
        <w:annotationRef/>
      </w:r>
      <w:r>
        <w:fldChar w:fldCharType="begin"/>
      </w:r>
      <w:r>
        <w:instrText>HYPERLINK "mailto:ayakinola@deloitte.com.ng"</w:instrText>
      </w:r>
      <w:bookmarkStart w:id="120" w:name="_@_56769EF53CFF42DD87EEDB4505D17F49Z"/>
      <w:r>
        <w:fldChar w:fldCharType="separate"/>
      </w:r>
      <w:bookmarkEnd w:id="120"/>
      <w:r w:rsidRPr="0045505B">
        <w:rPr>
          <w:rStyle w:val="Mention"/>
          <w:noProof/>
        </w:rPr>
        <w:t>@Akinola, Ayokunle</w:t>
      </w:r>
      <w:r>
        <w:fldChar w:fldCharType="end"/>
      </w:r>
      <w:r>
        <w:t xml:space="preserve"> , nothing changed from last year. Use the information in their 2024 report</w:t>
      </w:r>
    </w:p>
  </w:comment>
  <w:comment w:id="118" w:author="Akinola, Ayokunle" w:date="2026-03-31T15:51:00Z" w:initials="AA">
    <w:p w14:paraId="3D061ED3" w14:textId="77777777" w:rsidR="00053FC1" w:rsidRDefault="00053FC1" w:rsidP="00053FC1">
      <w:pPr>
        <w:pStyle w:val="CommentText"/>
      </w:pPr>
      <w:r>
        <w:rPr>
          <w:rStyle w:val="CommentReference"/>
        </w:rPr>
        <w:annotationRef/>
      </w:r>
      <w:r>
        <w:t>Done</w:t>
      </w:r>
    </w:p>
  </w:comment>
  <w:comment w:id="121" w:author="Onyeiwu, Chidinma" w:date="2026-04-07T17:41:00Z" w:initials="CO">
    <w:p w14:paraId="0AF60033" w14:textId="77777777" w:rsidR="003937C7" w:rsidRDefault="003937C7" w:rsidP="003937C7">
      <w:pPr>
        <w:pStyle w:val="CommentText"/>
      </w:pPr>
      <w:r>
        <w:rPr>
          <w:rStyle w:val="CommentReference"/>
        </w:rPr>
        <w:annotationRef/>
      </w:r>
      <w:r>
        <w:t>update</w:t>
      </w:r>
    </w:p>
  </w:comment>
  <w:comment w:id="124" w:author="Onyeiwu, Chidinma" w:date="2025-05-20T08:10:00Z" w:initials="CO">
    <w:p w14:paraId="02550E15" w14:textId="7BE322AB" w:rsidR="00FD1757" w:rsidRDefault="00FD1757" w:rsidP="00FD1757">
      <w:pPr>
        <w:pStyle w:val="CommentText"/>
      </w:pPr>
      <w:r>
        <w:rPr>
          <w:rStyle w:val="CommentReference"/>
        </w:rPr>
        <w:annotationRef/>
      </w:r>
      <w:r>
        <w:rPr>
          <w:color w:val="000000"/>
        </w:rPr>
        <w:t>This table should display 5 years data as shown on page 29 in 2023 sustainability report.</w:t>
      </w:r>
    </w:p>
  </w:comment>
  <w:comment w:id="125" w:author="Akinola, Ayokunle" w:date="2026-04-07T12:28:00Z" w:initials="AA">
    <w:p w14:paraId="11626DB3" w14:textId="32AD5841" w:rsidR="00D6448D" w:rsidRDefault="00D6448D">
      <w:pPr>
        <w:pStyle w:val="CommentText"/>
      </w:pPr>
      <w:r>
        <w:rPr>
          <w:rStyle w:val="CommentReference"/>
        </w:rPr>
        <w:annotationRef/>
      </w:r>
      <w:r w:rsidRPr="5F7CCF14">
        <w:t>To be provided by the client; 2025 data is currently unavailable.</w:t>
      </w:r>
    </w:p>
  </w:comment>
  <w:comment w:id="122" w:author="Eriba, Faith" w:date="2026-03-31T09:23:00Z" w:initials="FE">
    <w:p w14:paraId="60BDC495" w14:textId="77777777" w:rsidR="00D111E8" w:rsidRDefault="00D111E8" w:rsidP="00D111E8">
      <w:pPr>
        <w:pStyle w:val="CommentText"/>
      </w:pPr>
      <w:r>
        <w:rPr>
          <w:rStyle w:val="CommentReference"/>
        </w:rPr>
        <w:annotationRef/>
      </w:r>
      <w:r>
        <w:t>I guess 2025 data is expected, right</w:t>
      </w:r>
    </w:p>
  </w:comment>
  <w:comment w:id="123" w:author="Akinola, Ayokunle" w:date="2026-04-07T12:28:00Z" w:initials="AA">
    <w:p w14:paraId="617E7E16" w14:textId="35D3729C" w:rsidR="00D6448D" w:rsidRDefault="00D6448D">
      <w:pPr>
        <w:pStyle w:val="CommentText"/>
      </w:pPr>
      <w:r>
        <w:rPr>
          <w:rStyle w:val="CommentReference"/>
        </w:rPr>
        <w:annotationRef/>
      </w:r>
      <w:r w:rsidRPr="59B13C44">
        <w:t>To be provided by the client; 2025 data is currently unavailable.</w:t>
      </w:r>
    </w:p>
  </w:comment>
  <w:comment w:id="128" w:author="Onyeiwu, Chidinma" w:date="2025-05-20T08:10:00Z" w:initials="CO">
    <w:p w14:paraId="1409E777" w14:textId="77777777" w:rsidR="00564C31" w:rsidRDefault="00564C31" w:rsidP="00564C31">
      <w:pPr>
        <w:pStyle w:val="CommentText"/>
      </w:pPr>
      <w:r>
        <w:rPr>
          <w:rStyle w:val="CommentReference"/>
        </w:rPr>
        <w:annotationRef/>
      </w:r>
      <w:r>
        <w:rPr>
          <w:color w:val="000000"/>
        </w:rPr>
        <w:t>This table should display 5 years data as shown on page 29 in 2023 sustainability report.</w:t>
      </w:r>
    </w:p>
  </w:comment>
  <w:comment w:id="129" w:author="Onyeiwu, Chidinma" w:date="2025-05-20T08:12:00Z" w:initials="CO">
    <w:p w14:paraId="5B017DAC" w14:textId="77777777" w:rsidR="00143EE6" w:rsidRDefault="00143EE6" w:rsidP="00143EE6">
      <w:pPr>
        <w:pStyle w:val="CommentText"/>
      </w:pPr>
      <w:r>
        <w:rPr>
          <w:rStyle w:val="CommentReference"/>
        </w:rPr>
        <w:annotationRef/>
      </w:r>
      <w:r>
        <w:rPr>
          <w:color w:val="000000"/>
        </w:rPr>
        <w:t>why do we have this column and the remark column blank</w:t>
      </w:r>
    </w:p>
  </w:comment>
  <w:comment w:id="130" w:author="Akinola, Ayokunle" w:date="2026-04-07T12:26:00Z" w:initials="AA">
    <w:p w14:paraId="1CB6F835" w14:textId="46BB0C0E" w:rsidR="009230CE" w:rsidRDefault="009230CE">
      <w:pPr>
        <w:pStyle w:val="CommentText"/>
      </w:pPr>
      <w:r>
        <w:rPr>
          <w:rStyle w:val="CommentReference"/>
        </w:rPr>
        <w:annotationRef/>
      </w:r>
      <w:r w:rsidRPr="0F8A51C0">
        <w:t>Done</w:t>
      </w:r>
    </w:p>
  </w:comment>
  <w:comment w:id="131" w:author="Eriba, Faith" w:date="2026-03-31T09:40:00Z" w:initials="FE">
    <w:p w14:paraId="5F105B5D" w14:textId="77777777" w:rsidR="00143EE6" w:rsidRDefault="00143EE6" w:rsidP="00143EE6">
      <w:pPr>
        <w:pStyle w:val="CommentText"/>
      </w:pPr>
      <w:r>
        <w:rPr>
          <w:rStyle w:val="CommentReference"/>
        </w:rPr>
        <w:annotationRef/>
      </w:r>
      <w:r>
        <w:t>Why are there no values here, as we have in the 2024 published report?</w:t>
      </w:r>
    </w:p>
  </w:comment>
  <w:comment w:id="126" w:author="Onyeiwu, Chidinma" w:date="2026-03-31T15:34:00Z" w:initials="CO">
    <w:p w14:paraId="26AEBDC8" w14:textId="6A8932FB" w:rsidR="005E2496" w:rsidRDefault="005E2496" w:rsidP="005E2496">
      <w:pPr>
        <w:pStyle w:val="CommentText"/>
      </w:pPr>
      <w:r>
        <w:rPr>
          <w:rStyle w:val="CommentReference"/>
        </w:rPr>
        <w:annotationRef/>
      </w:r>
      <w:r>
        <w:t xml:space="preserve">While we wait for 2025 data, rewrite to align with 2024 report data </w:t>
      </w:r>
      <w:r>
        <w:fldChar w:fldCharType="begin"/>
      </w:r>
      <w:r>
        <w:instrText>HYPERLINK "mailto:ayakinola@deloitte.com.ng"</w:instrText>
      </w:r>
      <w:bookmarkStart w:id="132" w:name="_@_52FE77C4C3EC4C44A0592C3C97EF101AZ"/>
      <w:r>
        <w:fldChar w:fldCharType="separate"/>
      </w:r>
      <w:bookmarkEnd w:id="132"/>
      <w:r w:rsidRPr="005E2496">
        <w:rPr>
          <w:rStyle w:val="Mention"/>
          <w:noProof/>
        </w:rPr>
        <w:t>@Akinola, Ayokunle</w:t>
      </w:r>
      <w:r>
        <w:fldChar w:fldCharType="end"/>
      </w:r>
      <w:r>
        <w:t xml:space="preserve"> </w:t>
      </w:r>
    </w:p>
  </w:comment>
  <w:comment w:id="127" w:author="Akinola, Ayokunle" w:date="2026-04-07T12:23:00Z" w:initials="AA">
    <w:p w14:paraId="439311D3" w14:textId="0774883B" w:rsidR="00362CC5" w:rsidRDefault="00362CC5">
      <w:pPr>
        <w:pStyle w:val="CommentText"/>
      </w:pPr>
      <w:r>
        <w:rPr>
          <w:rStyle w:val="CommentReference"/>
        </w:rPr>
        <w:annotationRef/>
      </w:r>
      <w:r w:rsidRPr="6FF095FC">
        <w:t>Done</w:t>
      </w:r>
    </w:p>
  </w:comment>
  <w:comment w:id="136" w:author="Onyeiwu, Chidinma" w:date="2026-04-08T09:28:00Z" w:initials="CO">
    <w:p w14:paraId="31C88112" w14:textId="77777777" w:rsidR="00D967AC" w:rsidRDefault="00D967AC" w:rsidP="00D967AC">
      <w:pPr>
        <w:pStyle w:val="CommentText"/>
      </w:pPr>
      <w:r>
        <w:rPr>
          <w:rStyle w:val="CommentReference"/>
        </w:rPr>
        <w:annotationRef/>
      </w:r>
      <w:r>
        <w:t>This mirrors 2023 data exactly, please confirm @ JBN</w:t>
      </w:r>
    </w:p>
  </w:comment>
  <w:comment w:id="137" w:author="Onyeiwu, Chidinma" w:date="2026-04-08T09:31:00Z" w:initials="CO">
    <w:p w14:paraId="3CB4F5D1" w14:textId="77777777" w:rsidR="001A5E1A" w:rsidRDefault="001A5E1A" w:rsidP="001A5E1A">
      <w:pPr>
        <w:pStyle w:val="CommentText"/>
      </w:pPr>
      <w:r>
        <w:rPr>
          <w:rStyle w:val="CommentReference"/>
        </w:rPr>
        <w:annotationRef/>
      </w:r>
      <w:r>
        <w:t>Reflects 2023 exactly</w:t>
      </w:r>
    </w:p>
  </w:comment>
  <w:comment w:id="143" w:author="Onyeiwu, Chidinma" w:date="2026-03-04T08:43:00Z" w:initials="OC">
    <w:p w14:paraId="077782BF" w14:textId="2E7D0619" w:rsidR="00FD1757" w:rsidRDefault="00FD1757" w:rsidP="00FD1757">
      <w:pPr>
        <w:pStyle w:val="CommentText"/>
      </w:pPr>
      <w:r>
        <w:rPr>
          <w:rStyle w:val="CommentReference"/>
        </w:rPr>
        <w:annotationRef/>
      </w:r>
      <w:r w:rsidRPr="1E555DF5">
        <w:t>they dont have products, its a construction company</w:t>
      </w:r>
    </w:p>
  </w:comment>
  <w:comment w:id="144" w:author="Akinola, Ayokunle" w:date="2026-04-07T12:25:00Z" w:initials="AA">
    <w:p w14:paraId="6C2DF811" w14:textId="4934AB1A" w:rsidR="00EB23AB" w:rsidRDefault="00EB23AB">
      <w:pPr>
        <w:pStyle w:val="CommentText"/>
      </w:pPr>
      <w:r>
        <w:rPr>
          <w:rStyle w:val="CommentReference"/>
        </w:rPr>
        <w:annotationRef/>
      </w:r>
      <w:r w:rsidRPr="69E40A61">
        <w:t>Done</w:t>
      </w:r>
    </w:p>
  </w:comment>
  <w:comment w:id="171" w:author="Eriba, Faith" w:date="2026-03-31T12:46:00Z" w:initials="FE">
    <w:p w14:paraId="5F2C64E4" w14:textId="77777777" w:rsidR="00261C7D" w:rsidRDefault="00261C7D" w:rsidP="00261C7D">
      <w:pPr>
        <w:pStyle w:val="CommentText"/>
      </w:pPr>
      <w:r>
        <w:rPr>
          <w:rStyle w:val="CommentReference"/>
        </w:rPr>
        <w:annotationRef/>
      </w:r>
      <w:r>
        <w:t>Where is the comparative</w:t>
      </w:r>
    </w:p>
  </w:comment>
  <w:comment w:id="172" w:author="Sipeolu, Favour" w:date="2026-03-31T15:13:00Z" w:initials="FS">
    <w:p w14:paraId="45276747" w14:textId="77777777" w:rsidR="00261C7D" w:rsidRDefault="00261C7D" w:rsidP="00261C7D">
      <w:pPr>
        <w:pStyle w:val="CommentText"/>
      </w:pPr>
      <w:r>
        <w:rPr>
          <w:rStyle w:val="CommentReference"/>
        </w:rPr>
        <w:annotationRef/>
      </w:r>
      <w:r>
        <w:t>included</w:t>
      </w:r>
    </w:p>
  </w:comment>
  <w:comment w:id="173" w:author="Onyeiwu, Chidinma" w:date="2026-03-13T13:50:00Z" w:initials="CO">
    <w:p w14:paraId="13B1F094" w14:textId="77777777" w:rsidR="00261C7D" w:rsidRDefault="00261C7D" w:rsidP="00261C7D">
      <w:pPr>
        <w:pStyle w:val="CommentText"/>
      </w:pPr>
      <w:r>
        <w:rPr>
          <w:rStyle w:val="CommentReference"/>
        </w:rPr>
        <w:annotationRef/>
      </w:r>
      <w:r>
        <w:t xml:space="preserve">Update, information has been provided </w:t>
      </w:r>
      <w:hyperlink r:id="rId1" w:history="1">
        <w:r w:rsidRPr="006A38AC">
          <w:rPr>
            <w:rStyle w:val="Mention"/>
            <w:noProof/>
          </w:rPr>
          <w:t>@Sipeolu, Favour</w:t>
        </w:r>
      </w:hyperlink>
      <w:r>
        <w:t xml:space="preserve"> </w:t>
      </w:r>
    </w:p>
  </w:comment>
  <w:comment w:id="174" w:author="Sipeolu, Favour" w:date="2026-03-13T14:01:00Z" w:initials="FS">
    <w:p w14:paraId="2C6712D1" w14:textId="77777777" w:rsidR="00261C7D" w:rsidRDefault="00261C7D" w:rsidP="00261C7D">
      <w:pPr>
        <w:pStyle w:val="CommentText"/>
      </w:pPr>
      <w:r>
        <w:rPr>
          <w:rStyle w:val="CommentReference"/>
        </w:rPr>
        <w:annotationRef/>
      </w:r>
      <w:r>
        <w:t>Updated</w:t>
      </w:r>
    </w:p>
  </w:comment>
  <w:comment w:id="175" w:author="Sipeolu, Favour [2]" w:date="2026-04-02T10:23:00Z" w:initials="FS">
    <w:p w14:paraId="0949A67C" w14:textId="77777777" w:rsidR="00261C7D" w:rsidRDefault="00261C7D" w:rsidP="00261C7D">
      <w:pPr>
        <w:pStyle w:val="CommentText"/>
      </w:pPr>
      <w:r>
        <w:rPr>
          <w:rStyle w:val="CommentReference"/>
        </w:rPr>
        <w:annotationRef/>
      </w:r>
      <w:r>
        <w:rPr>
          <w:lang w:val="en-GB"/>
        </w:rPr>
        <w:t xml:space="preserve">Data is different from last year, based on the excel there shared, there is need to add a restatement narrative and reason for change. A small forward looking narrative has been included in  , if they are sticking to this figure it will need to be expanded </w:t>
      </w:r>
    </w:p>
  </w:comment>
  <w:comment w:id="188" w:author="Onyeiwu, Chidinma" w:date="2026-04-07T11:47:00Z" w:initials="CO">
    <w:p w14:paraId="5563C172" w14:textId="1E3914E2" w:rsidR="00854865" w:rsidRDefault="00854865" w:rsidP="00854865">
      <w:pPr>
        <w:pStyle w:val="CommentText"/>
      </w:pPr>
      <w:r>
        <w:rPr>
          <w:rStyle w:val="CommentReference"/>
        </w:rPr>
        <w:annotationRef/>
      </w:r>
      <w:r>
        <w:t xml:space="preserve">Didn’t they report waste data in 2024 </w:t>
      </w:r>
      <w:r>
        <w:fldChar w:fldCharType="begin"/>
      </w:r>
      <w:r>
        <w:instrText>HYPERLINK "mailto:fsipeolu@deloitte.com.ng"</w:instrText>
      </w:r>
      <w:bookmarkStart w:id="189" w:name="_@_AB756DF85BEE47BE813C0E3B6AB4D26EZ"/>
      <w:r>
        <w:fldChar w:fldCharType="separate"/>
      </w:r>
      <w:bookmarkEnd w:id="189"/>
      <w:r w:rsidRPr="00854865">
        <w:rPr>
          <w:rStyle w:val="Mention"/>
          <w:noProof/>
        </w:rPr>
        <w:t>@Sipeolu, Favour</w:t>
      </w:r>
      <w:r>
        <w:fldChar w:fldCharType="end"/>
      </w:r>
      <w:r>
        <w:t xml:space="preserve"> </w:t>
      </w:r>
    </w:p>
  </w:comment>
  <w:comment w:id="229" w:author="Onyeiwu, Chidinma" w:date="2026-03-13T11:38:00Z" w:initials="CO">
    <w:p w14:paraId="21FA021A" w14:textId="7D8B1414" w:rsidR="00FE64A8" w:rsidRDefault="00FE64A8" w:rsidP="00FE64A8">
      <w:pPr>
        <w:pStyle w:val="CommentText"/>
      </w:pPr>
      <w:r>
        <w:rPr>
          <w:rStyle w:val="CommentReference"/>
        </w:rPr>
        <w:annotationRef/>
      </w:r>
      <w:r>
        <w:t xml:space="preserve">Format all tables to look the same </w:t>
      </w:r>
      <w:r>
        <w:fldChar w:fldCharType="begin"/>
      </w:r>
      <w:r>
        <w:instrText>HYPERLINK "mailto:ayakinola@deloitte.com.ng"</w:instrText>
      </w:r>
      <w:bookmarkStart w:id="231" w:name="_@_7364B6463FF04A79B2A539C1BE2497DCZ"/>
      <w:r>
        <w:fldChar w:fldCharType="separate"/>
      </w:r>
      <w:bookmarkEnd w:id="231"/>
      <w:r w:rsidRPr="00FE64A8">
        <w:rPr>
          <w:rStyle w:val="Mention"/>
          <w:noProof/>
        </w:rPr>
        <w:t>@Akinola, Ayokunle</w:t>
      </w:r>
      <w:r>
        <w:fldChar w:fldCharType="end"/>
      </w:r>
      <w:r>
        <w:t xml:space="preserve"> </w:t>
      </w:r>
    </w:p>
  </w:comment>
  <w:comment w:id="230" w:author="Akinola, Ayokunle" w:date="2026-03-13T17:19:00Z" w:initials="AA">
    <w:p w14:paraId="5C468211" w14:textId="77777777" w:rsidR="003D2543" w:rsidRDefault="003D2543" w:rsidP="003D2543">
      <w:pPr>
        <w:pStyle w:val="CommentText"/>
      </w:pPr>
      <w:r>
        <w:rPr>
          <w:rStyle w:val="CommentReference"/>
        </w:rPr>
        <w:annotationRef/>
      </w:r>
      <w:r>
        <w:t>Done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0FB7E0" w15:done="0"/>
  <w15:commentEx w15:paraId="3C9FB44F" w15:done="0"/>
  <w15:commentEx w15:paraId="1900FF8E" w15:paraIdParent="3C9FB44F" w15:done="0"/>
  <w15:commentEx w15:paraId="0D06142C" w15:done="0"/>
  <w15:commentEx w15:paraId="2D32C934" w15:paraIdParent="0D06142C" w15:done="0"/>
  <w15:commentEx w15:paraId="4D716243" w15:done="0"/>
  <w15:commentEx w15:paraId="7993A650" w15:done="0"/>
  <w15:commentEx w15:paraId="31B566FF" w15:paraIdParent="7993A650" w15:done="0"/>
  <w15:commentEx w15:paraId="7FF3EB56" w15:paraIdParent="7993A650" w15:done="0"/>
  <w15:commentEx w15:paraId="1D0A6327" w15:done="0"/>
  <w15:commentEx w15:paraId="449B4AB2" w15:done="0"/>
  <w15:commentEx w15:paraId="5548FCBB" w15:done="0"/>
  <w15:commentEx w15:paraId="1E67E101" w15:done="0"/>
  <w15:commentEx w15:paraId="7B0811E2" w15:paraIdParent="1E67E101" w15:done="0"/>
  <w15:commentEx w15:paraId="499166A5" w15:done="0"/>
  <w15:commentEx w15:paraId="2D47F367" w15:done="0"/>
  <w15:commentEx w15:paraId="0073A559" w15:paraIdParent="2D47F367" w15:done="0"/>
  <w15:commentEx w15:paraId="6BAA3CC5" w15:done="0"/>
  <w15:commentEx w15:paraId="6B7FC856" w15:done="0"/>
  <w15:commentEx w15:paraId="6E9915F0" w15:paraIdParent="6B7FC856" w15:done="0"/>
  <w15:commentEx w15:paraId="3D061ED3" w15:paraIdParent="6B7FC856" w15:done="0"/>
  <w15:commentEx w15:paraId="0AF60033" w15:done="0"/>
  <w15:commentEx w15:paraId="02550E15" w15:done="0"/>
  <w15:commentEx w15:paraId="11626DB3" w15:paraIdParent="02550E15" w15:done="0"/>
  <w15:commentEx w15:paraId="60BDC495" w15:done="0"/>
  <w15:commentEx w15:paraId="617E7E16" w15:paraIdParent="60BDC495" w15:done="0"/>
  <w15:commentEx w15:paraId="1409E777" w15:done="0"/>
  <w15:commentEx w15:paraId="5B017DAC" w15:done="0"/>
  <w15:commentEx w15:paraId="1CB6F835" w15:paraIdParent="5B017DAC" w15:done="0"/>
  <w15:commentEx w15:paraId="5F105B5D" w15:done="0"/>
  <w15:commentEx w15:paraId="26AEBDC8" w15:done="0"/>
  <w15:commentEx w15:paraId="439311D3" w15:paraIdParent="26AEBDC8" w15:done="0"/>
  <w15:commentEx w15:paraId="31C88112" w15:done="0"/>
  <w15:commentEx w15:paraId="3CB4F5D1" w15:done="0"/>
  <w15:commentEx w15:paraId="077782BF" w15:done="0"/>
  <w15:commentEx w15:paraId="6C2DF811" w15:paraIdParent="077782BF" w15:done="0"/>
  <w15:commentEx w15:paraId="5F2C64E4" w15:done="0"/>
  <w15:commentEx w15:paraId="45276747" w15:paraIdParent="5F2C64E4" w15:done="0"/>
  <w15:commentEx w15:paraId="13B1F094" w15:done="0"/>
  <w15:commentEx w15:paraId="2C6712D1" w15:paraIdParent="13B1F094" w15:done="0"/>
  <w15:commentEx w15:paraId="0949A67C" w15:paraIdParent="13B1F094" w15:done="0"/>
  <w15:commentEx w15:paraId="5563C172" w15:done="0"/>
  <w15:commentEx w15:paraId="21FA021A" w15:done="0"/>
  <w15:commentEx w15:paraId="5C468211" w15:paraIdParent="21FA021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882E03D" w16cex:dateUtc="2026-03-31T11:30:00Z"/>
  <w16cex:commentExtensible w16cex:durableId="318B8149" w16cex:dateUtc="2026-03-30T10:47:00Z"/>
  <w16cex:commentExtensible w16cex:durableId="016136B3" w16cex:dateUtc="2026-03-31T13:58:00Z"/>
  <w16cex:commentExtensible w16cex:durableId="060A24F2" w16cex:dateUtc="2026-03-31T13:59:00Z"/>
  <w16cex:commentExtensible w16cex:durableId="6A0453F8" w16cex:dateUtc="2026-04-01T08:14:00Z"/>
  <w16cex:commentExtensible w16cex:durableId="36B20353" w16cex:dateUtc="2026-04-07T16:24:00Z"/>
  <w16cex:commentExtensible w16cex:durableId="08D39EDE" w16cex:dateUtc="2026-03-30T10:58:00Z"/>
  <w16cex:commentExtensible w16cex:durableId="1D57D466" w16cex:dateUtc="2026-03-31T14:00:00Z"/>
  <w16cex:commentExtensible w16cex:durableId="25C84DC5" w16cex:dateUtc="2026-04-02T09:33:00Z"/>
  <w16cex:commentExtensible w16cex:durableId="51A77E1D" w16cex:dateUtc="2026-03-30T10:57:00Z"/>
  <w16cex:commentExtensible w16cex:durableId="5C60AFE4" w16cex:dateUtc="2026-03-30T11:07:00Z"/>
  <w16cex:commentExtensible w16cex:durableId="60ED8296" w16cex:dateUtc="2026-03-31T06:09:00Z"/>
  <w16cex:commentExtensible w16cex:durableId="6B37A123" w16cex:dateUtc="2026-03-31T06:37:00Z"/>
  <w16cex:commentExtensible w16cex:durableId="793359A1" w16cex:dateUtc="2026-03-31T14:26:00Z"/>
  <w16cex:commentExtensible w16cex:durableId="26F0805E" w16cex:dateUtc="2026-03-31T07:03:00Z"/>
  <w16cex:commentExtensible w16cex:durableId="702CEDAA" w16cex:dateUtc="2026-03-31T07:09:00Z"/>
  <w16cex:commentExtensible w16cex:durableId="145D46C2" w16cex:dateUtc="2026-03-31T14:26:00Z"/>
  <w16cex:commentExtensible w16cex:durableId="1F48657A" w16cex:dateUtc="2026-04-08T08:15:00Z"/>
  <w16cex:commentExtensible w16cex:durableId="3938E48B" w16cex:dateUtc="2026-03-13T09:57:00Z"/>
  <w16cex:commentExtensible w16cex:durableId="06E38301" w16cex:dateUtc="2026-03-31T14:27:00Z"/>
  <w16cex:commentExtensible w16cex:durableId="1BDE1053" w16cex:dateUtc="2026-03-31T14:51:00Z"/>
  <w16cex:commentExtensible w16cex:durableId="021CB889" w16cex:dateUtc="2026-04-07T16:41:00Z"/>
  <w16cex:commentExtensible w16cex:durableId="69F4745D" w16cex:dateUtc="2025-05-20T15:10:00Z"/>
  <w16cex:commentExtensible w16cex:durableId="044EE1BB" w16cex:dateUtc="2026-04-07T11:28:00Z"/>
  <w16cex:commentExtensible w16cex:durableId="441916E4" w16cex:dateUtc="2026-03-31T08:23:00Z"/>
  <w16cex:commentExtensible w16cex:durableId="299539A0" w16cex:dateUtc="2026-04-07T11:28:00Z"/>
  <w16cex:commentExtensible w16cex:durableId="2BD6B793" w16cex:dateUtc="2025-05-20T15:10:00Z"/>
  <w16cex:commentExtensible w16cex:durableId="2BD6B7F1" w16cex:dateUtc="2025-05-20T15:12:00Z"/>
  <w16cex:commentExtensible w16cex:durableId="6D5E00AE" w16cex:dateUtc="2026-04-07T11:26:00Z"/>
  <w16cex:commentExtensible w16cex:durableId="2F85E178" w16cex:dateUtc="2026-03-31T08:40:00Z"/>
  <w16cex:commentExtensible w16cex:durableId="63E32754" w16cex:dateUtc="2026-03-31T14:34:00Z"/>
  <w16cex:commentExtensible w16cex:durableId="520E142B" w16cex:dateUtc="2026-04-07T11:23:00Z"/>
  <w16cex:commentExtensible w16cex:durableId="69076598" w16cex:dateUtc="2026-04-08T08:28:00Z"/>
  <w16cex:commentExtensible w16cex:durableId="416F2AD2" w16cex:dateUtc="2026-04-08T08:31:00Z"/>
  <w16cex:commentExtensible w16cex:durableId="0E7E06C3" w16cex:dateUtc="2026-03-04T07:43:00Z"/>
  <w16cex:commentExtensible w16cex:durableId="1987309A" w16cex:dateUtc="2026-04-07T11:25:00Z"/>
  <w16cex:commentExtensible w16cex:durableId="114CDB87" w16cex:dateUtc="2026-03-31T11:46:00Z"/>
  <w16cex:commentExtensible w16cex:durableId="54AF2998" w16cex:dateUtc="2026-03-31T14:13:00Z"/>
  <w16cex:commentExtensible w16cex:durableId="094A08E3" w16cex:dateUtc="2026-03-13T12:50:00Z"/>
  <w16cex:commentExtensible w16cex:durableId="3A54CC90" w16cex:dateUtc="2026-03-13T13:01:00Z"/>
  <w16cex:commentExtensible w16cex:durableId="4C7A54CE" w16cex:dateUtc="2026-04-02T09:23:00Z"/>
  <w16cex:commentExtensible w16cex:durableId="185C4906" w16cex:dateUtc="2026-04-07T10:47:00Z"/>
  <w16cex:commentExtensible w16cex:durableId="27060620" w16cex:dateUtc="2026-03-13T10:38:00Z"/>
  <w16cex:commentExtensible w16cex:durableId="7D8FD6B3" w16cex:dateUtc="2026-03-13T16: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0FB7E0" w16cid:durableId="7882E03D"/>
  <w16cid:commentId w16cid:paraId="3C9FB44F" w16cid:durableId="318B8149"/>
  <w16cid:commentId w16cid:paraId="1900FF8E" w16cid:durableId="016136B3"/>
  <w16cid:commentId w16cid:paraId="0D06142C" w16cid:durableId="060A24F2"/>
  <w16cid:commentId w16cid:paraId="2D32C934" w16cid:durableId="6A0453F8"/>
  <w16cid:commentId w16cid:paraId="4D716243" w16cid:durableId="36B20353"/>
  <w16cid:commentId w16cid:paraId="7993A650" w16cid:durableId="08D39EDE"/>
  <w16cid:commentId w16cid:paraId="31B566FF" w16cid:durableId="1D57D466"/>
  <w16cid:commentId w16cid:paraId="7FF3EB56" w16cid:durableId="25C84DC5"/>
  <w16cid:commentId w16cid:paraId="1D0A6327" w16cid:durableId="51A77E1D"/>
  <w16cid:commentId w16cid:paraId="449B4AB2" w16cid:durableId="5C60AFE4"/>
  <w16cid:commentId w16cid:paraId="5548FCBB" w16cid:durableId="60ED8296"/>
  <w16cid:commentId w16cid:paraId="1E67E101" w16cid:durableId="6B37A123"/>
  <w16cid:commentId w16cid:paraId="7B0811E2" w16cid:durableId="793359A1"/>
  <w16cid:commentId w16cid:paraId="499166A5" w16cid:durableId="26F0805E"/>
  <w16cid:commentId w16cid:paraId="2D47F367" w16cid:durableId="702CEDAA"/>
  <w16cid:commentId w16cid:paraId="0073A559" w16cid:durableId="145D46C2"/>
  <w16cid:commentId w16cid:paraId="6BAA3CC5" w16cid:durableId="1F48657A"/>
  <w16cid:commentId w16cid:paraId="6B7FC856" w16cid:durableId="3938E48B"/>
  <w16cid:commentId w16cid:paraId="6E9915F0" w16cid:durableId="06E38301"/>
  <w16cid:commentId w16cid:paraId="3D061ED3" w16cid:durableId="1BDE1053"/>
  <w16cid:commentId w16cid:paraId="0AF60033" w16cid:durableId="021CB889"/>
  <w16cid:commentId w16cid:paraId="02550E15" w16cid:durableId="69F4745D"/>
  <w16cid:commentId w16cid:paraId="11626DB3" w16cid:durableId="044EE1BB"/>
  <w16cid:commentId w16cid:paraId="60BDC495" w16cid:durableId="441916E4"/>
  <w16cid:commentId w16cid:paraId="617E7E16" w16cid:durableId="299539A0"/>
  <w16cid:commentId w16cid:paraId="1409E777" w16cid:durableId="2BD6B793"/>
  <w16cid:commentId w16cid:paraId="5B017DAC" w16cid:durableId="2BD6B7F1"/>
  <w16cid:commentId w16cid:paraId="1CB6F835" w16cid:durableId="6D5E00AE"/>
  <w16cid:commentId w16cid:paraId="5F105B5D" w16cid:durableId="2F85E178"/>
  <w16cid:commentId w16cid:paraId="26AEBDC8" w16cid:durableId="63E32754"/>
  <w16cid:commentId w16cid:paraId="439311D3" w16cid:durableId="520E142B"/>
  <w16cid:commentId w16cid:paraId="31C88112" w16cid:durableId="69076598"/>
  <w16cid:commentId w16cid:paraId="3CB4F5D1" w16cid:durableId="416F2AD2"/>
  <w16cid:commentId w16cid:paraId="077782BF" w16cid:durableId="0E7E06C3"/>
  <w16cid:commentId w16cid:paraId="6C2DF811" w16cid:durableId="1987309A"/>
  <w16cid:commentId w16cid:paraId="5F2C64E4" w16cid:durableId="114CDB87"/>
  <w16cid:commentId w16cid:paraId="45276747" w16cid:durableId="54AF2998"/>
  <w16cid:commentId w16cid:paraId="13B1F094" w16cid:durableId="094A08E3"/>
  <w16cid:commentId w16cid:paraId="2C6712D1" w16cid:durableId="3A54CC90"/>
  <w16cid:commentId w16cid:paraId="0949A67C" w16cid:durableId="4C7A54CE"/>
  <w16cid:commentId w16cid:paraId="5563C172" w16cid:durableId="185C4906"/>
  <w16cid:commentId w16cid:paraId="21FA021A" w16cid:durableId="27060620"/>
  <w16cid:commentId w16cid:paraId="5C468211" w16cid:durableId="7D8FD6B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B5A3D6" w14:textId="77777777" w:rsidR="00EA07DF" w:rsidRDefault="00EA07DF" w:rsidP="00D46A34">
      <w:pPr>
        <w:spacing w:after="0" w:line="240" w:lineRule="auto"/>
      </w:pPr>
      <w:r>
        <w:separator/>
      </w:r>
    </w:p>
  </w:endnote>
  <w:endnote w:type="continuationSeparator" w:id="0">
    <w:p w14:paraId="3BA00DE2" w14:textId="77777777" w:rsidR="00EA07DF" w:rsidRDefault="00EA07DF" w:rsidP="00D46A34">
      <w:pPr>
        <w:spacing w:after="0" w:line="240" w:lineRule="auto"/>
      </w:pPr>
      <w:r>
        <w:continuationSeparator/>
      </w:r>
    </w:p>
  </w:endnote>
  <w:endnote w:type="continuationNotice" w:id="1">
    <w:p w14:paraId="14D93EC8" w14:textId="77777777" w:rsidR="00EA07DF" w:rsidRDefault="00EA07D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HelveticaNeueLT Pro 65 Md">
    <w:altName w:val="Arial"/>
    <w:panose1 w:val="00000000000000000000"/>
    <w:charset w:val="00"/>
    <w:family w:val="swiss"/>
    <w:notTrueType/>
    <w:pitch w:val="default"/>
    <w:sig w:usb0="00000003" w:usb1="00000000" w:usb2="00000000" w:usb3="00000000" w:csb0="00000001" w:csb1="00000000"/>
  </w:font>
  <w:font w:name="HelveticaNeueLT Pro 45 Lt">
    <w:altName w:val="Arial"/>
    <w:panose1 w:val="00000000000000000000"/>
    <w:charset w:val="00"/>
    <w:family w:val="swiss"/>
    <w:notTrueType/>
    <w:pitch w:val="default"/>
    <w:sig w:usb0="00000003" w:usb1="00000000" w:usb2="00000000" w:usb3="00000000" w:csb0="00000001" w:csb1="00000000"/>
  </w:font>
  <w:font w:name="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4148738"/>
      <w:docPartObj>
        <w:docPartGallery w:val="Page Numbers (Bottom of Page)"/>
        <w:docPartUnique/>
      </w:docPartObj>
    </w:sdtPr>
    <w:sdtEndPr>
      <w:rPr>
        <w:noProof/>
      </w:rPr>
    </w:sdtEndPr>
    <w:sdtContent>
      <w:p w14:paraId="4C7BD0D9" w14:textId="7BD6587F" w:rsidR="000F172B" w:rsidRDefault="000F172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BF2E00E" w14:textId="77777777" w:rsidR="00F21B9B" w:rsidRDefault="00F21B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1699DBB" w14:paraId="234C1FDA" w14:textId="77777777" w:rsidTr="11699DBB">
      <w:trPr>
        <w:trHeight w:val="300"/>
      </w:trPr>
      <w:tc>
        <w:tcPr>
          <w:tcW w:w="3120" w:type="dxa"/>
        </w:tcPr>
        <w:p w14:paraId="544A791D" w14:textId="0906E0FC" w:rsidR="11699DBB" w:rsidRDefault="11699DBB" w:rsidP="11699DBB">
          <w:pPr>
            <w:pStyle w:val="Header"/>
            <w:ind w:left="-115"/>
          </w:pPr>
        </w:p>
      </w:tc>
      <w:tc>
        <w:tcPr>
          <w:tcW w:w="3120" w:type="dxa"/>
        </w:tcPr>
        <w:p w14:paraId="6D4ADF69" w14:textId="1567A752" w:rsidR="11699DBB" w:rsidRDefault="11699DBB" w:rsidP="11699DBB">
          <w:pPr>
            <w:pStyle w:val="Header"/>
            <w:jc w:val="center"/>
          </w:pPr>
        </w:p>
      </w:tc>
      <w:tc>
        <w:tcPr>
          <w:tcW w:w="3120" w:type="dxa"/>
        </w:tcPr>
        <w:p w14:paraId="63679598" w14:textId="159C7596" w:rsidR="11699DBB" w:rsidRDefault="11699DBB" w:rsidP="11699DBB">
          <w:pPr>
            <w:pStyle w:val="Header"/>
            <w:ind w:right="-115"/>
            <w:jc w:val="right"/>
          </w:pPr>
        </w:p>
      </w:tc>
    </w:tr>
  </w:tbl>
  <w:p w14:paraId="5E439F3E" w14:textId="08CD5A05" w:rsidR="11699DBB" w:rsidRDefault="11699DBB" w:rsidP="11699D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1BAF9" w14:textId="77777777" w:rsidR="00EA07DF" w:rsidRDefault="00EA07DF" w:rsidP="00D46A34">
      <w:pPr>
        <w:spacing w:after="0" w:line="240" w:lineRule="auto"/>
      </w:pPr>
      <w:r>
        <w:separator/>
      </w:r>
    </w:p>
  </w:footnote>
  <w:footnote w:type="continuationSeparator" w:id="0">
    <w:p w14:paraId="07D476D3" w14:textId="77777777" w:rsidR="00EA07DF" w:rsidRDefault="00EA07DF" w:rsidP="00D46A34">
      <w:pPr>
        <w:spacing w:after="0" w:line="240" w:lineRule="auto"/>
      </w:pPr>
      <w:r>
        <w:continuationSeparator/>
      </w:r>
    </w:p>
  </w:footnote>
  <w:footnote w:type="continuationNotice" w:id="1">
    <w:p w14:paraId="1BEC9524" w14:textId="77777777" w:rsidR="00EA07DF" w:rsidRDefault="00EA07D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2B00C" w14:textId="449A7E68" w:rsidR="00F21B9B" w:rsidRDefault="00000000">
    <w:pPr>
      <w:pStyle w:val="Header"/>
    </w:pPr>
    <w:r>
      <w:rPr>
        <w:noProof/>
      </w:rPr>
      <w:pict w14:anchorId="2425437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98011422" o:spid="_x0000_s1026" type="#_x0000_t136" style="position:absolute;margin-left:0;margin-top:0;width:412.4pt;height:247.45pt;rotation:315;z-index:-251658239;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9F96E" w14:textId="7179A7F6" w:rsidR="00F21B9B" w:rsidRDefault="00000000">
    <w:pPr>
      <w:pStyle w:val="Header"/>
    </w:pPr>
    <w:r>
      <w:rPr>
        <w:noProof/>
      </w:rPr>
      <w:pict w14:anchorId="5869E4C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98011423" o:spid="_x0000_s1027" type="#_x0000_t136" style="position:absolute;margin-left:0;margin-top:0;width:412.4pt;height:247.45pt;rotation:315;z-index:-25165823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71252" w14:textId="1AE5E93E" w:rsidR="00F21B9B" w:rsidRDefault="00000000">
    <w:pPr>
      <w:pStyle w:val="Header"/>
    </w:pPr>
    <w:r>
      <w:rPr>
        <w:noProof/>
      </w:rPr>
      <w:pict w14:anchorId="58C1B91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98011421" o:spid="_x0000_s1025" type="#_x0000_t136" style="position:absolute;margin-left:0;margin-top:0;width:412.4pt;height:247.45pt;rotation:315;z-index:-25165824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303B2"/>
    <w:multiLevelType w:val="hybridMultilevel"/>
    <w:tmpl w:val="E1143DC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5960DEC"/>
    <w:multiLevelType w:val="multilevel"/>
    <w:tmpl w:val="8D4AF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40D9F"/>
    <w:multiLevelType w:val="multilevel"/>
    <w:tmpl w:val="8D4AF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5A7212"/>
    <w:multiLevelType w:val="hybridMultilevel"/>
    <w:tmpl w:val="D0141D6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E892530"/>
    <w:multiLevelType w:val="hybridMultilevel"/>
    <w:tmpl w:val="D71CC56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DEB426C"/>
    <w:multiLevelType w:val="multilevel"/>
    <w:tmpl w:val="FA982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DF75C1"/>
    <w:multiLevelType w:val="hybridMultilevel"/>
    <w:tmpl w:val="6BB8FDA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393A2788"/>
    <w:multiLevelType w:val="multilevel"/>
    <w:tmpl w:val="189A320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40BC299E"/>
    <w:multiLevelType w:val="multilevel"/>
    <w:tmpl w:val="AF2A8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4368F0"/>
    <w:multiLevelType w:val="multilevel"/>
    <w:tmpl w:val="2B908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734527"/>
    <w:multiLevelType w:val="multilevel"/>
    <w:tmpl w:val="3DC28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5F0C8A"/>
    <w:multiLevelType w:val="multilevel"/>
    <w:tmpl w:val="69F08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9D758E"/>
    <w:multiLevelType w:val="multilevel"/>
    <w:tmpl w:val="58786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90670A"/>
    <w:multiLevelType w:val="multilevel"/>
    <w:tmpl w:val="8ED87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990F23"/>
    <w:multiLevelType w:val="hybridMultilevel"/>
    <w:tmpl w:val="EDB0111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59C10D98"/>
    <w:multiLevelType w:val="hybridMultilevel"/>
    <w:tmpl w:val="8378F99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5B673CB2"/>
    <w:multiLevelType w:val="multilevel"/>
    <w:tmpl w:val="8D4AF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451E33"/>
    <w:multiLevelType w:val="hybridMultilevel"/>
    <w:tmpl w:val="944238A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367674863">
    <w:abstractNumId w:val="12"/>
  </w:num>
  <w:num w:numId="2" w16cid:durableId="499974649">
    <w:abstractNumId w:val="13"/>
  </w:num>
  <w:num w:numId="3" w16cid:durableId="1034230557">
    <w:abstractNumId w:val="2"/>
  </w:num>
  <w:num w:numId="4" w16cid:durableId="114061982">
    <w:abstractNumId w:val="16"/>
  </w:num>
  <w:num w:numId="5" w16cid:durableId="638191169">
    <w:abstractNumId w:val="11"/>
  </w:num>
  <w:num w:numId="6" w16cid:durableId="835923345">
    <w:abstractNumId w:val="5"/>
  </w:num>
  <w:num w:numId="7" w16cid:durableId="2132824577">
    <w:abstractNumId w:val="10"/>
  </w:num>
  <w:num w:numId="8" w16cid:durableId="2137140923">
    <w:abstractNumId w:val="8"/>
  </w:num>
  <w:num w:numId="9" w16cid:durableId="1021663457">
    <w:abstractNumId w:val="1"/>
  </w:num>
  <w:num w:numId="10" w16cid:durableId="1717318158">
    <w:abstractNumId w:val="9"/>
  </w:num>
  <w:num w:numId="11" w16cid:durableId="702747559">
    <w:abstractNumId w:val="6"/>
  </w:num>
  <w:num w:numId="12" w16cid:durableId="1796680673">
    <w:abstractNumId w:val="3"/>
  </w:num>
  <w:num w:numId="13" w16cid:durableId="512689948">
    <w:abstractNumId w:val="17"/>
  </w:num>
  <w:num w:numId="14" w16cid:durableId="1773167779">
    <w:abstractNumId w:val="4"/>
  </w:num>
  <w:num w:numId="15" w16cid:durableId="1084650198">
    <w:abstractNumId w:val="15"/>
  </w:num>
  <w:num w:numId="16" w16cid:durableId="929317092">
    <w:abstractNumId w:val="7"/>
  </w:num>
  <w:num w:numId="17" w16cid:durableId="1821146784">
    <w:abstractNumId w:val="0"/>
  </w:num>
  <w:num w:numId="18" w16cid:durableId="1312827749">
    <w:abstractNumId w:val="14"/>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kinola, Ayokunle">
    <w15:presenceInfo w15:providerId="AD" w15:userId="S::ayakinola@deloitte.com.ng::7d3f921c-0d36-4042-98e3-5c80fa728336"/>
  </w15:person>
  <w15:person w15:author="Onawumi, Omobolanle">
    <w15:presenceInfo w15:providerId="AD" w15:userId="S::oonawumi@deloitte.com.ng::c6776f56-15f9-4e0a-9ef0-38f6a0c817e0"/>
  </w15:person>
  <w15:person w15:author="Eriba, Faith">
    <w15:presenceInfo w15:providerId="AD" w15:userId="S::feriba@deloitte.com.ng::f80aaa92-299c-4e3e-87b5-b1bcc6880634"/>
  </w15:person>
  <w15:person w15:author="Sipeolu, Favour">
    <w15:presenceInfo w15:providerId="AD" w15:userId="S::fsipeolu@deloitte.com.ng::ff7cf0a7-6e25-4b99-aa90-b8364ce591ba"/>
  </w15:person>
  <w15:person w15:author="Onyeiwu, Chidinma">
    <w15:presenceInfo w15:providerId="AD" w15:userId="S::conyeiwu@deloitte.com.ng::a30f26c3-4b86-4e9c-a02e-ca7685d4d374"/>
  </w15:person>
  <w15:person w15:author="Olajide, Ikeoluwa">
    <w15:presenceInfo w15:providerId="AD" w15:userId="S::ikolajide@deloitte.com.ng::423665c7-a084-4087-a2b9-c3619a682e5d"/>
  </w15:person>
  <w15:person w15:author="Sipeolu, Favour [2]">
    <w15:presenceInfo w15:providerId="AD" w15:userId="S::fsipeolu@deloitte.com::ff7cf0a7-6e25-4b99-aa90-b8364ce591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TAxMTE0MjcytbAwM7dU0lEKTi0uzszPAykwqgUAmQ5TaSwAAAA="/>
  </w:docVars>
  <w:rsids>
    <w:rsidRoot w:val="00553980"/>
    <w:rsid w:val="00000001"/>
    <w:rsid w:val="00000054"/>
    <w:rsid w:val="000008A5"/>
    <w:rsid w:val="00000969"/>
    <w:rsid w:val="00000A63"/>
    <w:rsid w:val="0000114D"/>
    <w:rsid w:val="0000116B"/>
    <w:rsid w:val="000012C3"/>
    <w:rsid w:val="0000150F"/>
    <w:rsid w:val="000016AF"/>
    <w:rsid w:val="000016DE"/>
    <w:rsid w:val="000017B0"/>
    <w:rsid w:val="000018CD"/>
    <w:rsid w:val="0000202D"/>
    <w:rsid w:val="00002062"/>
    <w:rsid w:val="0000266D"/>
    <w:rsid w:val="00002BF8"/>
    <w:rsid w:val="00003495"/>
    <w:rsid w:val="0000350F"/>
    <w:rsid w:val="000035F0"/>
    <w:rsid w:val="000039AF"/>
    <w:rsid w:val="00003ECA"/>
    <w:rsid w:val="00003F3E"/>
    <w:rsid w:val="0000455E"/>
    <w:rsid w:val="00004633"/>
    <w:rsid w:val="000046B4"/>
    <w:rsid w:val="000047DC"/>
    <w:rsid w:val="00004808"/>
    <w:rsid w:val="00004C6A"/>
    <w:rsid w:val="00004E60"/>
    <w:rsid w:val="00005195"/>
    <w:rsid w:val="00005314"/>
    <w:rsid w:val="000053AB"/>
    <w:rsid w:val="000053FC"/>
    <w:rsid w:val="000056F6"/>
    <w:rsid w:val="00006710"/>
    <w:rsid w:val="000067CD"/>
    <w:rsid w:val="00006B6D"/>
    <w:rsid w:val="00006C96"/>
    <w:rsid w:val="00006D37"/>
    <w:rsid w:val="00006F94"/>
    <w:rsid w:val="00010063"/>
    <w:rsid w:val="00010304"/>
    <w:rsid w:val="000106A2"/>
    <w:rsid w:val="00010886"/>
    <w:rsid w:val="00010C76"/>
    <w:rsid w:val="00011192"/>
    <w:rsid w:val="000119F1"/>
    <w:rsid w:val="00011A06"/>
    <w:rsid w:val="00011B7A"/>
    <w:rsid w:val="00011BAD"/>
    <w:rsid w:val="00011EE5"/>
    <w:rsid w:val="00012189"/>
    <w:rsid w:val="0001224C"/>
    <w:rsid w:val="00012C81"/>
    <w:rsid w:val="00012DA1"/>
    <w:rsid w:val="00012E88"/>
    <w:rsid w:val="000133A9"/>
    <w:rsid w:val="00013F5E"/>
    <w:rsid w:val="00014271"/>
    <w:rsid w:val="00014597"/>
    <w:rsid w:val="0001476D"/>
    <w:rsid w:val="00014791"/>
    <w:rsid w:val="00014A6F"/>
    <w:rsid w:val="00014A70"/>
    <w:rsid w:val="00014C2E"/>
    <w:rsid w:val="00014CD8"/>
    <w:rsid w:val="00014CEB"/>
    <w:rsid w:val="00014DCE"/>
    <w:rsid w:val="00014E15"/>
    <w:rsid w:val="00014F8F"/>
    <w:rsid w:val="00015073"/>
    <w:rsid w:val="0001519D"/>
    <w:rsid w:val="000153F7"/>
    <w:rsid w:val="00015518"/>
    <w:rsid w:val="0001557A"/>
    <w:rsid w:val="0001557B"/>
    <w:rsid w:val="0001582B"/>
    <w:rsid w:val="00015B99"/>
    <w:rsid w:val="0001670F"/>
    <w:rsid w:val="00016A47"/>
    <w:rsid w:val="00016C54"/>
    <w:rsid w:val="000171D9"/>
    <w:rsid w:val="0001762C"/>
    <w:rsid w:val="00017733"/>
    <w:rsid w:val="00017B74"/>
    <w:rsid w:val="000201D9"/>
    <w:rsid w:val="000202AB"/>
    <w:rsid w:val="00020370"/>
    <w:rsid w:val="00020444"/>
    <w:rsid w:val="00020759"/>
    <w:rsid w:val="00020890"/>
    <w:rsid w:val="00020A66"/>
    <w:rsid w:val="00021343"/>
    <w:rsid w:val="00021559"/>
    <w:rsid w:val="00021DEC"/>
    <w:rsid w:val="00022239"/>
    <w:rsid w:val="00022970"/>
    <w:rsid w:val="00022C6C"/>
    <w:rsid w:val="00022F0E"/>
    <w:rsid w:val="00023786"/>
    <w:rsid w:val="000238DD"/>
    <w:rsid w:val="00023901"/>
    <w:rsid w:val="00023977"/>
    <w:rsid w:val="000240E3"/>
    <w:rsid w:val="000241A0"/>
    <w:rsid w:val="00024408"/>
    <w:rsid w:val="000248EF"/>
    <w:rsid w:val="0002545C"/>
    <w:rsid w:val="00025CEB"/>
    <w:rsid w:val="00025D01"/>
    <w:rsid w:val="00025E39"/>
    <w:rsid w:val="00025F72"/>
    <w:rsid w:val="0002617F"/>
    <w:rsid w:val="00026890"/>
    <w:rsid w:val="000269F2"/>
    <w:rsid w:val="00026C3D"/>
    <w:rsid w:val="00027125"/>
    <w:rsid w:val="000276D7"/>
    <w:rsid w:val="00027788"/>
    <w:rsid w:val="00027BB1"/>
    <w:rsid w:val="00030239"/>
    <w:rsid w:val="00030450"/>
    <w:rsid w:val="00030672"/>
    <w:rsid w:val="00030A3C"/>
    <w:rsid w:val="00030AA3"/>
    <w:rsid w:val="00030D08"/>
    <w:rsid w:val="00030D0B"/>
    <w:rsid w:val="00031778"/>
    <w:rsid w:val="000317B9"/>
    <w:rsid w:val="00031945"/>
    <w:rsid w:val="0003196E"/>
    <w:rsid w:val="00032017"/>
    <w:rsid w:val="000322AE"/>
    <w:rsid w:val="000327EE"/>
    <w:rsid w:val="0003288C"/>
    <w:rsid w:val="00032BC4"/>
    <w:rsid w:val="000333B9"/>
    <w:rsid w:val="0003375D"/>
    <w:rsid w:val="000337A6"/>
    <w:rsid w:val="00033815"/>
    <w:rsid w:val="00033857"/>
    <w:rsid w:val="000338CD"/>
    <w:rsid w:val="00033967"/>
    <w:rsid w:val="00033A30"/>
    <w:rsid w:val="00033A31"/>
    <w:rsid w:val="00033CD0"/>
    <w:rsid w:val="0003405A"/>
    <w:rsid w:val="000348E9"/>
    <w:rsid w:val="00034A83"/>
    <w:rsid w:val="00034BC3"/>
    <w:rsid w:val="00034BF8"/>
    <w:rsid w:val="00035373"/>
    <w:rsid w:val="000356A8"/>
    <w:rsid w:val="00035BD7"/>
    <w:rsid w:val="00035D3E"/>
    <w:rsid w:val="00035EF8"/>
    <w:rsid w:val="00035F65"/>
    <w:rsid w:val="00036146"/>
    <w:rsid w:val="00036262"/>
    <w:rsid w:val="00036303"/>
    <w:rsid w:val="0003631E"/>
    <w:rsid w:val="00036B81"/>
    <w:rsid w:val="00036D37"/>
    <w:rsid w:val="00037556"/>
    <w:rsid w:val="000379D2"/>
    <w:rsid w:val="00037B1F"/>
    <w:rsid w:val="00040149"/>
    <w:rsid w:val="00040176"/>
    <w:rsid w:val="000401F2"/>
    <w:rsid w:val="00040438"/>
    <w:rsid w:val="000409EA"/>
    <w:rsid w:val="000414C3"/>
    <w:rsid w:val="00041842"/>
    <w:rsid w:val="000419EB"/>
    <w:rsid w:val="00041DE9"/>
    <w:rsid w:val="000425E9"/>
    <w:rsid w:val="000426D0"/>
    <w:rsid w:val="00043483"/>
    <w:rsid w:val="000436D6"/>
    <w:rsid w:val="000438C2"/>
    <w:rsid w:val="00043A35"/>
    <w:rsid w:val="00044036"/>
    <w:rsid w:val="000442A9"/>
    <w:rsid w:val="00044336"/>
    <w:rsid w:val="00044561"/>
    <w:rsid w:val="00044E04"/>
    <w:rsid w:val="00044F18"/>
    <w:rsid w:val="00045459"/>
    <w:rsid w:val="0004554C"/>
    <w:rsid w:val="00045A85"/>
    <w:rsid w:val="00046095"/>
    <w:rsid w:val="000464A8"/>
    <w:rsid w:val="0004658C"/>
    <w:rsid w:val="0004658F"/>
    <w:rsid w:val="00046AA9"/>
    <w:rsid w:val="00046CF2"/>
    <w:rsid w:val="00046FA5"/>
    <w:rsid w:val="000470D9"/>
    <w:rsid w:val="00047781"/>
    <w:rsid w:val="00047BED"/>
    <w:rsid w:val="00047C7E"/>
    <w:rsid w:val="00047DB4"/>
    <w:rsid w:val="00047DB8"/>
    <w:rsid w:val="00047E9E"/>
    <w:rsid w:val="00047ED9"/>
    <w:rsid w:val="00050127"/>
    <w:rsid w:val="0005041C"/>
    <w:rsid w:val="00050645"/>
    <w:rsid w:val="00050BEC"/>
    <w:rsid w:val="00051411"/>
    <w:rsid w:val="00052536"/>
    <w:rsid w:val="00052625"/>
    <w:rsid w:val="00052FAE"/>
    <w:rsid w:val="00052FE2"/>
    <w:rsid w:val="000531A6"/>
    <w:rsid w:val="000531CC"/>
    <w:rsid w:val="00053DDF"/>
    <w:rsid w:val="00053E58"/>
    <w:rsid w:val="00053FC1"/>
    <w:rsid w:val="00054611"/>
    <w:rsid w:val="00054835"/>
    <w:rsid w:val="00054841"/>
    <w:rsid w:val="00054F37"/>
    <w:rsid w:val="00055C9C"/>
    <w:rsid w:val="00055D4B"/>
    <w:rsid w:val="00056070"/>
    <w:rsid w:val="00056423"/>
    <w:rsid w:val="000565B7"/>
    <w:rsid w:val="00056BC1"/>
    <w:rsid w:val="00056D33"/>
    <w:rsid w:val="000573F8"/>
    <w:rsid w:val="00057B7B"/>
    <w:rsid w:val="00057D70"/>
    <w:rsid w:val="000600DD"/>
    <w:rsid w:val="000602FB"/>
    <w:rsid w:val="0006034C"/>
    <w:rsid w:val="00060380"/>
    <w:rsid w:val="00060543"/>
    <w:rsid w:val="00061889"/>
    <w:rsid w:val="0006194A"/>
    <w:rsid w:val="000619AE"/>
    <w:rsid w:val="00061D02"/>
    <w:rsid w:val="0006211F"/>
    <w:rsid w:val="00062127"/>
    <w:rsid w:val="000623CE"/>
    <w:rsid w:val="000623D7"/>
    <w:rsid w:val="00062D34"/>
    <w:rsid w:val="00062F95"/>
    <w:rsid w:val="00062FBC"/>
    <w:rsid w:val="0006311E"/>
    <w:rsid w:val="00063686"/>
    <w:rsid w:val="00063CA0"/>
    <w:rsid w:val="00064877"/>
    <w:rsid w:val="00064931"/>
    <w:rsid w:val="00064949"/>
    <w:rsid w:val="00064C56"/>
    <w:rsid w:val="00065260"/>
    <w:rsid w:val="0006564F"/>
    <w:rsid w:val="0006572B"/>
    <w:rsid w:val="00065938"/>
    <w:rsid w:val="000659BE"/>
    <w:rsid w:val="00065A98"/>
    <w:rsid w:val="00065B1E"/>
    <w:rsid w:val="00065DFC"/>
    <w:rsid w:val="000660B9"/>
    <w:rsid w:val="000664DA"/>
    <w:rsid w:val="00066DE8"/>
    <w:rsid w:val="0006758E"/>
    <w:rsid w:val="000677D7"/>
    <w:rsid w:val="00067BDC"/>
    <w:rsid w:val="00067C30"/>
    <w:rsid w:val="00067DBD"/>
    <w:rsid w:val="00067E63"/>
    <w:rsid w:val="00070065"/>
    <w:rsid w:val="00070249"/>
    <w:rsid w:val="00070321"/>
    <w:rsid w:val="00070328"/>
    <w:rsid w:val="00070568"/>
    <w:rsid w:val="000706A4"/>
    <w:rsid w:val="00070812"/>
    <w:rsid w:val="000708D2"/>
    <w:rsid w:val="000710B1"/>
    <w:rsid w:val="00071CF0"/>
    <w:rsid w:val="00071D50"/>
    <w:rsid w:val="00071ED6"/>
    <w:rsid w:val="00071FD5"/>
    <w:rsid w:val="0007241A"/>
    <w:rsid w:val="000728AB"/>
    <w:rsid w:val="00072B32"/>
    <w:rsid w:val="00072F3E"/>
    <w:rsid w:val="00072FFC"/>
    <w:rsid w:val="00073207"/>
    <w:rsid w:val="000735F7"/>
    <w:rsid w:val="0007392E"/>
    <w:rsid w:val="00073938"/>
    <w:rsid w:val="000739C1"/>
    <w:rsid w:val="000739E8"/>
    <w:rsid w:val="00073E55"/>
    <w:rsid w:val="00073F2D"/>
    <w:rsid w:val="0007459E"/>
    <w:rsid w:val="000746E1"/>
    <w:rsid w:val="00074BA1"/>
    <w:rsid w:val="00074C72"/>
    <w:rsid w:val="00074D5A"/>
    <w:rsid w:val="00074F71"/>
    <w:rsid w:val="00074F93"/>
    <w:rsid w:val="00075326"/>
    <w:rsid w:val="0007580E"/>
    <w:rsid w:val="00075BD9"/>
    <w:rsid w:val="00075CC5"/>
    <w:rsid w:val="00075E12"/>
    <w:rsid w:val="00075F33"/>
    <w:rsid w:val="00076024"/>
    <w:rsid w:val="0007605A"/>
    <w:rsid w:val="00076A9D"/>
    <w:rsid w:val="00077090"/>
    <w:rsid w:val="0007712E"/>
    <w:rsid w:val="00077478"/>
    <w:rsid w:val="000775EA"/>
    <w:rsid w:val="000778A2"/>
    <w:rsid w:val="000800DF"/>
    <w:rsid w:val="0008027E"/>
    <w:rsid w:val="0008070A"/>
    <w:rsid w:val="0008079F"/>
    <w:rsid w:val="00080894"/>
    <w:rsid w:val="0008090A"/>
    <w:rsid w:val="0008099B"/>
    <w:rsid w:val="000813E2"/>
    <w:rsid w:val="000818A8"/>
    <w:rsid w:val="00081E7D"/>
    <w:rsid w:val="00081F28"/>
    <w:rsid w:val="00081FB3"/>
    <w:rsid w:val="000820F6"/>
    <w:rsid w:val="00082109"/>
    <w:rsid w:val="00082500"/>
    <w:rsid w:val="00083384"/>
    <w:rsid w:val="0008338D"/>
    <w:rsid w:val="00083476"/>
    <w:rsid w:val="00084039"/>
    <w:rsid w:val="00085284"/>
    <w:rsid w:val="000857A1"/>
    <w:rsid w:val="00085B90"/>
    <w:rsid w:val="00085DA4"/>
    <w:rsid w:val="0008633E"/>
    <w:rsid w:val="00086405"/>
    <w:rsid w:val="000867A6"/>
    <w:rsid w:val="00086B4A"/>
    <w:rsid w:val="00086DD8"/>
    <w:rsid w:val="00086F2F"/>
    <w:rsid w:val="00087445"/>
    <w:rsid w:val="00087451"/>
    <w:rsid w:val="00087594"/>
    <w:rsid w:val="0008774C"/>
    <w:rsid w:val="00087A76"/>
    <w:rsid w:val="00087C18"/>
    <w:rsid w:val="00090211"/>
    <w:rsid w:val="00090439"/>
    <w:rsid w:val="00090883"/>
    <w:rsid w:val="00090958"/>
    <w:rsid w:val="00090AE1"/>
    <w:rsid w:val="00090F48"/>
    <w:rsid w:val="00091479"/>
    <w:rsid w:val="0009159D"/>
    <w:rsid w:val="00091652"/>
    <w:rsid w:val="00091D33"/>
    <w:rsid w:val="00092159"/>
    <w:rsid w:val="000929FD"/>
    <w:rsid w:val="00092BFC"/>
    <w:rsid w:val="00092E73"/>
    <w:rsid w:val="000933BA"/>
    <w:rsid w:val="000933EA"/>
    <w:rsid w:val="00093C82"/>
    <w:rsid w:val="00094364"/>
    <w:rsid w:val="000945CD"/>
    <w:rsid w:val="000947C3"/>
    <w:rsid w:val="000947D8"/>
    <w:rsid w:val="00094905"/>
    <w:rsid w:val="000949FA"/>
    <w:rsid w:val="00094B38"/>
    <w:rsid w:val="00094D00"/>
    <w:rsid w:val="00094D0F"/>
    <w:rsid w:val="00094F14"/>
    <w:rsid w:val="0009501F"/>
    <w:rsid w:val="00095034"/>
    <w:rsid w:val="0009503D"/>
    <w:rsid w:val="00095344"/>
    <w:rsid w:val="00095443"/>
    <w:rsid w:val="00095AD3"/>
    <w:rsid w:val="00095CCD"/>
    <w:rsid w:val="0009629F"/>
    <w:rsid w:val="000962C6"/>
    <w:rsid w:val="000962F3"/>
    <w:rsid w:val="000977B8"/>
    <w:rsid w:val="000978E5"/>
    <w:rsid w:val="00097A6D"/>
    <w:rsid w:val="00097F7E"/>
    <w:rsid w:val="000A05EE"/>
    <w:rsid w:val="000A0C6B"/>
    <w:rsid w:val="000A0D80"/>
    <w:rsid w:val="000A0E3A"/>
    <w:rsid w:val="000A1150"/>
    <w:rsid w:val="000A147A"/>
    <w:rsid w:val="000A1D6C"/>
    <w:rsid w:val="000A1DA6"/>
    <w:rsid w:val="000A2136"/>
    <w:rsid w:val="000A2393"/>
    <w:rsid w:val="000A29F2"/>
    <w:rsid w:val="000A2D28"/>
    <w:rsid w:val="000A2D76"/>
    <w:rsid w:val="000A31EE"/>
    <w:rsid w:val="000A343C"/>
    <w:rsid w:val="000A3799"/>
    <w:rsid w:val="000A45DE"/>
    <w:rsid w:val="000A45F5"/>
    <w:rsid w:val="000A4655"/>
    <w:rsid w:val="000A47F4"/>
    <w:rsid w:val="000A48BF"/>
    <w:rsid w:val="000A48CC"/>
    <w:rsid w:val="000A4A7F"/>
    <w:rsid w:val="000A4BC7"/>
    <w:rsid w:val="000A4E18"/>
    <w:rsid w:val="000A4EF7"/>
    <w:rsid w:val="000A5236"/>
    <w:rsid w:val="000A55AE"/>
    <w:rsid w:val="000A55C8"/>
    <w:rsid w:val="000A56E4"/>
    <w:rsid w:val="000A5EFD"/>
    <w:rsid w:val="000A5F56"/>
    <w:rsid w:val="000A6063"/>
    <w:rsid w:val="000A6460"/>
    <w:rsid w:val="000A6B35"/>
    <w:rsid w:val="000A6BF4"/>
    <w:rsid w:val="000A6E64"/>
    <w:rsid w:val="000A70AC"/>
    <w:rsid w:val="000A73EE"/>
    <w:rsid w:val="000A74A6"/>
    <w:rsid w:val="000A76D1"/>
    <w:rsid w:val="000A783C"/>
    <w:rsid w:val="000B0085"/>
    <w:rsid w:val="000B01CF"/>
    <w:rsid w:val="000B0258"/>
    <w:rsid w:val="000B04E3"/>
    <w:rsid w:val="000B120D"/>
    <w:rsid w:val="000B151C"/>
    <w:rsid w:val="000B175C"/>
    <w:rsid w:val="000B1830"/>
    <w:rsid w:val="000B1DC0"/>
    <w:rsid w:val="000B21A2"/>
    <w:rsid w:val="000B240B"/>
    <w:rsid w:val="000B2801"/>
    <w:rsid w:val="000B2B7E"/>
    <w:rsid w:val="000B2DC1"/>
    <w:rsid w:val="000B302C"/>
    <w:rsid w:val="000B3104"/>
    <w:rsid w:val="000B32C2"/>
    <w:rsid w:val="000B3431"/>
    <w:rsid w:val="000B37EB"/>
    <w:rsid w:val="000B3842"/>
    <w:rsid w:val="000B3CBB"/>
    <w:rsid w:val="000B4232"/>
    <w:rsid w:val="000B441E"/>
    <w:rsid w:val="000B454C"/>
    <w:rsid w:val="000B4717"/>
    <w:rsid w:val="000B47AD"/>
    <w:rsid w:val="000B4D87"/>
    <w:rsid w:val="000B4DD0"/>
    <w:rsid w:val="000B4DEC"/>
    <w:rsid w:val="000B505D"/>
    <w:rsid w:val="000B539E"/>
    <w:rsid w:val="000B5659"/>
    <w:rsid w:val="000B58B1"/>
    <w:rsid w:val="000B5938"/>
    <w:rsid w:val="000B5C0D"/>
    <w:rsid w:val="000B5E42"/>
    <w:rsid w:val="000B6378"/>
    <w:rsid w:val="000B64E7"/>
    <w:rsid w:val="000B6662"/>
    <w:rsid w:val="000B6718"/>
    <w:rsid w:val="000B678B"/>
    <w:rsid w:val="000B67D9"/>
    <w:rsid w:val="000B68C9"/>
    <w:rsid w:val="000B6C17"/>
    <w:rsid w:val="000B7423"/>
    <w:rsid w:val="000B74C5"/>
    <w:rsid w:val="000B7824"/>
    <w:rsid w:val="000B7EB9"/>
    <w:rsid w:val="000B7FD7"/>
    <w:rsid w:val="000C037D"/>
    <w:rsid w:val="000C15D4"/>
    <w:rsid w:val="000C1690"/>
    <w:rsid w:val="000C18AD"/>
    <w:rsid w:val="000C1A38"/>
    <w:rsid w:val="000C1AD8"/>
    <w:rsid w:val="000C1ADF"/>
    <w:rsid w:val="000C1C99"/>
    <w:rsid w:val="000C1D08"/>
    <w:rsid w:val="000C1EE2"/>
    <w:rsid w:val="000C2586"/>
    <w:rsid w:val="000C2865"/>
    <w:rsid w:val="000C2880"/>
    <w:rsid w:val="000C28FC"/>
    <w:rsid w:val="000C2B62"/>
    <w:rsid w:val="000C2BD9"/>
    <w:rsid w:val="000C2DCF"/>
    <w:rsid w:val="000C33F0"/>
    <w:rsid w:val="000C35CD"/>
    <w:rsid w:val="000C3857"/>
    <w:rsid w:val="000C39D4"/>
    <w:rsid w:val="000C3DD7"/>
    <w:rsid w:val="000C3E97"/>
    <w:rsid w:val="000C3F4D"/>
    <w:rsid w:val="000C4093"/>
    <w:rsid w:val="000C411A"/>
    <w:rsid w:val="000C41C4"/>
    <w:rsid w:val="000C426D"/>
    <w:rsid w:val="000C4537"/>
    <w:rsid w:val="000C461C"/>
    <w:rsid w:val="000C479B"/>
    <w:rsid w:val="000C4ABB"/>
    <w:rsid w:val="000C4C28"/>
    <w:rsid w:val="000C5767"/>
    <w:rsid w:val="000C590B"/>
    <w:rsid w:val="000C5931"/>
    <w:rsid w:val="000C5D61"/>
    <w:rsid w:val="000C6250"/>
    <w:rsid w:val="000C6293"/>
    <w:rsid w:val="000C647A"/>
    <w:rsid w:val="000C64E2"/>
    <w:rsid w:val="000C6ACB"/>
    <w:rsid w:val="000C6AFC"/>
    <w:rsid w:val="000C6BD6"/>
    <w:rsid w:val="000C7250"/>
    <w:rsid w:val="000C755D"/>
    <w:rsid w:val="000C7EFC"/>
    <w:rsid w:val="000C7FDE"/>
    <w:rsid w:val="000C7FEB"/>
    <w:rsid w:val="000D04CC"/>
    <w:rsid w:val="000D08AC"/>
    <w:rsid w:val="000D0BFB"/>
    <w:rsid w:val="000D0DF4"/>
    <w:rsid w:val="000D0E0E"/>
    <w:rsid w:val="000D1353"/>
    <w:rsid w:val="000D1750"/>
    <w:rsid w:val="000D1914"/>
    <w:rsid w:val="000D20A4"/>
    <w:rsid w:val="000D2163"/>
    <w:rsid w:val="000D21C9"/>
    <w:rsid w:val="000D2333"/>
    <w:rsid w:val="000D285C"/>
    <w:rsid w:val="000D2E19"/>
    <w:rsid w:val="000D2E61"/>
    <w:rsid w:val="000D308C"/>
    <w:rsid w:val="000D33CB"/>
    <w:rsid w:val="000D364F"/>
    <w:rsid w:val="000D3A3A"/>
    <w:rsid w:val="000D3BB4"/>
    <w:rsid w:val="000D3CAF"/>
    <w:rsid w:val="000D3CC4"/>
    <w:rsid w:val="000D4000"/>
    <w:rsid w:val="000D43EA"/>
    <w:rsid w:val="000D46F0"/>
    <w:rsid w:val="000D4831"/>
    <w:rsid w:val="000D5230"/>
    <w:rsid w:val="000D57F4"/>
    <w:rsid w:val="000D5D6A"/>
    <w:rsid w:val="000D6137"/>
    <w:rsid w:val="000D6215"/>
    <w:rsid w:val="000D689D"/>
    <w:rsid w:val="000D6BE2"/>
    <w:rsid w:val="000D72DF"/>
    <w:rsid w:val="000D79B7"/>
    <w:rsid w:val="000E00D9"/>
    <w:rsid w:val="000E0282"/>
    <w:rsid w:val="000E06BB"/>
    <w:rsid w:val="000E06D3"/>
    <w:rsid w:val="000E07D8"/>
    <w:rsid w:val="000E0B0E"/>
    <w:rsid w:val="000E0E68"/>
    <w:rsid w:val="000E0E74"/>
    <w:rsid w:val="000E11C2"/>
    <w:rsid w:val="000E1752"/>
    <w:rsid w:val="000E1BFD"/>
    <w:rsid w:val="000E1C2C"/>
    <w:rsid w:val="000E26B4"/>
    <w:rsid w:val="000E2AB6"/>
    <w:rsid w:val="000E2BA0"/>
    <w:rsid w:val="000E32EA"/>
    <w:rsid w:val="000E38E6"/>
    <w:rsid w:val="000E3992"/>
    <w:rsid w:val="000E3C89"/>
    <w:rsid w:val="000E3D7A"/>
    <w:rsid w:val="000E3F0E"/>
    <w:rsid w:val="000E44BB"/>
    <w:rsid w:val="000E44DF"/>
    <w:rsid w:val="000E4980"/>
    <w:rsid w:val="000E4B9A"/>
    <w:rsid w:val="000E5374"/>
    <w:rsid w:val="000E560A"/>
    <w:rsid w:val="000E5706"/>
    <w:rsid w:val="000E57EF"/>
    <w:rsid w:val="000E5941"/>
    <w:rsid w:val="000E5AB8"/>
    <w:rsid w:val="000E5C3E"/>
    <w:rsid w:val="000E5CC6"/>
    <w:rsid w:val="000E64AE"/>
    <w:rsid w:val="000E67FD"/>
    <w:rsid w:val="000E6AC1"/>
    <w:rsid w:val="000E6ACF"/>
    <w:rsid w:val="000E6B67"/>
    <w:rsid w:val="000E7769"/>
    <w:rsid w:val="000E7850"/>
    <w:rsid w:val="000E7AC4"/>
    <w:rsid w:val="000F0005"/>
    <w:rsid w:val="000F0137"/>
    <w:rsid w:val="000F03AF"/>
    <w:rsid w:val="000F0736"/>
    <w:rsid w:val="000F0899"/>
    <w:rsid w:val="000F0A96"/>
    <w:rsid w:val="000F0B78"/>
    <w:rsid w:val="000F172B"/>
    <w:rsid w:val="000F195D"/>
    <w:rsid w:val="000F1C8E"/>
    <w:rsid w:val="000F21D6"/>
    <w:rsid w:val="000F244E"/>
    <w:rsid w:val="000F24BB"/>
    <w:rsid w:val="000F2704"/>
    <w:rsid w:val="000F285D"/>
    <w:rsid w:val="000F2C50"/>
    <w:rsid w:val="000F2C73"/>
    <w:rsid w:val="000F30D0"/>
    <w:rsid w:val="000F30D8"/>
    <w:rsid w:val="000F30EE"/>
    <w:rsid w:val="000F3496"/>
    <w:rsid w:val="000F37F4"/>
    <w:rsid w:val="000F3A0B"/>
    <w:rsid w:val="000F3AC0"/>
    <w:rsid w:val="000F45C0"/>
    <w:rsid w:val="000F509B"/>
    <w:rsid w:val="000F511B"/>
    <w:rsid w:val="000F5161"/>
    <w:rsid w:val="000F539A"/>
    <w:rsid w:val="000F5F14"/>
    <w:rsid w:val="000F6685"/>
    <w:rsid w:val="000F6CE2"/>
    <w:rsid w:val="000F778D"/>
    <w:rsid w:val="001001F0"/>
    <w:rsid w:val="0010020B"/>
    <w:rsid w:val="0010031F"/>
    <w:rsid w:val="001004E6"/>
    <w:rsid w:val="0010058D"/>
    <w:rsid w:val="001005B7"/>
    <w:rsid w:val="00100634"/>
    <w:rsid w:val="00100B0B"/>
    <w:rsid w:val="00100C2C"/>
    <w:rsid w:val="00100FB6"/>
    <w:rsid w:val="00101211"/>
    <w:rsid w:val="001019C8"/>
    <w:rsid w:val="00101FDF"/>
    <w:rsid w:val="00102100"/>
    <w:rsid w:val="00102309"/>
    <w:rsid w:val="00102394"/>
    <w:rsid w:val="00102720"/>
    <w:rsid w:val="0010273C"/>
    <w:rsid w:val="00102A80"/>
    <w:rsid w:val="00102B25"/>
    <w:rsid w:val="00102F2A"/>
    <w:rsid w:val="00103957"/>
    <w:rsid w:val="00103C48"/>
    <w:rsid w:val="00103DAE"/>
    <w:rsid w:val="00103E41"/>
    <w:rsid w:val="00104004"/>
    <w:rsid w:val="0010401E"/>
    <w:rsid w:val="00104094"/>
    <w:rsid w:val="0010427A"/>
    <w:rsid w:val="00104601"/>
    <w:rsid w:val="00104C10"/>
    <w:rsid w:val="00104D13"/>
    <w:rsid w:val="00105174"/>
    <w:rsid w:val="00105340"/>
    <w:rsid w:val="0010545E"/>
    <w:rsid w:val="001059D6"/>
    <w:rsid w:val="00105DBB"/>
    <w:rsid w:val="0010605E"/>
    <w:rsid w:val="0010608D"/>
    <w:rsid w:val="00106773"/>
    <w:rsid w:val="001067F5"/>
    <w:rsid w:val="00106CD9"/>
    <w:rsid w:val="00107619"/>
    <w:rsid w:val="00107D8E"/>
    <w:rsid w:val="00110528"/>
    <w:rsid w:val="00110740"/>
    <w:rsid w:val="00110B32"/>
    <w:rsid w:val="00110C9E"/>
    <w:rsid w:val="00110D76"/>
    <w:rsid w:val="00110F3F"/>
    <w:rsid w:val="00110F45"/>
    <w:rsid w:val="00110FD1"/>
    <w:rsid w:val="00111291"/>
    <w:rsid w:val="0011132C"/>
    <w:rsid w:val="00111440"/>
    <w:rsid w:val="00111647"/>
    <w:rsid w:val="00111671"/>
    <w:rsid w:val="0011173D"/>
    <w:rsid w:val="001118B0"/>
    <w:rsid w:val="0011193C"/>
    <w:rsid w:val="001119AE"/>
    <w:rsid w:val="00111BC1"/>
    <w:rsid w:val="00111F7C"/>
    <w:rsid w:val="00112271"/>
    <w:rsid w:val="00112705"/>
    <w:rsid w:val="0011295F"/>
    <w:rsid w:val="001129ED"/>
    <w:rsid w:val="00112A94"/>
    <w:rsid w:val="00112C48"/>
    <w:rsid w:val="00113021"/>
    <w:rsid w:val="00113199"/>
    <w:rsid w:val="001132EB"/>
    <w:rsid w:val="0011332A"/>
    <w:rsid w:val="001134E9"/>
    <w:rsid w:val="001138EE"/>
    <w:rsid w:val="00113A86"/>
    <w:rsid w:val="00113D9A"/>
    <w:rsid w:val="00113F1F"/>
    <w:rsid w:val="0011469E"/>
    <w:rsid w:val="00114734"/>
    <w:rsid w:val="001147C4"/>
    <w:rsid w:val="00114C49"/>
    <w:rsid w:val="00115205"/>
    <w:rsid w:val="00115CED"/>
    <w:rsid w:val="00115D65"/>
    <w:rsid w:val="00116227"/>
    <w:rsid w:val="0011655A"/>
    <w:rsid w:val="00116630"/>
    <w:rsid w:val="0011679B"/>
    <w:rsid w:val="0011742F"/>
    <w:rsid w:val="0011743E"/>
    <w:rsid w:val="001175E3"/>
    <w:rsid w:val="001209CF"/>
    <w:rsid w:val="00120D31"/>
    <w:rsid w:val="00120D45"/>
    <w:rsid w:val="0012109A"/>
    <w:rsid w:val="001211BC"/>
    <w:rsid w:val="001215EB"/>
    <w:rsid w:val="00121AD7"/>
    <w:rsid w:val="00121FD9"/>
    <w:rsid w:val="00122A1F"/>
    <w:rsid w:val="00122D6A"/>
    <w:rsid w:val="00122E50"/>
    <w:rsid w:val="00123491"/>
    <w:rsid w:val="001235C4"/>
    <w:rsid w:val="00123EA0"/>
    <w:rsid w:val="00124075"/>
    <w:rsid w:val="0012411C"/>
    <w:rsid w:val="00124271"/>
    <w:rsid w:val="0012434C"/>
    <w:rsid w:val="00124860"/>
    <w:rsid w:val="001249F6"/>
    <w:rsid w:val="00124BBA"/>
    <w:rsid w:val="00124DD9"/>
    <w:rsid w:val="00124DF5"/>
    <w:rsid w:val="00124E53"/>
    <w:rsid w:val="00124F79"/>
    <w:rsid w:val="00125273"/>
    <w:rsid w:val="00125622"/>
    <w:rsid w:val="0012572C"/>
    <w:rsid w:val="00125AAE"/>
    <w:rsid w:val="00125C01"/>
    <w:rsid w:val="00125DF5"/>
    <w:rsid w:val="001264B4"/>
    <w:rsid w:val="001265BD"/>
    <w:rsid w:val="001267B2"/>
    <w:rsid w:val="00126BF5"/>
    <w:rsid w:val="00126E6D"/>
    <w:rsid w:val="00130F84"/>
    <w:rsid w:val="00131106"/>
    <w:rsid w:val="00131302"/>
    <w:rsid w:val="00131A26"/>
    <w:rsid w:val="00131BF6"/>
    <w:rsid w:val="00131D3C"/>
    <w:rsid w:val="00131FB6"/>
    <w:rsid w:val="00132915"/>
    <w:rsid w:val="00132DBD"/>
    <w:rsid w:val="00132E42"/>
    <w:rsid w:val="001332B8"/>
    <w:rsid w:val="001332C1"/>
    <w:rsid w:val="00133310"/>
    <w:rsid w:val="0013360B"/>
    <w:rsid w:val="00133E74"/>
    <w:rsid w:val="00133F49"/>
    <w:rsid w:val="001341D6"/>
    <w:rsid w:val="0013426B"/>
    <w:rsid w:val="0013479A"/>
    <w:rsid w:val="00134CDE"/>
    <w:rsid w:val="00134E74"/>
    <w:rsid w:val="00134F34"/>
    <w:rsid w:val="001356DB"/>
    <w:rsid w:val="001356DD"/>
    <w:rsid w:val="00135A95"/>
    <w:rsid w:val="00135D09"/>
    <w:rsid w:val="00135FDC"/>
    <w:rsid w:val="00136268"/>
    <w:rsid w:val="00136650"/>
    <w:rsid w:val="00136829"/>
    <w:rsid w:val="00136BA4"/>
    <w:rsid w:val="00136D12"/>
    <w:rsid w:val="0013746C"/>
    <w:rsid w:val="00137984"/>
    <w:rsid w:val="00137BA8"/>
    <w:rsid w:val="00137C83"/>
    <w:rsid w:val="00137EE7"/>
    <w:rsid w:val="00137F5F"/>
    <w:rsid w:val="00140692"/>
    <w:rsid w:val="00140A79"/>
    <w:rsid w:val="00141101"/>
    <w:rsid w:val="0014120B"/>
    <w:rsid w:val="001414C7"/>
    <w:rsid w:val="001415A2"/>
    <w:rsid w:val="00141678"/>
    <w:rsid w:val="00141B21"/>
    <w:rsid w:val="00141E4D"/>
    <w:rsid w:val="00141FD2"/>
    <w:rsid w:val="001421B0"/>
    <w:rsid w:val="00142250"/>
    <w:rsid w:val="001426B7"/>
    <w:rsid w:val="00142CB1"/>
    <w:rsid w:val="00142E4D"/>
    <w:rsid w:val="001430FE"/>
    <w:rsid w:val="001431B4"/>
    <w:rsid w:val="001433D3"/>
    <w:rsid w:val="00143422"/>
    <w:rsid w:val="0014379B"/>
    <w:rsid w:val="00143E1D"/>
    <w:rsid w:val="00143EE6"/>
    <w:rsid w:val="00144254"/>
    <w:rsid w:val="0014479A"/>
    <w:rsid w:val="0014488B"/>
    <w:rsid w:val="001449DB"/>
    <w:rsid w:val="00144AEC"/>
    <w:rsid w:val="00144CB4"/>
    <w:rsid w:val="00144E19"/>
    <w:rsid w:val="00144E3E"/>
    <w:rsid w:val="001450DC"/>
    <w:rsid w:val="00145280"/>
    <w:rsid w:val="00145759"/>
    <w:rsid w:val="001458BC"/>
    <w:rsid w:val="00145A92"/>
    <w:rsid w:val="00145C17"/>
    <w:rsid w:val="00146374"/>
    <w:rsid w:val="00146516"/>
    <w:rsid w:val="0014653D"/>
    <w:rsid w:val="00146F0A"/>
    <w:rsid w:val="00147013"/>
    <w:rsid w:val="00147549"/>
    <w:rsid w:val="0014778D"/>
    <w:rsid w:val="001477DB"/>
    <w:rsid w:val="0014782A"/>
    <w:rsid w:val="0014786E"/>
    <w:rsid w:val="00147B37"/>
    <w:rsid w:val="001505C4"/>
    <w:rsid w:val="00150681"/>
    <w:rsid w:val="00150705"/>
    <w:rsid w:val="001512A3"/>
    <w:rsid w:val="00151369"/>
    <w:rsid w:val="0015160F"/>
    <w:rsid w:val="0015175B"/>
    <w:rsid w:val="0015220B"/>
    <w:rsid w:val="001522E2"/>
    <w:rsid w:val="00152A6C"/>
    <w:rsid w:val="00152BC6"/>
    <w:rsid w:val="00152DF4"/>
    <w:rsid w:val="001537A9"/>
    <w:rsid w:val="001537D1"/>
    <w:rsid w:val="00153C67"/>
    <w:rsid w:val="00154165"/>
    <w:rsid w:val="00154235"/>
    <w:rsid w:val="0015427C"/>
    <w:rsid w:val="001544A9"/>
    <w:rsid w:val="00154667"/>
    <w:rsid w:val="00154EC4"/>
    <w:rsid w:val="001553FF"/>
    <w:rsid w:val="00155507"/>
    <w:rsid w:val="00155851"/>
    <w:rsid w:val="001558B7"/>
    <w:rsid w:val="00155EB7"/>
    <w:rsid w:val="00156BC6"/>
    <w:rsid w:val="00156EEC"/>
    <w:rsid w:val="00156F5A"/>
    <w:rsid w:val="00157029"/>
    <w:rsid w:val="0015741C"/>
    <w:rsid w:val="001575D5"/>
    <w:rsid w:val="00157720"/>
    <w:rsid w:val="00157A40"/>
    <w:rsid w:val="00157AEC"/>
    <w:rsid w:val="00157CC8"/>
    <w:rsid w:val="00157D1A"/>
    <w:rsid w:val="00157D71"/>
    <w:rsid w:val="001605B4"/>
    <w:rsid w:val="0016086F"/>
    <w:rsid w:val="00160EF7"/>
    <w:rsid w:val="00161125"/>
    <w:rsid w:val="001611FB"/>
    <w:rsid w:val="00161A17"/>
    <w:rsid w:val="00161B5F"/>
    <w:rsid w:val="00162245"/>
    <w:rsid w:val="00162688"/>
    <w:rsid w:val="00162694"/>
    <w:rsid w:val="0016285C"/>
    <w:rsid w:val="00162A7A"/>
    <w:rsid w:val="00162DB0"/>
    <w:rsid w:val="00163019"/>
    <w:rsid w:val="00163346"/>
    <w:rsid w:val="00163463"/>
    <w:rsid w:val="00163524"/>
    <w:rsid w:val="00163C3E"/>
    <w:rsid w:val="0016410D"/>
    <w:rsid w:val="001645FA"/>
    <w:rsid w:val="00164A01"/>
    <w:rsid w:val="00164A6F"/>
    <w:rsid w:val="00165356"/>
    <w:rsid w:val="0016544A"/>
    <w:rsid w:val="00165461"/>
    <w:rsid w:val="00165583"/>
    <w:rsid w:val="00165774"/>
    <w:rsid w:val="0016598B"/>
    <w:rsid w:val="00165E2A"/>
    <w:rsid w:val="00166A81"/>
    <w:rsid w:val="00166D30"/>
    <w:rsid w:val="00167377"/>
    <w:rsid w:val="001677C2"/>
    <w:rsid w:val="00167BA8"/>
    <w:rsid w:val="00167D03"/>
    <w:rsid w:val="00167D49"/>
    <w:rsid w:val="00167ED4"/>
    <w:rsid w:val="00167F8C"/>
    <w:rsid w:val="00167FD4"/>
    <w:rsid w:val="0017036B"/>
    <w:rsid w:val="001706A1"/>
    <w:rsid w:val="00170841"/>
    <w:rsid w:val="00170989"/>
    <w:rsid w:val="00170E01"/>
    <w:rsid w:val="00171109"/>
    <w:rsid w:val="00171467"/>
    <w:rsid w:val="00171DE1"/>
    <w:rsid w:val="00171FD3"/>
    <w:rsid w:val="0017202E"/>
    <w:rsid w:val="0017241E"/>
    <w:rsid w:val="0017246F"/>
    <w:rsid w:val="001726B6"/>
    <w:rsid w:val="00172774"/>
    <w:rsid w:val="0017293E"/>
    <w:rsid w:val="001732D5"/>
    <w:rsid w:val="001733D4"/>
    <w:rsid w:val="00173414"/>
    <w:rsid w:val="00173415"/>
    <w:rsid w:val="001734D1"/>
    <w:rsid w:val="001734F8"/>
    <w:rsid w:val="00173719"/>
    <w:rsid w:val="0017388D"/>
    <w:rsid w:val="00173987"/>
    <w:rsid w:val="00173997"/>
    <w:rsid w:val="001739EF"/>
    <w:rsid w:val="00173A03"/>
    <w:rsid w:val="001740BC"/>
    <w:rsid w:val="001743DC"/>
    <w:rsid w:val="001744EF"/>
    <w:rsid w:val="00174E2C"/>
    <w:rsid w:val="0017504F"/>
    <w:rsid w:val="0017509D"/>
    <w:rsid w:val="0017526A"/>
    <w:rsid w:val="00175447"/>
    <w:rsid w:val="0017560D"/>
    <w:rsid w:val="00175834"/>
    <w:rsid w:val="001764F4"/>
    <w:rsid w:val="00176583"/>
    <w:rsid w:val="00176BA3"/>
    <w:rsid w:val="00176E0C"/>
    <w:rsid w:val="001770C8"/>
    <w:rsid w:val="00177196"/>
    <w:rsid w:val="001776B4"/>
    <w:rsid w:val="001778EF"/>
    <w:rsid w:val="00177B30"/>
    <w:rsid w:val="00177D1F"/>
    <w:rsid w:val="00180254"/>
    <w:rsid w:val="0018056F"/>
    <w:rsid w:val="001806C7"/>
    <w:rsid w:val="00180709"/>
    <w:rsid w:val="00180760"/>
    <w:rsid w:val="00180962"/>
    <w:rsid w:val="00181256"/>
    <w:rsid w:val="001813A4"/>
    <w:rsid w:val="00181490"/>
    <w:rsid w:val="00181CFE"/>
    <w:rsid w:val="00182406"/>
    <w:rsid w:val="00182847"/>
    <w:rsid w:val="001829EF"/>
    <w:rsid w:val="00182B6C"/>
    <w:rsid w:val="00182E47"/>
    <w:rsid w:val="00182E67"/>
    <w:rsid w:val="001831A6"/>
    <w:rsid w:val="001831EF"/>
    <w:rsid w:val="001832E0"/>
    <w:rsid w:val="00183378"/>
    <w:rsid w:val="00183721"/>
    <w:rsid w:val="00183844"/>
    <w:rsid w:val="00183984"/>
    <w:rsid w:val="00183DD0"/>
    <w:rsid w:val="0018434B"/>
    <w:rsid w:val="00184410"/>
    <w:rsid w:val="001844C5"/>
    <w:rsid w:val="001846B8"/>
    <w:rsid w:val="001851BF"/>
    <w:rsid w:val="001853A6"/>
    <w:rsid w:val="0018567E"/>
    <w:rsid w:val="00185AEF"/>
    <w:rsid w:val="00185B78"/>
    <w:rsid w:val="00185C04"/>
    <w:rsid w:val="00185E07"/>
    <w:rsid w:val="00185E42"/>
    <w:rsid w:val="0018638E"/>
    <w:rsid w:val="001863B2"/>
    <w:rsid w:val="0018642F"/>
    <w:rsid w:val="00186463"/>
    <w:rsid w:val="001865DD"/>
    <w:rsid w:val="00186897"/>
    <w:rsid w:val="001868FD"/>
    <w:rsid w:val="0018697C"/>
    <w:rsid w:val="00186AEF"/>
    <w:rsid w:val="00186CA8"/>
    <w:rsid w:val="00186F1D"/>
    <w:rsid w:val="00186F86"/>
    <w:rsid w:val="00186FEF"/>
    <w:rsid w:val="0018724D"/>
    <w:rsid w:val="00187C11"/>
    <w:rsid w:val="0019013C"/>
    <w:rsid w:val="001905A6"/>
    <w:rsid w:val="001905E8"/>
    <w:rsid w:val="00190662"/>
    <w:rsid w:val="00190716"/>
    <w:rsid w:val="00190953"/>
    <w:rsid w:val="00191703"/>
    <w:rsid w:val="0019183F"/>
    <w:rsid w:val="00191880"/>
    <w:rsid w:val="001918AC"/>
    <w:rsid w:val="00191943"/>
    <w:rsid w:val="00191AFD"/>
    <w:rsid w:val="001920B1"/>
    <w:rsid w:val="00192121"/>
    <w:rsid w:val="0019215D"/>
    <w:rsid w:val="00192276"/>
    <w:rsid w:val="0019238C"/>
    <w:rsid w:val="001923F2"/>
    <w:rsid w:val="00192793"/>
    <w:rsid w:val="00192C14"/>
    <w:rsid w:val="001935E6"/>
    <w:rsid w:val="00193AA7"/>
    <w:rsid w:val="00193E99"/>
    <w:rsid w:val="00193F77"/>
    <w:rsid w:val="00193F8D"/>
    <w:rsid w:val="0019441D"/>
    <w:rsid w:val="0019481D"/>
    <w:rsid w:val="001949B2"/>
    <w:rsid w:val="00195089"/>
    <w:rsid w:val="001951CB"/>
    <w:rsid w:val="001952C9"/>
    <w:rsid w:val="001958FC"/>
    <w:rsid w:val="00195A77"/>
    <w:rsid w:val="0019608A"/>
    <w:rsid w:val="001966DA"/>
    <w:rsid w:val="001969B7"/>
    <w:rsid w:val="00196B15"/>
    <w:rsid w:val="00196DAD"/>
    <w:rsid w:val="001970D1"/>
    <w:rsid w:val="00197188"/>
    <w:rsid w:val="00197A91"/>
    <w:rsid w:val="001A0100"/>
    <w:rsid w:val="001A0171"/>
    <w:rsid w:val="001A0316"/>
    <w:rsid w:val="001A073F"/>
    <w:rsid w:val="001A0EF6"/>
    <w:rsid w:val="001A1572"/>
    <w:rsid w:val="001A1734"/>
    <w:rsid w:val="001A1821"/>
    <w:rsid w:val="001A19D3"/>
    <w:rsid w:val="001A1A70"/>
    <w:rsid w:val="001A1E62"/>
    <w:rsid w:val="001A1F64"/>
    <w:rsid w:val="001A1F70"/>
    <w:rsid w:val="001A238B"/>
    <w:rsid w:val="001A23CC"/>
    <w:rsid w:val="001A2438"/>
    <w:rsid w:val="001A252D"/>
    <w:rsid w:val="001A296F"/>
    <w:rsid w:val="001A2A5B"/>
    <w:rsid w:val="001A2D8C"/>
    <w:rsid w:val="001A2DF6"/>
    <w:rsid w:val="001A2FA7"/>
    <w:rsid w:val="001A3015"/>
    <w:rsid w:val="001A303D"/>
    <w:rsid w:val="001A3185"/>
    <w:rsid w:val="001A3237"/>
    <w:rsid w:val="001A32D2"/>
    <w:rsid w:val="001A36CA"/>
    <w:rsid w:val="001A412A"/>
    <w:rsid w:val="001A4598"/>
    <w:rsid w:val="001A4950"/>
    <w:rsid w:val="001A4A8D"/>
    <w:rsid w:val="001A4D13"/>
    <w:rsid w:val="001A4E3A"/>
    <w:rsid w:val="001A4F39"/>
    <w:rsid w:val="001A5012"/>
    <w:rsid w:val="001A5098"/>
    <w:rsid w:val="001A565C"/>
    <w:rsid w:val="001A5E1A"/>
    <w:rsid w:val="001A5EA2"/>
    <w:rsid w:val="001A5FAD"/>
    <w:rsid w:val="001A5FF4"/>
    <w:rsid w:val="001A642F"/>
    <w:rsid w:val="001A6A0E"/>
    <w:rsid w:val="001A6CD6"/>
    <w:rsid w:val="001A725A"/>
    <w:rsid w:val="001A7706"/>
    <w:rsid w:val="001A774C"/>
    <w:rsid w:val="001A77E8"/>
    <w:rsid w:val="001A7C28"/>
    <w:rsid w:val="001A7FF9"/>
    <w:rsid w:val="001B04F3"/>
    <w:rsid w:val="001B06C1"/>
    <w:rsid w:val="001B0F0C"/>
    <w:rsid w:val="001B1378"/>
    <w:rsid w:val="001B1571"/>
    <w:rsid w:val="001B1A04"/>
    <w:rsid w:val="001B1C9E"/>
    <w:rsid w:val="001B1D74"/>
    <w:rsid w:val="001B1EC0"/>
    <w:rsid w:val="001B2413"/>
    <w:rsid w:val="001B2663"/>
    <w:rsid w:val="001B27D5"/>
    <w:rsid w:val="001B2EAE"/>
    <w:rsid w:val="001B2EC1"/>
    <w:rsid w:val="001B2F51"/>
    <w:rsid w:val="001B3609"/>
    <w:rsid w:val="001B3C72"/>
    <w:rsid w:val="001B3D64"/>
    <w:rsid w:val="001B3F4B"/>
    <w:rsid w:val="001B417F"/>
    <w:rsid w:val="001B4366"/>
    <w:rsid w:val="001B4405"/>
    <w:rsid w:val="001B4553"/>
    <w:rsid w:val="001B4B98"/>
    <w:rsid w:val="001B4EF4"/>
    <w:rsid w:val="001B51CF"/>
    <w:rsid w:val="001B53DF"/>
    <w:rsid w:val="001B565D"/>
    <w:rsid w:val="001B58C6"/>
    <w:rsid w:val="001B5997"/>
    <w:rsid w:val="001B5A87"/>
    <w:rsid w:val="001B5BD1"/>
    <w:rsid w:val="001B6024"/>
    <w:rsid w:val="001B6229"/>
    <w:rsid w:val="001B623F"/>
    <w:rsid w:val="001B6E30"/>
    <w:rsid w:val="001B6EC0"/>
    <w:rsid w:val="001B7075"/>
    <w:rsid w:val="001B7158"/>
    <w:rsid w:val="001B731A"/>
    <w:rsid w:val="001B756F"/>
    <w:rsid w:val="001B75B3"/>
    <w:rsid w:val="001B76B0"/>
    <w:rsid w:val="001B774A"/>
    <w:rsid w:val="001B7F05"/>
    <w:rsid w:val="001B90F7"/>
    <w:rsid w:val="001C0047"/>
    <w:rsid w:val="001C0142"/>
    <w:rsid w:val="001C01C7"/>
    <w:rsid w:val="001C02C7"/>
    <w:rsid w:val="001C02D1"/>
    <w:rsid w:val="001C02E9"/>
    <w:rsid w:val="001C05A9"/>
    <w:rsid w:val="001C07E3"/>
    <w:rsid w:val="001C0876"/>
    <w:rsid w:val="001C0CC3"/>
    <w:rsid w:val="001C0D1C"/>
    <w:rsid w:val="001C0DD6"/>
    <w:rsid w:val="001C100C"/>
    <w:rsid w:val="001C110A"/>
    <w:rsid w:val="001C1324"/>
    <w:rsid w:val="001C169F"/>
    <w:rsid w:val="001C1C6C"/>
    <w:rsid w:val="001C21FA"/>
    <w:rsid w:val="001C2387"/>
    <w:rsid w:val="001C23AD"/>
    <w:rsid w:val="001C26C5"/>
    <w:rsid w:val="001C27C6"/>
    <w:rsid w:val="001C2A81"/>
    <w:rsid w:val="001C2D6E"/>
    <w:rsid w:val="001C2E2D"/>
    <w:rsid w:val="001C338C"/>
    <w:rsid w:val="001C36CB"/>
    <w:rsid w:val="001C38BA"/>
    <w:rsid w:val="001C3F1F"/>
    <w:rsid w:val="001C3F2E"/>
    <w:rsid w:val="001C3FBF"/>
    <w:rsid w:val="001C42B8"/>
    <w:rsid w:val="001C444F"/>
    <w:rsid w:val="001C4503"/>
    <w:rsid w:val="001C459D"/>
    <w:rsid w:val="001C4902"/>
    <w:rsid w:val="001C49C4"/>
    <w:rsid w:val="001C4F41"/>
    <w:rsid w:val="001C5153"/>
    <w:rsid w:val="001C5442"/>
    <w:rsid w:val="001C5840"/>
    <w:rsid w:val="001C5C50"/>
    <w:rsid w:val="001C5CD1"/>
    <w:rsid w:val="001C5E14"/>
    <w:rsid w:val="001C68A5"/>
    <w:rsid w:val="001C6A04"/>
    <w:rsid w:val="001C6B33"/>
    <w:rsid w:val="001C6CE5"/>
    <w:rsid w:val="001C6E45"/>
    <w:rsid w:val="001C6FFB"/>
    <w:rsid w:val="001C759D"/>
    <w:rsid w:val="001C765D"/>
    <w:rsid w:val="001C78C3"/>
    <w:rsid w:val="001C7C7F"/>
    <w:rsid w:val="001C7DB8"/>
    <w:rsid w:val="001C7F15"/>
    <w:rsid w:val="001C7F2B"/>
    <w:rsid w:val="001D0028"/>
    <w:rsid w:val="001D033D"/>
    <w:rsid w:val="001D03E8"/>
    <w:rsid w:val="001D0721"/>
    <w:rsid w:val="001D07C5"/>
    <w:rsid w:val="001D085A"/>
    <w:rsid w:val="001D0AAD"/>
    <w:rsid w:val="001D0F97"/>
    <w:rsid w:val="001D0FF9"/>
    <w:rsid w:val="001D1528"/>
    <w:rsid w:val="001D1814"/>
    <w:rsid w:val="001D22DC"/>
    <w:rsid w:val="001D2A80"/>
    <w:rsid w:val="001D2B79"/>
    <w:rsid w:val="001D2DCB"/>
    <w:rsid w:val="001D314E"/>
    <w:rsid w:val="001D3327"/>
    <w:rsid w:val="001D3561"/>
    <w:rsid w:val="001D3658"/>
    <w:rsid w:val="001D3732"/>
    <w:rsid w:val="001D37A1"/>
    <w:rsid w:val="001D3F36"/>
    <w:rsid w:val="001D3F99"/>
    <w:rsid w:val="001D43A3"/>
    <w:rsid w:val="001D43A8"/>
    <w:rsid w:val="001D4607"/>
    <w:rsid w:val="001D4A69"/>
    <w:rsid w:val="001D4E84"/>
    <w:rsid w:val="001D50C0"/>
    <w:rsid w:val="001D5B2D"/>
    <w:rsid w:val="001D5C5E"/>
    <w:rsid w:val="001D6225"/>
    <w:rsid w:val="001D65D9"/>
    <w:rsid w:val="001D6664"/>
    <w:rsid w:val="001D6BCD"/>
    <w:rsid w:val="001D75A5"/>
    <w:rsid w:val="001D7705"/>
    <w:rsid w:val="001D77E3"/>
    <w:rsid w:val="001D79CB"/>
    <w:rsid w:val="001E03CF"/>
    <w:rsid w:val="001E0432"/>
    <w:rsid w:val="001E0437"/>
    <w:rsid w:val="001E06BC"/>
    <w:rsid w:val="001E07D3"/>
    <w:rsid w:val="001E0829"/>
    <w:rsid w:val="001E0A01"/>
    <w:rsid w:val="001E0B30"/>
    <w:rsid w:val="001E11E3"/>
    <w:rsid w:val="001E1214"/>
    <w:rsid w:val="001E134F"/>
    <w:rsid w:val="001E1EE8"/>
    <w:rsid w:val="001E1F1E"/>
    <w:rsid w:val="001E232D"/>
    <w:rsid w:val="001E2611"/>
    <w:rsid w:val="001E28AF"/>
    <w:rsid w:val="001E29AA"/>
    <w:rsid w:val="001E2DDA"/>
    <w:rsid w:val="001E2E1E"/>
    <w:rsid w:val="001E2EC4"/>
    <w:rsid w:val="001E34CA"/>
    <w:rsid w:val="001E37D6"/>
    <w:rsid w:val="001E3B22"/>
    <w:rsid w:val="001E3E7B"/>
    <w:rsid w:val="001E4277"/>
    <w:rsid w:val="001E43F5"/>
    <w:rsid w:val="001E4BFF"/>
    <w:rsid w:val="001E4DBC"/>
    <w:rsid w:val="001E5151"/>
    <w:rsid w:val="001E5503"/>
    <w:rsid w:val="001E568D"/>
    <w:rsid w:val="001E5710"/>
    <w:rsid w:val="001E5CBD"/>
    <w:rsid w:val="001E5CFA"/>
    <w:rsid w:val="001E5F36"/>
    <w:rsid w:val="001E6073"/>
    <w:rsid w:val="001E61CF"/>
    <w:rsid w:val="001E61E6"/>
    <w:rsid w:val="001E6458"/>
    <w:rsid w:val="001E654D"/>
    <w:rsid w:val="001E678C"/>
    <w:rsid w:val="001E6840"/>
    <w:rsid w:val="001E6AD4"/>
    <w:rsid w:val="001E6E08"/>
    <w:rsid w:val="001E6EE7"/>
    <w:rsid w:val="001E700A"/>
    <w:rsid w:val="001E7341"/>
    <w:rsid w:val="001E74BA"/>
    <w:rsid w:val="001E75CC"/>
    <w:rsid w:val="001E78E9"/>
    <w:rsid w:val="001E78F6"/>
    <w:rsid w:val="001E7B07"/>
    <w:rsid w:val="001E7CCE"/>
    <w:rsid w:val="001E7CE0"/>
    <w:rsid w:val="001F004B"/>
    <w:rsid w:val="001F00BD"/>
    <w:rsid w:val="001F013A"/>
    <w:rsid w:val="001F03B3"/>
    <w:rsid w:val="001F0623"/>
    <w:rsid w:val="001F0734"/>
    <w:rsid w:val="001F0753"/>
    <w:rsid w:val="001F0797"/>
    <w:rsid w:val="001F0915"/>
    <w:rsid w:val="001F0BD3"/>
    <w:rsid w:val="001F0EF9"/>
    <w:rsid w:val="001F1393"/>
    <w:rsid w:val="001F1944"/>
    <w:rsid w:val="001F1A65"/>
    <w:rsid w:val="001F1CA6"/>
    <w:rsid w:val="001F2890"/>
    <w:rsid w:val="001F322B"/>
    <w:rsid w:val="001F3DE4"/>
    <w:rsid w:val="001F3F91"/>
    <w:rsid w:val="001F4056"/>
    <w:rsid w:val="001F41CA"/>
    <w:rsid w:val="001F43FA"/>
    <w:rsid w:val="001F47A6"/>
    <w:rsid w:val="001F490C"/>
    <w:rsid w:val="001F49BA"/>
    <w:rsid w:val="001F4A0B"/>
    <w:rsid w:val="001F4B51"/>
    <w:rsid w:val="001F4ECC"/>
    <w:rsid w:val="001F517D"/>
    <w:rsid w:val="001F536E"/>
    <w:rsid w:val="001F54D2"/>
    <w:rsid w:val="001F59A6"/>
    <w:rsid w:val="001F5BE9"/>
    <w:rsid w:val="001F63BE"/>
    <w:rsid w:val="001F6799"/>
    <w:rsid w:val="001F6C4A"/>
    <w:rsid w:val="001F6D0E"/>
    <w:rsid w:val="001F6E99"/>
    <w:rsid w:val="001F7413"/>
    <w:rsid w:val="001F75B3"/>
    <w:rsid w:val="001F78AE"/>
    <w:rsid w:val="001F7A23"/>
    <w:rsid w:val="001F7E1A"/>
    <w:rsid w:val="002005CD"/>
    <w:rsid w:val="00200615"/>
    <w:rsid w:val="00200804"/>
    <w:rsid w:val="00200948"/>
    <w:rsid w:val="00200A76"/>
    <w:rsid w:val="00200D46"/>
    <w:rsid w:val="0020114C"/>
    <w:rsid w:val="00201D53"/>
    <w:rsid w:val="00201DDA"/>
    <w:rsid w:val="00201EEE"/>
    <w:rsid w:val="002024E2"/>
    <w:rsid w:val="00202B32"/>
    <w:rsid w:val="00202D70"/>
    <w:rsid w:val="00202F11"/>
    <w:rsid w:val="00202F9F"/>
    <w:rsid w:val="00203022"/>
    <w:rsid w:val="002031F4"/>
    <w:rsid w:val="0020327A"/>
    <w:rsid w:val="00203410"/>
    <w:rsid w:val="00203650"/>
    <w:rsid w:val="0020373B"/>
    <w:rsid w:val="002037D3"/>
    <w:rsid w:val="00203E74"/>
    <w:rsid w:val="0020434E"/>
    <w:rsid w:val="0020452F"/>
    <w:rsid w:val="002045B3"/>
    <w:rsid w:val="002046C7"/>
    <w:rsid w:val="00204727"/>
    <w:rsid w:val="00204B27"/>
    <w:rsid w:val="00204E34"/>
    <w:rsid w:val="00204E67"/>
    <w:rsid w:val="00204F10"/>
    <w:rsid w:val="002050EF"/>
    <w:rsid w:val="00205111"/>
    <w:rsid w:val="00205495"/>
    <w:rsid w:val="002058F5"/>
    <w:rsid w:val="00205E52"/>
    <w:rsid w:val="0020624B"/>
    <w:rsid w:val="00206725"/>
    <w:rsid w:val="002068F5"/>
    <w:rsid w:val="00206A0B"/>
    <w:rsid w:val="00206D52"/>
    <w:rsid w:val="00207B75"/>
    <w:rsid w:val="00207DE4"/>
    <w:rsid w:val="0021015C"/>
    <w:rsid w:val="002101AB"/>
    <w:rsid w:val="002101AF"/>
    <w:rsid w:val="0021041B"/>
    <w:rsid w:val="00210F66"/>
    <w:rsid w:val="0021119A"/>
    <w:rsid w:val="00211257"/>
    <w:rsid w:val="0021133E"/>
    <w:rsid w:val="002115F4"/>
    <w:rsid w:val="00211604"/>
    <w:rsid w:val="0021279C"/>
    <w:rsid w:val="00212976"/>
    <w:rsid w:val="0021297B"/>
    <w:rsid w:val="00212A50"/>
    <w:rsid w:val="00212BEA"/>
    <w:rsid w:val="00212E84"/>
    <w:rsid w:val="002134F4"/>
    <w:rsid w:val="00213830"/>
    <w:rsid w:val="002138D4"/>
    <w:rsid w:val="00214BCA"/>
    <w:rsid w:val="00214F89"/>
    <w:rsid w:val="0021527B"/>
    <w:rsid w:val="002155B6"/>
    <w:rsid w:val="002156AB"/>
    <w:rsid w:val="002158DC"/>
    <w:rsid w:val="00215B0E"/>
    <w:rsid w:val="0021611F"/>
    <w:rsid w:val="00216310"/>
    <w:rsid w:val="00216415"/>
    <w:rsid w:val="00216553"/>
    <w:rsid w:val="00216C45"/>
    <w:rsid w:val="00216CAE"/>
    <w:rsid w:val="00216DFF"/>
    <w:rsid w:val="00216E41"/>
    <w:rsid w:val="00217058"/>
    <w:rsid w:val="00217871"/>
    <w:rsid w:val="00217984"/>
    <w:rsid w:val="00217D22"/>
    <w:rsid w:val="00217F6A"/>
    <w:rsid w:val="00220828"/>
    <w:rsid w:val="00220F59"/>
    <w:rsid w:val="00221078"/>
    <w:rsid w:val="0022118A"/>
    <w:rsid w:val="0022133E"/>
    <w:rsid w:val="00221766"/>
    <w:rsid w:val="00221B72"/>
    <w:rsid w:val="00221DFF"/>
    <w:rsid w:val="0022235A"/>
    <w:rsid w:val="00222505"/>
    <w:rsid w:val="00222606"/>
    <w:rsid w:val="00222D56"/>
    <w:rsid w:val="00222F10"/>
    <w:rsid w:val="00223360"/>
    <w:rsid w:val="0022363C"/>
    <w:rsid w:val="002238EB"/>
    <w:rsid w:val="00223E2F"/>
    <w:rsid w:val="002244D4"/>
    <w:rsid w:val="00224822"/>
    <w:rsid w:val="00224BB4"/>
    <w:rsid w:val="0022544A"/>
    <w:rsid w:val="0022546B"/>
    <w:rsid w:val="00225B67"/>
    <w:rsid w:val="00226056"/>
    <w:rsid w:val="00226991"/>
    <w:rsid w:val="00226AAE"/>
    <w:rsid w:val="002272A6"/>
    <w:rsid w:val="002274B8"/>
    <w:rsid w:val="002275E7"/>
    <w:rsid w:val="00227AAE"/>
    <w:rsid w:val="00227C84"/>
    <w:rsid w:val="00227E05"/>
    <w:rsid w:val="00227EA5"/>
    <w:rsid w:val="0023044D"/>
    <w:rsid w:val="00230C0D"/>
    <w:rsid w:val="00230C3D"/>
    <w:rsid w:val="002313D5"/>
    <w:rsid w:val="002318A3"/>
    <w:rsid w:val="002318DD"/>
    <w:rsid w:val="00231B03"/>
    <w:rsid w:val="00231D59"/>
    <w:rsid w:val="00232131"/>
    <w:rsid w:val="0023228C"/>
    <w:rsid w:val="002326F8"/>
    <w:rsid w:val="0023291D"/>
    <w:rsid w:val="002332D8"/>
    <w:rsid w:val="00233546"/>
    <w:rsid w:val="00233880"/>
    <w:rsid w:val="00234109"/>
    <w:rsid w:val="002343C9"/>
    <w:rsid w:val="002345D0"/>
    <w:rsid w:val="00235372"/>
    <w:rsid w:val="0023580C"/>
    <w:rsid w:val="00235918"/>
    <w:rsid w:val="00235CA9"/>
    <w:rsid w:val="00235E3D"/>
    <w:rsid w:val="00236035"/>
    <w:rsid w:val="00236255"/>
    <w:rsid w:val="00236351"/>
    <w:rsid w:val="0023640C"/>
    <w:rsid w:val="00236988"/>
    <w:rsid w:val="00236A9D"/>
    <w:rsid w:val="00236CA2"/>
    <w:rsid w:val="002370FB"/>
    <w:rsid w:val="00237132"/>
    <w:rsid w:val="002374A4"/>
    <w:rsid w:val="0023756A"/>
    <w:rsid w:val="002379DC"/>
    <w:rsid w:val="00237ADE"/>
    <w:rsid w:val="00237B9F"/>
    <w:rsid w:val="00237BE0"/>
    <w:rsid w:val="00237DDE"/>
    <w:rsid w:val="00237F98"/>
    <w:rsid w:val="00237FEB"/>
    <w:rsid w:val="00240184"/>
    <w:rsid w:val="002403E7"/>
    <w:rsid w:val="00240925"/>
    <w:rsid w:val="0024097A"/>
    <w:rsid w:val="00240CB1"/>
    <w:rsid w:val="00240CE4"/>
    <w:rsid w:val="00240F14"/>
    <w:rsid w:val="002410F4"/>
    <w:rsid w:val="00241A74"/>
    <w:rsid w:val="00241EB9"/>
    <w:rsid w:val="00241FC3"/>
    <w:rsid w:val="002420E7"/>
    <w:rsid w:val="002423DF"/>
    <w:rsid w:val="002424EF"/>
    <w:rsid w:val="0024261D"/>
    <w:rsid w:val="0024289B"/>
    <w:rsid w:val="00242CFD"/>
    <w:rsid w:val="00243273"/>
    <w:rsid w:val="0024330C"/>
    <w:rsid w:val="00243422"/>
    <w:rsid w:val="002435DB"/>
    <w:rsid w:val="0024380C"/>
    <w:rsid w:val="002438F8"/>
    <w:rsid w:val="002439B8"/>
    <w:rsid w:val="00243C0C"/>
    <w:rsid w:val="002440EC"/>
    <w:rsid w:val="002440F5"/>
    <w:rsid w:val="0024485A"/>
    <w:rsid w:val="00244904"/>
    <w:rsid w:val="00244994"/>
    <w:rsid w:val="002449EE"/>
    <w:rsid w:val="00244B90"/>
    <w:rsid w:val="00244D77"/>
    <w:rsid w:val="002451ED"/>
    <w:rsid w:val="0024634F"/>
    <w:rsid w:val="002464E8"/>
    <w:rsid w:val="002466F8"/>
    <w:rsid w:val="00246C8D"/>
    <w:rsid w:val="00246D87"/>
    <w:rsid w:val="00247027"/>
    <w:rsid w:val="0024702B"/>
    <w:rsid w:val="002479F0"/>
    <w:rsid w:val="00247C79"/>
    <w:rsid w:val="0025022F"/>
    <w:rsid w:val="002510D2"/>
    <w:rsid w:val="0025135C"/>
    <w:rsid w:val="0025143D"/>
    <w:rsid w:val="00251727"/>
    <w:rsid w:val="00251C5F"/>
    <w:rsid w:val="002525C6"/>
    <w:rsid w:val="002535B0"/>
    <w:rsid w:val="002540F4"/>
    <w:rsid w:val="002543A9"/>
    <w:rsid w:val="0025446E"/>
    <w:rsid w:val="002548C9"/>
    <w:rsid w:val="00254BC3"/>
    <w:rsid w:val="00254D8B"/>
    <w:rsid w:val="002552C8"/>
    <w:rsid w:val="002554CF"/>
    <w:rsid w:val="00255532"/>
    <w:rsid w:val="0025571A"/>
    <w:rsid w:val="0025588D"/>
    <w:rsid w:val="00255AFA"/>
    <w:rsid w:val="00255CA6"/>
    <w:rsid w:val="002563B4"/>
    <w:rsid w:val="002564AC"/>
    <w:rsid w:val="002564D7"/>
    <w:rsid w:val="00256622"/>
    <w:rsid w:val="0025688A"/>
    <w:rsid w:val="00256A15"/>
    <w:rsid w:val="00256BA1"/>
    <w:rsid w:val="002571B9"/>
    <w:rsid w:val="00257EBE"/>
    <w:rsid w:val="002607C4"/>
    <w:rsid w:val="002607F3"/>
    <w:rsid w:val="00260C55"/>
    <w:rsid w:val="00260DEB"/>
    <w:rsid w:val="002613FC"/>
    <w:rsid w:val="0026189B"/>
    <w:rsid w:val="002618C6"/>
    <w:rsid w:val="00261C7D"/>
    <w:rsid w:val="00261EFE"/>
    <w:rsid w:val="0026201C"/>
    <w:rsid w:val="00262A1E"/>
    <w:rsid w:val="00262B12"/>
    <w:rsid w:val="00262B24"/>
    <w:rsid w:val="00262E6F"/>
    <w:rsid w:val="00262F0F"/>
    <w:rsid w:val="0026385A"/>
    <w:rsid w:val="00263BFD"/>
    <w:rsid w:val="00263F4C"/>
    <w:rsid w:val="00263F8A"/>
    <w:rsid w:val="00263F97"/>
    <w:rsid w:val="00264341"/>
    <w:rsid w:val="002643F4"/>
    <w:rsid w:val="0026460B"/>
    <w:rsid w:val="00264831"/>
    <w:rsid w:val="00264D76"/>
    <w:rsid w:val="002651C3"/>
    <w:rsid w:val="0026536E"/>
    <w:rsid w:val="0026552A"/>
    <w:rsid w:val="00265C50"/>
    <w:rsid w:val="0026610D"/>
    <w:rsid w:val="0026623D"/>
    <w:rsid w:val="00266271"/>
    <w:rsid w:val="00266686"/>
    <w:rsid w:val="00266766"/>
    <w:rsid w:val="00266842"/>
    <w:rsid w:val="00266A68"/>
    <w:rsid w:val="00266AA4"/>
    <w:rsid w:val="00266C51"/>
    <w:rsid w:val="002670A4"/>
    <w:rsid w:val="00267660"/>
    <w:rsid w:val="00267D1B"/>
    <w:rsid w:val="00267D48"/>
    <w:rsid w:val="0027008F"/>
    <w:rsid w:val="00270520"/>
    <w:rsid w:val="00270A60"/>
    <w:rsid w:val="00270D37"/>
    <w:rsid w:val="00270DDD"/>
    <w:rsid w:val="00271189"/>
    <w:rsid w:val="0027193B"/>
    <w:rsid w:val="00271A90"/>
    <w:rsid w:val="00271CBD"/>
    <w:rsid w:val="00271CDA"/>
    <w:rsid w:val="00272172"/>
    <w:rsid w:val="00272249"/>
    <w:rsid w:val="00272333"/>
    <w:rsid w:val="00272456"/>
    <w:rsid w:val="002726FD"/>
    <w:rsid w:val="002727CC"/>
    <w:rsid w:val="00272A67"/>
    <w:rsid w:val="00272C31"/>
    <w:rsid w:val="00272DD4"/>
    <w:rsid w:val="002730D1"/>
    <w:rsid w:val="002732F6"/>
    <w:rsid w:val="00273B70"/>
    <w:rsid w:val="00273BD0"/>
    <w:rsid w:val="00273E38"/>
    <w:rsid w:val="00273F92"/>
    <w:rsid w:val="0027424F"/>
    <w:rsid w:val="002743F4"/>
    <w:rsid w:val="00274614"/>
    <w:rsid w:val="00274830"/>
    <w:rsid w:val="00274B73"/>
    <w:rsid w:val="00275559"/>
    <w:rsid w:val="00275655"/>
    <w:rsid w:val="0027580B"/>
    <w:rsid w:val="00275B9A"/>
    <w:rsid w:val="00275F41"/>
    <w:rsid w:val="00276411"/>
    <w:rsid w:val="002766A2"/>
    <w:rsid w:val="00276C18"/>
    <w:rsid w:val="00276FA6"/>
    <w:rsid w:val="00276FD9"/>
    <w:rsid w:val="00277055"/>
    <w:rsid w:val="00277255"/>
    <w:rsid w:val="0027738D"/>
    <w:rsid w:val="002773C2"/>
    <w:rsid w:val="002776BF"/>
    <w:rsid w:val="00277E0A"/>
    <w:rsid w:val="00277E26"/>
    <w:rsid w:val="00277EAB"/>
    <w:rsid w:val="00277F93"/>
    <w:rsid w:val="0028020B"/>
    <w:rsid w:val="00280479"/>
    <w:rsid w:val="00280553"/>
    <w:rsid w:val="0028057F"/>
    <w:rsid w:val="0028082A"/>
    <w:rsid w:val="00280C2D"/>
    <w:rsid w:val="002810E2"/>
    <w:rsid w:val="0028120D"/>
    <w:rsid w:val="0028140C"/>
    <w:rsid w:val="002817E6"/>
    <w:rsid w:val="00281845"/>
    <w:rsid w:val="002819DE"/>
    <w:rsid w:val="00281AF4"/>
    <w:rsid w:val="00281B05"/>
    <w:rsid w:val="00281CB7"/>
    <w:rsid w:val="00281F2E"/>
    <w:rsid w:val="00282349"/>
    <w:rsid w:val="00282381"/>
    <w:rsid w:val="00282397"/>
    <w:rsid w:val="0028254D"/>
    <w:rsid w:val="002825AF"/>
    <w:rsid w:val="002829FF"/>
    <w:rsid w:val="00282B20"/>
    <w:rsid w:val="00282EA4"/>
    <w:rsid w:val="00283200"/>
    <w:rsid w:val="00283217"/>
    <w:rsid w:val="002832C4"/>
    <w:rsid w:val="0028350B"/>
    <w:rsid w:val="00284693"/>
    <w:rsid w:val="0028469D"/>
    <w:rsid w:val="0028487F"/>
    <w:rsid w:val="0028489C"/>
    <w:rsid w:val="00284A5A"/>
    <w:rsid w:val="00284D15"/>
    <w:rsid w:val="00284DCC"/>
    <w:rsid w:val="00284E5A"/>
    <w:rsid w:val="00285378"/>
    <w:rsid w:val="002853AE"/>
    <w:rsid w:val="00285474"/>
    <w:rsid w:val="0028553E"/>
    <w:rsid w:val="002856A8"/>
    <w:rsid w:val="002856F4"/>
    <w:rsid w:val="00285C31"/>
    <w:rsid w:val="00285C4E"/>
    <w:rsid w:val="002860C5"/>
    <w:rsid w:val="0028646D"/>
    <w:rsid w:val="0028648A"/>
    <w:rsid w:val="002867A7"/>
    <w:rsid w:val="0028692C"/>
    <w:rsid w:val="00286CB5"/>
    <w:rsid w:val="00286D3E"/>
    <w:rsid w:val="00286F44"/>
    <w:rsid w:val="002877A9"/>
    <w:rsid w:val="00287A7B"/>
    <w:rsid w:val="00287DC9"/>
    <w:rsid w:val="00287E18"/>
    <w:rsid w:val="002901F6"/>
    <w:rsid w:val="00290609"/>
    <w:rsid w:val="00290A32"/>
    <w:rsid w:val="00290B45"/>
    <w:rsid w:val="00290D6D"/>
    <w:rsid w:val="002913C2"/>
    <w:rsid w:val="002915E8"/>
    <w:rsid w:val="00291804"/>
    <w:rsid w:val="00291AA2"/>
    <w:rsid w:val="00291BD8"/>
    <w:rsid w:val="00291D87"/>
    <w:rsid w:val="00291EEF"/>
    <w:rsid w:val="00292341"/>
    <w:rsid w:val="002928C6"/>
    <w:rsid w:val="00292A34"/>
    <w:rsid w:val="00292A68"/>
    <w:rsid w:val="00292C10"/>
    <w:rsid w:val="00292E2E"/>
    <w:rsid w:val="00292E9F"/>
    <w:rsid w:val="00293160"/>
    <w:rsid w:val="002936EC"/>
    <w:rsid w:val="002938FF"/>
    <w:rsid w:val="00293A34"/>
    <w:rsid w:val="00293B73"/>
    <w:rsid w:val="00293CED"/>
    <w:rsid w:val="00293D7D"/>
    <w:rsid w:val="00293DB9"/>
    <w:rsid w:val="00293E17"/>
    <w:rsid w:val="00294481"/>
    <w:rsid w:val="00294AD0"/>
    <w:rsid w:val="0029520A"/>
    <w:rsid w:val="002952E3"/>
    <w:rsid w:val="0029537C"/>
    <w:rsid w:val="002953E3"/>
    <w:rsid w:val="00295433"/>
    <w:rsid w:val="0029553A"/>
    <w:rsid w:val="0029554B"/>
    <w:rsid w:val="002959AD"/>
    <w:rsid w:val="00295FFA"/>
    <w:rsid w:val="002965A2"/>
    <w:rsid w:val="00296A27"/>
    <w:rsid w:val="00296A71"/>
    <w:rsid w:val="00296AE4"/>
    <w:rsid w:val="00296CC3"/>
    <w:rsid w:val="00296CCF"/>
    <w:rsid w:val="00296E3E"/>
    <w:rsid w:val="00296ED4"/>
    <w:rsid w:val="00296F11"/>
    <w:rsid w:val="0029711B"/>
    <w:rsid w:val="002974E8"/>
    <w:rsid w:val="00297637"/>
    <w:rsid w:val="0029767B"/>
    <w:rsid w:val="00297B84"/>
    <w:rsid w:val="00297FD0"/>
    <w:rsid w:val="002A0A24"/>
    <w:rsid w:val="002A0A78"/>
    <w:rsid w:val="002A0E3E"/>
    <w:rsid w:val="002A14D4"/>
    <w:rsid w:val="002A1633"/>
    <w:rsid w:val="002A1A45"/>
    <w:rsid w:val="002A1A76"/>
    <w:rsid w:val="002A20A9"/>
    <w:rsid w:val="002A22C3"/>
    <w:rsid w:val="002A24D8"/>
    <w:rsid w:val="002A2683"/>
    <w:rsid w:val="002A2739"/>
    <w:rsid w:val="002A2D66"/>
    <w:rsid w:val="002A2DC2"/>
    <w:rsid w:val="002A3122"/>
    <w:rsid w:val="002A327F"/>
    <w:rsid w:val="002A32A0"/>
    <w:rsid w:val="002A3472"/>
    <w:rsid w:val="002A392E"/>
    <w:rsid w:val="002A412A"/>
    <w:rsid w:val="002A450D"/>
    <w:rsid w:val="002A45A6"/>
    <w:rsid w:val="002A4B0E"/>
    <w:rsid w:val="002A4B92"/>
    <w:rsid w:val="002A4C71"/>
    <w:rsid w:val="002A4DFC"/>
    <w:rsid w:val="002A4E5D"/>
    <w:rsid w:val="002A4F74"/>
    <w:rsid w:val="002A523C"/>
    <w:rsid w:val="002A54CC"/>
    <w:rsid w:val="002A5C2D"/>
    <w:rsid w:val="002A5E1A"/>
    <w:rsid w:val="002A63F9"/>
    <w:rsid w:val="002A66A0"/>
    <w:rsid w:val="002A68A6"/>
    <w:rsid w:val="002A6C4C"/>
    <w:rsid w:val="002A6D2F"/>
    <w:rsid w:val="002A7544"/>
    <w:rsid w:val="002A764A"/>
    <w:rsid w:val="002B0438"/>
    <w:rsid w:val="002B11F1"/>
    <w:rsid w:val="002B12C2"/>
    <w:rsid w:val="002B184B"/>
    <w:rsid w:val="002B1B6A"/>
    <w:rsid w:val="002B1B71"/>
    <w:rsid w:val="002B1C51"/>
    <w:rsid w:val="002B1EF2"/>
    <w:rsid w:val="002B209F"/>
    <w:rsid w:val="002B2B5E"/>
    <w:rsid w:val="002B3055"/>
    <w:rsid w:val="002B35B9"/>
    <w:rsid w:val="002B373D"/>
    <w:rsid w:val="002B3CA3"/>
    <w:rsid w:val="002B4100"/>
    <w:rsid w:val="002B43BA"/>
    <w:rsid w:val="002B4681"/>
    <w:rsid w:val="002B4766"/>
    <w:rsid w:val="002B485A"/>
    <w:rsid w:val="002B491D"/>
    <w:rsid w:val="002B4CAE"/>
    <w:rsid w:val="002B4E2D"/>
    <w:rsid w:val="002B52ED"/>
    <w:rsid w:val="002B5321"/>
    <w:rsid w:val="002B5429"/>
    <w:rsid w:val="002B572B"/>
    <w:rsid w:val="002B57DD"/>
    <w:rsid w:val="002B5C1C"/>
    <w:rsid w:val="002B5E0C"/>
    <w:rsid w:val="002B617A"/>
    <w:rsid w:val="002B667F"/>
    <w:rsid w:val="002B6742"/>
    <w:rsid w:val="002B684F"/>
    <w:rsid w:val="002B6FE6"/>
    <w:rsid w:val="002B7B76"/>
    <w:rsid w:val="002C0039"/>
    <w:rsid w:val="002C02D8"/>
    <w:rsid w:val="002C0311"/>
    <w:rsid w:val="002C0362"/>
    <w:rsid w:val="002C038C"/>
    <w:rsid w:val="002C04E7"/>
    <w:rsid w:val="002C0A40"/>
    <w:rsid w:val="002C0B47"/>
    <w:rsid w:val="002C1072"/>
    <w:rsid w:val="002C112D"/>
    <w:rsid w:val="002C16D7"/>
    <w:rsid w:val="002C1B06"/>
    <w:rsid w:val="002C1C1F"/>
    <w:rsid w:val="002C2012"/>
    <w:rsid w:val="002C2240"/>
    <w:rsid w:val="002C2498"/>
    <w:rsid w:val="002C2631"/>
    <w:rsid w:val="002C2E11"/>
    <w:rsid w:val="002C2E26"/>
    <w:rsid w:val="002C2E31"/>
    <w:rsid w:val="002C30FA"/>
    <w:rsid w:val="002C3301"/>
    <w:rsid w:val="002C3C6A"/>
    <w:rsid w:val="002C3D9B"/>
    <w:rsid w:val="002C3F0D"/>
    <w:rsid w:val="002C3F58"/>
    <w:rsid w:val="002C4843"/>
    <w:rsid w:val="002C4EA6"/>
    <w:rsid w:val="002C50A7"/>
    <w:rsid w:val="002C50BC"/>
    <w:rsid w:val="002C5264"/>
    <w:rsid w:val="002C5473"/>
    <w:rsid w:val="002C5F1D"/>
    <w:rsid w:val="002C63F9"/>
    <w:rsid w:val="002C658B"/>
    <w:rsid w:val="002C6781"/>
    <w:rsid w:val="002C67EA"/>
    <w:rsid w:val="002C69DD"/>
    <w:rsid w:val="002C69FC"/>
    <w:rsid w:val="002C6E10"/>
    <w:rsid w:val="002C7525"/>
    <w:rsid w:val="002C7744"/>
    <w:rsid w:val="002C7931"/>
    <w:rsid w:val="002C7A0A"/>
    <w:rsid w:val="002C7BB9"/>
    <w:rsid w:val="002C7D98"/>
    <w:rsid w:val="002C7EE7"/>
    <w:rsid w:val="002D0149"/>
    <w:rsid w:val="002D03E0"/>
    <w:rsid w:val="002D0507"/>
    <w:rsid w:val="002D074A"/>
    <w:rsid w:val="002D0957"/>
    <w:rsid w:val="002D09B4"/>
    <w:rsid w:val="002D0A49"/>
    <w:rsid w:val="002D0D67"/>
    <w:rsid w:val="002D0E6A"/>
    <w:rsid w:val="002D0EEE"/>
    <w:rsid w:val="002D0EFB"/>
    <w:rsid w:val="002D14FA"/>
    <w:rsid w:val="002D17C2"/>
    <w:rsid w:val="002D1AFE"/>
    <w:rsid w:val="002D1B9B"/>
    <w:rsid w:val="002D220A"/>
    <w:rsid w:val="002D2254"/>
    <w:rsid w:val="002D25A6"/>
    <w:rsid w:val="002D2872"/>
    <w:rsid w:val="002D2A8A"/>
    <w:rsid w:val="002D2C40"/>
    <w:rsid w:val="002D30B4"/>
    <w:rsid w:val="002D31FA"/>
    <w:rsid w:val="002D373D"/>
    <w:rsid w:val="002D395C"/>
    <w:rsid w:val="002D39DA"/>
    <w:rsid w:val="002D4669"/>
    <w:rsid w:val="002D4818"/>
    <w:rsid w:val="002D4ABE"/>
    <w:rsid w:val="002D4B82"/>
    <w:rsid w:val="002D566C"/>
    <w:rsid w:val="002D5700"/>
    <w:rsid w:val="002D6094"/>
    <w:rsid w:val="002D646B"/>
    <w:rsid w:val="002D64FC"/>
    <w:rsid w:val="002D650F"/>
    <w:rsid w:val="002D6BA9"/>
    <w:rsid w:val="002D6F40"/>
    <w:rsid w:val="002D7774"/>
    <w:rsid w:val="002D77BC"/>
    <w:rsid w:val="002D77DD"/>
    <w:rsid w:val="002D7CAA"/>
    <w:rsid w:val="002D7F94"/>
    <w:rsid w:val="002E06DA"/>
    <w:rsid w:val="002E07D6"/>
    <w:rsid w:val="002E0903"/>
    <w:rsid w:val="002E0BAA"/>
    <w:rsid w:val="002E0E5A"/>
    <w:rsid w:val="002E17F0"/>
    <w:rsid w:val="002E1978"/>
    <w:rsid w:val="002E1CBC"/>
    <w:rsid w:val="002E2001"/>
    <w:rsid w:val="002E208B"/>
    <w:rsid w:val="002E20F0"/>
    <w:rsid w:val="002E2377"/>
    <w:rsid w:val="002E246D"/>
    <w:rsid w:val="002E24D6"/>
    <w:rsid w:val="002E2792"/>
    <w:rsid w:val="002E2DC5"/>
    <w:rsid w:val="002E34C1"/>
    <w:rsid w:val="002E34DC"/>
    <w:rsid w:val="002E358F"/>
    <w:rsid w:val="002E3716"/>
    <w:rsid w:val="002E3B81"/>
    <w:rsid w:val="002E3EBA"/>
    <w:rsid w:val="002E48A3"/>
    <w:rsid w:val="002E4991"/>
    <w:rsid w:val="002E4BEF"/>
    <w:rsid w:val="002E4C01"/>
    <w:rsid w:val="002E4CB1"/>
    <w:rsid w:val="002E5052"/>
    <w:rsid w:val="002E5ACB"/>
    <w:rsid w:val="002E5D2E"/>
    <w:rsid w:val="002E5D9B"/>
    <w:rsid w:val="002E60C1"/>
    <w:rsid w:val="002E69B0"/>
    <w:rsid w:val="002E6AB1"/>
    <w:rsid w:val="002E6CBD"/>
    <w:rsid w:val="002E7675"/>
    <w:rsid w:val="002E7DCE"/>
    <w:rsid w:val="002E7F05"/>
    <w:rsid w:val="002F0234"/>
    <w:rsid w:val="002F042D"/>
    <w:rsid w:val="002F0604"/>
    <w:rsid w:val="002F0632"/>
    <w:rsid w:val="002F0726"/>
    <w:rsid w:val="002F095A"/>
    <w:rsid w:val="002F0EB3"/>
    <w:rsid w:val="002F123B"/>
    <w:rsid w:val="002F1866"/>
    <w:rsid w:val="002F1DE4"/>
    <w:rsid w:val="002F21EF"/>
    <w:rsid w:val="002F224B"/>
    <w:rsid w:val="002F2575"/>
    <w:rsid w:val="002F26E5"/>
    <w:rsid w:val="002F29C1"/>
    <w:rsid w:val="002F2E24"/>
    <w:rsid w:val="002F310C"/>
    <w:rsid w:val="002F318D"/>
    <w:rsid w:val="002F31E3"/>
    <w:rsid w:val="002F331A"/>
    <w:rsid w:val="002F386B"/>
    <w:rsid w:val="002F3C60"/>
    <w:rsid w:val="002F3D40"/>
    <w:rsid w:val="002F3DF4"/>
    <w:rsid w:val="002F42FA"/>
    <w:rsid w:val="002F4782"/>
    <w:rsid w:val="002F4A92"/>
    <w:rsid w:val="002F533C"/>
    <w:rsid w:val="002F5355"/>
    <w:rsid w:val="002F571F"/>
    <w:rsid w:val="002F57C4"/>
    <w:rsid w:val="002F580E"/>
    <w:rsid w:val="002F5B45"/>
    <w:rsid w:val="002F5BA7"/>
    <w:rsid w:val="002F6229"/>
    <w:rsid w:val="002F628E"/>
    <w:rsid w:val="002F62AD"/>
    <w:rsid w:val="002F66A0"/>
    <w:rsid w:val="002F66AE"/>
    <w:rsid w:val="002F6B1E"/>
    <w:rsid w:val="002F70F8"/>
    <w:rsid w:val="002F750E"/>
    <w:rsid w:val="002F7758"/>
    <w:rsid w:val="002F79CD"/>
    <w:rsid w:val="002F7B4E"/>
    <w:rsid w:val="002FD316"/>
    <w:rsid w:val="0030001A"/>
    <w:rsid w:val="0030043D"/>
    <w:rsid w:val="003006A8"/>
    <w:rsid w:val="00300808"/>
    <w:rsid w:val="00300AA8"/>
    <w:rsid w:val="00301075"/>
    <w:rsid w:val="0030124C"/>
    <w:rsid w:val="003014E9"/>
    <w:rsid w:val="003015B2"/>
    <w:rsid w:val="003015E5"/>
    <w:rsid w:val="003016D8"/>
    <w:rsid w:val="0030198D"/>
    <w:rsid w:val="00301B66"/>
    <w:rsid w:val="00301E13"/>
    <w:rsid w:val="00301E2A"/>
    <w:rsid w:val="0030203E"/>
    <w:rsid w:val="00302178"/>
    <w:rsid w:val="00302381"/>
    <w:rsid w:val="00302C7E"/>
    <w:rsid w:val="00303476"/>
    <w:rsid w:val="00303CEC"/>
    <w:rsid w:val="00303E32"/>
    <w:rsid w:val="00304115"/>
    <w:rsid w:val="003044CB"/>
    <w:rsid w:val="003045E1"/>
    <w:rsid w:val="0030462A"/>
    <w:rsid w:val="00304C81"/>
    <w:rsid w:val="00304CDB"/>
    <w:rsid w:val="00304D69"/>
    <w:rsid w:val="00304D97"/>
    <w:rsid w:val="00304E8A"/>
    <w:rsid w:val="00304ECC"/>
    <w:rsid w:val="0030566A"/>
    <w:rsid w:val="0030569A"/>
    <w:rsid w:val="00305891"/>
    <w:rsid w:val="00305B47"/>
    <w:rsid w:val="00305E76"/>
    <w:rsid w:val="00305F6C"/>
    <w:rsid w:val="00306AC4"/>
    <w:rsid w:val="00307247"/>
    <w:rsid w:val="0030792E"/>
    <w:rsid w:val="00307BA6"/>
    <w:rsid w:val="00307DA6"/>
    <w:rsid w:val="00309E16"/>
    <w:rsid w:val="0030C11E"/>
    <w:rsid w:val="003102AE"/>
    <w:rsid w:val="0031067F"/>
    <w:rsid w:val="003108F0"/>
    <w:rsid w:val="00310C7D"/>
    <w:rsid w:val="00311581"/>
    <w:rsid w:val="00311A2F"/>
    <w:rsid w:val="00311A5B"/>
    <w:rsid w:val="00311BB5"/>
    <w:rsid w:val="00311C0D"/>
    <w:rsid w:val="00311CA9"/>
    <w:rsid w:val="00311D5C"/>
    <w:rsid w:val="00311DAA"/>
    <w:rsid w:val="003123A1"/>
    <w:rsid w:val="00312B99"/>
    <w:rsid w:val="00313533"/>
    <w:rsid w:val="00313575"/>
    <w:rsid w:val="00313BE2"/>
    <w:rsid w:val="00313F72"/>
    <w:rsid w:val="003144E8"/>
    <w:rsid w:val="00314611"/>
    <w:rsid w:val="0031470C"/>
    <w:rsid w:val="00314A5D"/>
    <w:rsid w:val="00314D52"/>
    <w:rsid w:val="00314DEB"/>
    <w:rsid w:val="00314FCA"/>
    <w:rsid w:val="00315933"/>
    <w:rsid w:val="003159A3"/>
    <w:rsid w:val="00315D07"/>
    <w:rsid w:val="00315D79"/>
    <w:rsid w:val="00315F67"/>
    <w:rsid w:val="003161E7"/>
    <w:rsid w:val="003162A6"/>
    <w:rsid w:val="0031673D"/>
    <w:rsid w:val="0031682E"/>
    <w:rsid w:val="00316BB7"/>
    <w:rsid w:val="00316DAC"/>
    <w:rsid w:val="003171A2"/>
    <w:rsid w:val="003174DB"/>
    <w:rsid w:val="00317617"/>
    <w:rsid w:val="00317A80"/>
    <w:rsid w:val="00317B9C"/>
    <w:rsid w:val="00317DE2"/>
    <w:rsid w:val="00317F10"/>
    <w:rsid w:val="003201AD"/>
    <w:rsid w:val="00320491"/>
    <w:rsid w:val="00320730"/>
    <w:rsid w:val="00320FD8"/>
    <w:rsid w:val="0032119D"/>
    <w:rsid w:val="003214B0"/>
    <w:rsid w:val="00321629"/>
    <w:rsid w:val="00321FFE"/>
    <w:rsid w:val="00322545"/>
    <w:rsid w:val="00322644"/>
    <w:rsid w:val="00322F31"/>
    <w:rsid w:val="00322F4C"/>
    <w:rsid w:val="00322FA9"/>
    <w:rsid w:val="00322FAF"/>
    <w:rsid w:val="003232C0"/>
    <w:rsid w:val="00323394"/>
    <w:rsid w:val="00323669"/>
    <w:rsid w:val="00323798"/>
    <w:rsid w:val="00323DC2"/>
    <w:rsid w:val="00323DFA"/>
    <w:rsid w:val="0032401E"/>
    <w:rsid w:val="00324075"/>
    <w:rsid w:val="003240CB"/>
    <w:rsid w:val="003240F8"/>
    <w:rsid w:val="0032415D"/>
    <w:rsid w:val="0032435B"/>
    <w:rsid w:val="003245C6"/>
    <w:rsid w:val="003248E6"/>
    <w:rsid w:val="00324905"/>
    <w:rsid w:val="003251BD"/>
    <w:rsid w:val="0032567E"/>
    <w:rsid w:val="0032568D"/>
    <w:rsid w:val="00325B6F"/>
    <w:rsid w:val="00325EB7"/>
    <w:rsid w:val="00326752"/>
    <w:rsid w:val="0032689C"/>
    <w:rsid w:val="003268E0"/>
    <w:rsid w:val="00326CC5"/>
    <w:rsid w:val="00326FB8"/>
    <w:rsid w:val="00327452"/>
    <w:rsid w:val="0032748E"/>
    <w:rsid w:val="0032765C"/>
    <w:rsid w:val="003278C1"/>
    <w:rsid w:val="003303C5"/>
    <w:rsid w:val="0033081C"/>
    <w:rsid w:val="0033083C"/>
    <w:rsid w:val="00331222"/>
    <w:rsid w:val="0033159D"/>
    <w:rsid w:val="00331601"/>
    <w:rsid w:val="00331A9B"/>
    <w:rsid w:val="00332181"/>
    <w:rsid w:val="003321D8"/>
    <w:rsid w:val="0033232B"/>
    <w:rsid w:val="003326B0"/>
    <w:rsid w:val="00332C59"/>
    <w:rsid w:val="00332C71"/>
    <w:rsid w:val="00332E8A"/>
    <w:rsid w:val="00332F41"/>
    <w:rsid w:val="0033321B"/>
    <w:rsid w:val="00333674"/>
    <w:rsid w:val="003338AF"/>
    <w:rsid w:val="00333E33"/>
    <w:rsid w:val="00333F95"/>
    <w:rsid w:val="0033405E"/>
    <w:rsid w:val="003340A4"/>
    <w:rsid w:val="003342E7"/>
    <w:rsid w:val="0033447D"/>
    <w:rsid w:val="0033448E"/>
    <w:rsid w:val="00334620"/>
    <w:rsid w:val="00334D52"/>
    <w:rsid w:val="003351ED"/>
    <w:rsid w:val="0033586F"/>
    <w:rsid w:val="00335C8D"/>
    <w:rsid w:val="00335DCD"/>
    <w:rsid w:val="00335EC2"/>
    <w:rsid w:val="0033606B"/>
    <w:rsid w:val="0033617E"/>
    <w:rsid w:val="00336230"/>
    <w:rsid w:val="003364D4"/>
    <w:rsid w:val="00336743"/>
    <w:rsid w:val="00336909"/>
    <w:rsid w:val="00336A20"/>
    <w:rsid w:val="00336D49"/>
    <w:rsid w:val="00337020"/>
    <w:rsid w:val="00337190"/>
    <w:rsid w:val="0033789E"/>
    <w:rsid w:val="0033796B"/>
    <w:rsid w:val="00337B0E"/>
    <w:rsid w:val="00337D46"/>
    <w:rsid w:val="0034066C"/>
    <w:rsid w:val="003407CB"/>
    <w:rsid w:val="003408DD"/>
    <w:rsid w:val="003408F6"/>
    <w:rsid w:val="00340C09"/>
    <w:rsid w:val="00340C76"/>
    <w:rsid w:val="00340C98"/>
    <w:rsid w:val="00340CA0"/>
    <w:rsid w:val="00340E6F"/>
    <w:rsid w:val="003413FB"/>
    <w:rsid w:val="0034172C"/>
    <w:rsid w:val="00341C5E"/>
    <w:rsid w:val="00341E85"/>
    <w:rsid w:val="0034211E"/>
    <w:rsid w:val="003426DE"/>
    <w:rsid w:val="00342745"/>
    <w:rsid w:val="00342AB0"/>
    <w:rsid w:val="003430C3"/>
    <w:rsid w:val="003435BD"/>
    <w:rsid w:val="00343767"/>
    <w:rsid w:val="003439B8"/>
    <w:rsid w:val="00343B06"/>
    <w:rsid w:val="00343CC3"/>
    <w:rsid w:val="00343FE8"/>
    <w:rsid w:val="0034422E"/>
    <w:rsid w:val="00344311"/>
    <w:rsid w:val="00344708"/>
    <w:rsid w:val="00344857"/>
    <w:rsid w:val="00344CB4"/>
    <w:rsid w:val="00344F38"/>
    <w:rsid w:val="003450B5"/>
    <w:rsid w:val="0034563C"/>
    <w:rsid w:val="00345819"/>
    <w:rsid w:val="003459CC"/>
    <w:rsid w:val="00345C74"/>
    <w:rsid w:val="0034626F"/>
    <w:rsid w:val="0034662A"/>
    <w:rsid w:val="00346883"/>
    <w:rsid w:val="00346BE2"/>
    <w:rsid w:val="00346CB2"/>
    <w:rsid w:val="00346CCB"/>
    <w:rsid w:val="00347063"/>
    <w:rsid w:val="003471C6"/>
    <w:rsid w:val="0034729A"/>
    <w:rsid w:val="0034730D"/>
    <w:rsid w:val="00347981"/>
    <w:rsid w:val="003479FB"/>
    <w:rsid w:val="00347A15"/>
    <w:rsid w:val="00347B07"/>
    <w:rsid w:val="00347B91"/>
    <w:rsid w:val="00347D5B"/>
    <w:rsid w:val="00347D89"/>
    <w:rsid w:val="003504E2"/>
    <w:rsid w:val="003506D6"/>
    <w:rsid w:val="00350824"/>
    <w:rsid w:val="0035093E"/>
    <w:rsid w:val="00350999"/>
    <w:rsid w:val="00350B68"/>
    <w:rsid w:val="003513D6"/>
    <w:rsid w:val="003517CA"/>
    <w:rsid w:val="00351B44"/>
    <w:rsid w:val="00351B6B"/>
    <w:rsid w:val="00351BF3"/>
    <w:rsid w:val="00351E07"/>
    <w:rsid w:val="00351EC4"/>
    <w:rsid w:val="00351F4A"/>
    <w:rsid w:val="003520B1"/>
    <w:rsid w:val="00352209"/>
    <w:rsid w:val="00352357"/>
    <w:rsid w:val="003525B0"/>
    <w:rsid w:val="00352907"/>
    <w:rsid w:val="00352AC0"/>
    <w:rsid w:val="00352B22"/>
    <w:rsid w:val="00352B87"/>
    <w:rsid w:val="00352C1E"/>
    <w:rsid w:val="00352CAE"/>
    <w:rsid w:val="0035392E"/>
    <w:rsid w:val="00353A9E"/>
    <w:rsid w:val="00353AF1"/>
    <w:rsid w:val="00353FB6"/>
    <w:rsid w:val="003544A1"/>
    <w:rsid w:val="003549A3"/>
    <w:rsid w:val="00354C8C"/>
    <w:rsid w:val="00354D1D"/>
    <w:rsid w:val="003554FA"/>
    <w:rsid w:val="00355B44"/>
    <w:rsid w:val="00355D7B"/>
    <w:rsid w:val="00355E8F"/>
    <w:rsid w:val="00356127"/>
    <w:rsid w:val="0035641E"/>
    <w:rsid w:val="00356D04"/>
    <w:rsid w:val="00356D55"/>
    <w:rsid w:val="00357216"/>
    <w:rsid w:val="00357C1E"/>
    <w:rsid w:val="00357F4B"/>
    <w:rsid w:val="003600CB"/>
    <w:rsid w:val="00360518"/>
    <w:rsid w:val="003606E5"/>
    <w:rsid w:val="00360836"/>
    <w:rsid w:val="00360AE4"/>
    <w:rsid w:val="00360DF0"/>
    <w:rsid w:val="00360EC5"/>
    <w:rsid w:val="00361B55"/>
    <w:rsid w:val="00362416"/>
    <w:rsid w:val="0036258A"/>
    <w:rsid w:val="003625B8"/>
    <w:rsid w:val="00362700"/>
    <w:rsid w:val="0036275D"/>
    <w:rsid w:val="00362CC5"/>
    <w:rsid w:val="00362DB9"/>
    <w:rsid w:val="00362EA1"/>
    <w:rsid w:val="00363158"/>
    <w:rsid w:val="0036335E"/>
    <w:rsid w:val="0036345C"/>
    <w:rsid w:val="0036354A"/>
    <w:rsid w:val="00363BD1"/>
    <w:rsid w:val="003647F7"/>
    <w:rsid w:val="0036483A"/>
    <w:rsid w:val="0036485E"/>
    <w:rsid w:val="00365778"/>
    <w:rsid w:val="00365905"/>
    <w:rsid w:val="00365F44"/>
    <w:rsid w:val="003663EA"/>
    <w:rsid w:val="003666AE"/>
    <w:rsid w:val="003666C9"/>
    <w:rsid w:val="00366CD3"/>
    <w:rsid w:val="00366EFB"/>
    <w:rsid w:val="00367346"/>
    <w:rsid w:val="003678E4"/>
    <w:rsid w:val="00367B00"/>
    <w:rsid w:val="00367B18"/>
    <w:rsid w:val="00367CAF"/>
    <w:rsid w:val="00367EDE"/>
    <w:rsid w:val="00370054"/>
    <w:rsid w:val="003701D4"/>
    <w:rsid w:val="0037025C"/>
    <w:rsid w:val="0037042F"/>
    <w:rsid w:val="0037096D"/>
    <w:rsid w:val="00370AA3"/>
    <w:rsid w:val="00370ACE"/>
    <w:rsid w:val="00370EB9"/>
    <w:rsid w:val="0037119C"/>
    <w:rsid w:val="00371495"/>
    <w:rsid w:val="00371525"/>
    <w:rsid w:val="00371660"/>
    <w:rsid w:val="00371C84"/>
    <w:rsid w:val="00371EBA"/>
    <w:rsid w:val="003727C3"/>
    <w:rsid w:val="003728A0"/>
    <w:rsid w:val="00372F7F"/>
    <w:rsid w:val="00373844"/>
    <w:rsid w:val="00373B4E"/>
    <w:rsid w:val="00374569"/>
    <w:rsid w:val="00374ABE"/>
    <w:rsid w:val="00374BA8"/>
    <w:rsid w:val="00374CD9"/>
    <w:rsid w:val="00374F5C"/>
    <w:rsid w:val="00374FD7"/>
    <w:rsid w:val="003750A1"/>
    <w:rsid w:val="0037567C"/>
    <w:rsid w:val="00375A39"/>
    <w:rsid w:val="00375BFC"/>
    <w:rsid w:val="00375CDA"/>
    <w:rsid w:val="00375EFB"/>
    <w:rsid w:val="00375F90"/>
    <w:rsid w:val="00375F97"/>
    <w:rsid w:val="00375FB0"/>
    <w:rsid w:val="00376D15"/>
    <w:rsid w:val="00376D62"/>
    <w:rsid w:val="00376D6F"/>
    <w:rsid w:val="00376FE9"/>
    <w:rsid w:val="003771BC"/>
    <w:rsid w:val="0037754B"/>
    <w:rsid w:val="00377554"/>
    <w:rsid w:val="003775CF"/>
    <w:rsid w:val="00377791"/>
    <w:rsid w:val="003778BA"/>
    <w:rsid w:val="00377916"/>
    <w:rsid w:val="00377E9C"/>
    <w:rsid w:val="00380C0F"/>
    <w:rsid w:val="00380E78"/>
    <w:rsid w:val="00380F0E"/>
    <w:rsid w:val="003810F0"/>
    <w:rsid w:val="003812C3"/>
    <w:rsid w:val="00381330"/>
    <w:rsid w:val="003815FA"/>
    <w:rsid w:val="00381652"/>
    <w:rsid w:val="003820E4"/>
    <w:rsid w:val="00382157"/>
    <w:rsid w:val="003822C3"/>
    <w:rsid w:val="00382B5D"/>
    <w:rsid w:val="00382C16"/>
    <w:rsid w:val="00382E44"/>
    <w:rsid w:val="003831CE"/>
    <w:rsid w:val="003835AF"/>
    <w:rsid w:val="003835E5"/>
    <w:rsid w:val="003835F3"/>
    <w:rsid w:val="00383742"/>
    <w:rsid w:val="00383A95"/>
    <w:rsid w:val="00383AA2"/>
    <w:rsid w:val="00383D36"/>
    <w:rsid w:val="00383EDF"/>
    <w:rsid w:val="003841D4"/>
    <w:rsid w:val="00384A39"/>
    <w:rsid w:val="00384C05"/>
    <w:rsid w:val="00384C73"/>
    <w:rsid w:val="00384EA1"/>
    <w:rsid w:val="00385608"/>
    <w:rsid w:val="00385933"/>
    <w:rsid w:val="00385C6D"/>
    <w:rsid w:val="00385FA7"/>
    <w:rsid w:val="0038637B"/>
    <w:rsid w:val="003863E4"/>
    <w:rsid w:val="00386435"/>
    <w:rsid w:val="003864D9"/>
    <w:rsid w:val="00386709"/>
    <w:rsid w:val="00387312"/>
    <w:rsid w:val="003875A1"/>
    <w:rsid w:val="003875BD"/>
    <w:rsid w:val="00387B41"/>
    <w:rsid w:val="00390605"/>
    <w:rsid w:val="00390E26"/>
    <w:rsid w:val="00390EB9"/>
    <w:rsid w:val="003911C1"/>
    <w:rsid w:val="003912D7"/>
    <w:rsid w:val="003912E8"/>
    <w:rsid w:val="00391418"/>
    <w:rsid w:val="0039142A"/>
    <w:rsid w:val="003917B8"/>
    <w:rsid w:val="00391955"/>
    <w:rsid w:val="00391B71"/>
    <w:rsid w:val="00391EB6"/>
    <w:rsid w:val="0039208B"/>
    <w:rsid w:val="0039247C"/>
    <w:rsid w:val="003925F4"/>
    <w:rsid w:val="00392669"/>
    <w:rsid w:val="00392988"/>
    <w:rsid w:val="00392A4A"/>
    <w:rsid w:val="00392F24"/>
    <w:rsid w:val="00393043"/>
    <w:rsid w:val="0039314B"/>
    <w:rsid w:val="0039337E"/>
    <w:rsid w:val="003933EB"/>
    <w:rsid w:val="003933FC"/>
    <w:rsid w:val="00393577"/>
    <w:rsid w:val="003937C7"/>
    <w:rsid w:val="00393967"/>
    <w:rsid w:val="00393A74"/>
    <w:rsid w:val="00393B1A"/>
    <w:rsid w:val="00393C9E"/>
    <w:rsid w:val="00393D91"/>
    <w:rsid w:val="00393DCE"/>
    <w:rsid w:val="00393F90"/>
    <w:rsid w:val="0039419C"/>
    <w:rsid w:val="00394C4B"/>
    <w:rsid w:val="00394CA0"/>
    <w:rsid w:val="00395063"/>
    <w:rsid w:val="00395611"/>
    <w:rsid w:val="00395792"/>
    <w:rsid w:val="003959F7"/>
    <w:rsid w:val="00395B47"/>
    <w:rsid w:val="00395CE5"/>
    <w:rsid w:val="00395FCB"/>
    <w:rsid w:val="00396462"/>
    <w:rsid w:val="00396621"/>
    <w:rsid w:val="00396624"/>
    <w:rsid w:val="0039683F"/>
    <w:rsid w:val="00396F0E"/>
    <w:rsid w:val="00397083"/>
    <w:rsid w:val="00397166"/>
    <w:rsid w:val="00397208"/>
    <w:rsid w:val="00397415"/>
    <w:rsid w:val="00397668"/>
    <w:rsid w:val="00397728"/>
    <w:rsid w:val="00397958"/>
    <w:rsid w:val="00397970"/>
    <w:rsid w:val="00397F3C"/>
    <w:rsid w:val="00397F98"/>
    <w:rsid w:val="003A0093"/>
    <w:rsid w:val="003A0351"/>
    <w:rsid w:val="003A06AA"/>
    <w:rsid w:val="003A0F1E"/>
    <w:rsid w:val="003A18F8"/>
    <w:rsid w:val="003A1B91"/>
    <w:rsid w:val="003A1D7E"/>
    <w:rsid w:val="003A23CD"/>
    <w:rsid w:val="003A27A4"/>
    <w:rsid w:val="003A29A0"/>
    <w:rsid w:val="003A2BD9"/>
    <w:rsid w:val="003A2C87"/>
    <w:rsid w:val="003A3055"/>
    <w:rsid w:val="003A3613"/>
    <w:rsid w:val="003A4769"/>
    <w:rsid w:val="003A48A6"/>
    <w:rsid w:val="003A4C41"/>
    <w:rsid w:val="003A51E7"/>
    <w:rsid w:val="003A5343"/>
    <w:rsid w:val="003A5B3F"/>
    <w:rsid w:val="003A5E81"/>
    <w:rsid w:val="003A5F0B"/>
    <w:rsid w:val="003A5F40"/>
    <w:rsid w:val="003A617D"/>
    <w:rsid w:val="003A6189"/>
    <w:rsid w:val="003A629B"/>
    <w:rsid w:val="003A629C"/>
    <w:rsid w:val="003A6421"/>
    <w:rsid w:val="003A6933"/>
    <w:rsid w:val="003A6947"/>
    <w:rsid w:val="003A6B30"/>
    <w:rsid w:val="003A6D96"/>
    <w:rsid w:val="003A6F66"/>
    <w:rsid w:val="003A7465"/>
    <w:rsid w:val="003A7B46"/>
    <w:rsid w:val="003A7D79"/>
    <w:rsid w:val="003A7DAA"/>
    <w:rsid w:val="003B0092"/>
    <w:rsid w:val="003B0634"/>
    <w:rsid w:val="003B0F2E"/>
    <w:rsid w:val="003B14C4"/>
    <w:rsid w:val="003B159E"/>
    <w:rsid w:val="003B178E"/>
    <w:rsid w:val="003B17A3"/>
    <w:rsid w:val="003B17CF"/>
    <w:rsid w:val="003B18FF"/>
    <w:rsid w:val="003B1C69"/>
    <w:rsid w:val="003B1D02"/>
    <w:rsid w:val="003B21E3"/>
    <w:rsid w:val="003B2773"/>
    <w:rsid w:val="003B2810"/>
    <w:rsid w:val="003B29D5"/>
    <w:rsid w:val="003B29EE"/>
    <w:rsid w:val="003B2C9C"/>
    <w:rsid w:val="003B2FDD"/>
    <w:rsid w:val="003B2FE5"/>
    <w:rsid w:val="003B3714"/>
    <w:rsid w:val="003B3DB0"/>
    <w:rsid w:val="003B3E7A"/>
    <w:rsid w:val="003B3F74"/>
    <w:rsid w:val="003B4375"/>
    <w:rsid w:val="003B5204"/>
    <w:rsid w:val="003B570D"/>
    <w:rsid w:val="003B57E1"/>
    <w:rsid w:val="003B5888"/>
    <w:rsid w:val="003B5BA5"/>
    <w:rsid w:val="003B5CED"/>
    <w:rsid w:val="003B5F82"/>
    <w:rsid w:val="003B6411"/>
    <w:rsid w:val="003B645A"/>
    <w:rsid w:val="003B64AD"/>
    <w:rsid w:val="003B6A0A"/>
    <w:rsid w:val="003B6B8E"/>
    <w:rsid w:val="003B6E12"/>
    <w:rsid w:val="003B6FD7"/>
    <w:rsid w:val="003B7584"/>
    <w:rsid w:val="003B786D"/>
    <w:rsid w:val="003B797B"/>
    <w:rsid w:val="003B79C6"/>
    <w:rsid w:val="003B7C86"/>
    <w:rsid w:val="003B7CCB"/>
    <w:rsid w:val="003B7CD3"/>
    <w:rsid w:val="003B7E76"/>
    <w:rsid w:val="003B7EA2"/>
    <w:rsid w:val="003C00E1"/>
    <w:rsid w:val="003C00E4"/>
    <w:rsid w:val="003C0249"/>
    <w:rsid w:val="003C02C6"/>
    <w:rsid w:val="003C034E"/>
    <w:rsid w:val="003C0CF2"/>
    <w:rsid w:val="003C0D34"/>
    <w:rsid w:val="003C0E84"/>
    <w:rsid w:val="003C0EBE"/>
    <w:rsid w:val="003C0FB2"/>
    <w:rsid w:val="003C1207"/>
    <w:rsid w:val="003C150A"/>
    <w:rsid w:val="003C156A"/>
    <w:rsid w:val="003C162E"/>
    <w:rsid w:val="003C1CA8"/>
    <w:rsid w:val="003C1DE0"/>
    <w:rsid w:val="003C1F87"/>
    <w:rsid w:val="003C2039"/>
    <w:rsid w:val="003C21C2"/>
    <w:rsid w:val="003C2756"/>
    <w:rsid w:val="003C2803"/>
    <w:rsid w:val="003C288A"/>
    <w:rsid w:val="003C2A08"/>
    <w:rsid w:val="003C2FA4"/>
    <w:rsid w:val="003C3185"/>
    <w:rsid w:val="003C3481"/>
    <w:rsid w:val="003C3774"/>
    <w:rsid w:val="003C38B6"/>
    <w:rsid w:val="003C3DAE"/>
    <w:rsid w:val="003C4049"/>
    <w:rsid w:val="003C425E"/>
    <w:rsid w:val="003C4656"/>
    <w:rsid w:val="003C4915"/>
    <w:rsid w:val="003C4C03"/>
    <w:rsid w:val="003C4C99"/>
    <w:rsid w:val="003C4D67"/>
    <w:rsid w:val="003C4F1B"/>
    <w:rsid w:val="003C5ED2"/>
    <w:rsid w:val="003C611D"/>
    <w:rsid w:val="003C616C"/>
    <w:rsid w:val="003C6254"/>
    <w:rsid w:val="003C717A"/>
    <w:rsid w:val="003C71B7"/>
    <w:rsid w:val="003C71C4"/>
    <w:rsid w:val="003C7350"/>
    <w:rsid w:val="003C7C93"/>
    <w:rsid w:val="003D00CD"/>
    <w:rsid w:val="003D0596"/>
    <w:rsid w:val="003D079C"/>
    <w:rsid w:val="003D0B90"/>
    <w:rsid w:val="003D0C5D"/>
    <w:rsid w:val="003D0EF0"/>
    <w:rsid w:val="003D11F7"/>
    <w:rsid w:val="003D1406"/>
    <w:rsid w:val="003D1773"/>
    <w:rsid w:val="003D18C2"/>
    <w:rsid w:val="003D1927"/>
    <w:rsid w:val="003D19EC"/>
    <w:rsid w:val="003D1A36"/>
    <w:rsid w:val="003D1CB1"/>
    <w:rsid w:val="003D1CD0"/>
    <w:rsid w:val="003D2543"/>
    <w:rsid w:val="003D28FC"/>
    <w:rsid w:val="003D299C"/>
    <w:rsid w:val="003D2BDF"/>
    <w:rsid w:val="003D2F93"/>
    <w:rsid w:val="003D320F"/>
    <w:rsid w:val="003D38E2"/>
    <w:rsid w:val="003D3B56"/>
    <w:rsid w:val="003D3EBA"/>
    <w:rsid w:val="003D42A8"/>
    <w:rsid w:val="003D4699"/>
    <w:rsid w:val="003D4953"/>
    <w:rsid w:val="003D4C60"/>
    <w:rsid w:val="003D4EDD"/>
    <w:rsid w:val="003D4FA7"/>
    <w:rsid w:val="003D5412"/>
    <w:rsid w:val="003D59A0"/>
    <w:rsid w:val="003D5F0D"/>
    <w:rsid w:val="003D5F12"/>
    <w:rsid w:val="003D6068"/>
    <w:rsid w:val="003D6157"/>
    <w:rsid w:val="003D62E4"/>
    <w:rsid w:val="003D655B"/>
    <w:rsid w:val="003D65C7"/>
    <w:rsid w:val="003D6BBB"/>
    <w:rsid w:val="003D70AE"/>
    <w:rsid w:val="003D71BC"/>
    <w:rsid w:val="003D72FC"/>
    <w:rsid w:val="003D7359"/>
    <w:rsid w:val="003D769D"/>
    <w:rsid w:val="003D78B8"/>
    <w:rsid w:val="003D7A64"/>
    <w:rsid w:val="003D7AF9"/>
    <w:rsid w:val="003E0072"/>
    <w:rsid w:val="003E01F0"/>
    <w:rsid w:val="003E0218"/>
    <w:rsid w:val="003E02C3"/>
    <w:rsid w:val="003E0873"/>
    <w:rsid w:val="003E08CB"/>
    <w:rsid w:val="003E10CF"/>
    <w:rsid w:val="003E126D"/>
    <w:rsid w:val="003E163F"/>
    <w:rsid w:val="003E169F"/>
    <w:rsid w:val="003E18B6"/>
    <w:rsid w:val="003E1D22"/>
    <w:rsid w:val="003E1E73"/>
    <w:rsid w:val="003E2439"/>
    <w:rsid w:val="003E263D"/>
    <w:rsid w:val="003E2660"/>
    <w:rsid w:val="003E295A"/>
    <w:rsid w:val="003E3082"/>
    <w:rsid w:val="003E35E0"/>
    <w:rsid w:val="003E36E5"/>
    <w:rsid w:val="003E36FB"/>
    <w:rsid w:val="003E3954"/>
    <w:rsid w:val="003E3B28"/>
    <w:rsid w:val="003E3C01"/>
    <w:rsid w:val="003E3C49"/>
    <w:rsid w:val="003E4758"/>
    <w:rsid w:val="003E47A1"/>
    <w:rsid w:val="003E4C37"/>
    <w:rsid w:val="003E4DBF"/>
    <w:rsid w:val="003E4F7C"/>
    <w:rsid w:val="003E514F"/>
    <w:rsid w:val="003E53F3"/>
    <w:rsid w:val="003E581E"/>
    <w:rsid w:val="003E5A6D"/>
    <w:rsid w:val="003E5A72"/>
    <w:rsid w:val="003E5B62"/>
    <w:rsid w:val="003E5F79"/>
    <w:rsid w:val="003E5FE8"/>
    <w:rsid w:val="003E6571"/>
    <w:rsid w:val="003E6BB2"/>
    <w:rsid w:val="003E6BBC"/>
    <w:rsid w:val="003E6D24"/>
    <w:rsid w:val="003E6D32"/>
    <w:rsid w:val="003E6F6D"/>
    <w:rsid w:val="003E719E"/>
    <w:rsid w:val="003E72D9"/>
    <w:rsid w:val="003E77A6"/>
    <w:rsid w:val="003E7DCC"/>
    <w:rsid w:val="003F010A"/>
    <w:rsid w:val="003F0222"/>
    <w:rsid w:val="003F02D8"/>
    <w:rsid w:val="003F03A1"/>
    <w:rsid w:val="003F051D"/>
    <w:rsid w:val="003F05A2"/>
    <w:rsid w:val="003F0A13"/>
    <w:rsid w:val="003F0CF1"/>
    <w:rsid w:val="003F1643"/>
    <w:rsid w:val="003F1BC1"/>
    <w:rsid w:val="003F1C1E"/>
    <w:rsid w:val="003F1C98"/>
    <w:rsid w:val="003F1EAB"/>
    <w:rsid w:val="003F259B"/>
    <w:rsid w:val="003F25CD"/>
    <w:rsid w:val="003F2ED0"/>
    <w:rsid w:val="003F31CE"/>
    <w:rsid w:val="003F31D7"/>
    <w:rsid w:val="003F31EB"/>
    <w:rsid w:val="003F3C8E"/>
    <w:rsid w:val="003F4230"/>
    <w:rsid w:val="003F444F"/>
    <w:rsid w:val="003F44E8"/>
    <w:rsid w:val="003F4550"/>
    <w:rsid w:val="003F4B3E"/>
    <w:rsid w:val="003F4C50"/>
    <w:rsid w:val="003F4CDC"/>
    <w:rsid w:val="003F4D45"/>
    <w:rsid w:val="003F4E7A"/>
    <w:rsid w:val="003F54AC"/>
    <w:rsid w:val="003F5526"/>
    <w:rsid w:val="003F5948"/>
    <w:rsid w:val="003F5B2A"/>
    <w:rsid w:val="003F5DD1"/>
    <w:rsid w:val="003F5EBF"/>
    <w:rsid w:val="003F60B0"/>
    <w:rsid w:val="003F6F16"/>
    <w:rsid w:val="003F6FBB"/>
    <w:rsid w:val="003F70D3"/>
    <w:rsid w:val="003F736A"/>
    <w:rsid w:val="003F741E"/>
    <w:rsid w:val="003F76D8"/>
    <w:rsid w:val="003F7B16"/>
    <w:rsid w:val="00400492"/>
    <w:rsid w:val="00400A60"/>
    <w:rsid w:val="00400CAA"/>
    <w:rsid w:val="00400CC7"/>
    <w:rsid w:val="00400F41"/>
    <w:rsid w:val="00401143"/>
    <w:rsid w:val="004012FE"/>
    <w:rsid w:val="00401560"/>
    <w:rsid w:val="00401561"/>
    <w:rsid w:val="004017E5"/>
    <w:rsid w:val="00401A14"/>
    <w:rsid w:val="00401C41"/>
    <w:rsid w:val="00401CF7"/>
    <w:rsid w:val="00401EA8"/>
    <w:rsid w:val="00401EDE"/>
    <w:rsid w:val="00401FC0"/>
    <w:rsid w:val="00402C08"/>
    <w:rsid w:val="00402F0B"/>
    <w:rsid w:val="004033A2"/>
    <w:rsid w:val="0040344C"/>
    <w:rsid w:val="004034CF"/>
    <w:rsid w:val="004035C4"/>
    <w:rsid w:val="00403AB1"/>
    <w:rsid w:val="00404777"/>
    <w:rsid w:val="00404A93"/>
    <w:rsid w:val="00404B5F"/>
    <w:rsid w:val="00404DEA"/>
    <w:rsid w:val="00405135"/>
    <w:rsid w:val="004058C5"/>
    <w:rsid w:val="00405DCE"/>
    <w:rsid w:val="00406B4E"/>
    <w:rsid w:val="00406BA2"/>
    <w:rsid w:val="004070A1"/>
    <w:rsid w:val="0040732D"/>
    <w:rsid w:val="00407541"/>
    <w:rsid w:val="004079E0"/>
    <w:rsid w:val="004101B8"/>
    <w:rsid w:val="004107A8"/>
    <w:rsid w:val="00410B6F"/>
    <w:rsid w:val="00410C01"/>
    <w:rsid w:val="00410D9C"/>
    <w:rsid w:val="00411429"/>
    <w:rsid w:val="0041165C"/>
    <w:rsid w:val="004116AB"/>
    <w:rsid w:val="00411BFF"/>
    <w:rsid w:val="00411DEF"/>
    <w:rsid w:val="00411FA0"/>
    <w:rsid w:val="00411FA6"/>
    <w:rsid w:val="0041238D"/>
    <w:rsid w:val="004123DD"/>
    <w:rsid w:val="0041240E"/>
    <w:rsid w:val="0041242F"/>
    <w:rsid w:val="004126D5"/>
    <w:rsid w:val="00412841"/>
    <w:rsid w:val="004128A7"/>
    <w:rsid w:val="00412B86"/>
    <w:rsid w:val="00412CCB"/>
    <w:rsid w:val="00412E38"/>
    <w:rsid w:val="00412F6B"/>
    <w:rsid w:val="0041355A"/>
    <w:rsid w:val="00414030"/>
    <w:rsid w:val="00414138"/>
    <w:rsid w:val="004141C8"/>
    <w:rsid w:val="00414361"/>
    <w:rsid w:val="00414555"/>
    <w:rsid w:val="0041460B"/>
    <w:rsid w:val="0041481A"/>
    <w:rsid w:val="00414DD9"/>
    <w:rsid w:val="00414FFB"/>
    <w:rsid w:val="00415130"/>
    <w:rsid w:val="004152FF"/>
    <w:rsid w:val="004155A2"/>
    <w:rsid w:val="00415926"/>
    <w:rsid w:val="0041629D"/>
    <w:rsid w:val="0041631F"/>
    <w:rsid w:val="0041641D"/>
    <w:rsid w:val="00416881"/>
    <w:rsid w:val="00416A6E"/>
    <w:rsid w:val="00416AE5"/>
    <w:rsid w:val="00416CF0"/>
    <w:rsid w:val="00416EF2"/>
    <w:rsid w:val="00417084"/>
    <w:rsid w:val="00417101"/>
    <w:rsid w:val="00417429"/>
    <w:rsid w:val="0041785F"/>
    <w:rsid w:val="00417CA1"/>
    <w:rsid w:val="00417CEF"/>
    <w:rsid w:val="0042016F"/>
    <w:rsid w:val="004201BD"/>
    <w:rsid w:val="00420388"/>
    <w:rsid w:val="004204F3"/>
    <w:rsid w:val="0042061A"/>
    <w:rsid w:val="004209BB"/>
    <w:rsid w:val="00420B7F"/>
    <w:rsid w:val="00420DC9"/>
    <w:rsid w:val="00420EDE"/>
    <w:rsid w:val="00421188"/>
    <w:rsid w:val="00421AD9"/>
    <w:rsid w:val="00422080"/>
    <w:rsid w:val="004220F8"/>
    <w:rsid w:val="004221E4"/>
    <w:rsid w:val="0042240B"/>
    <w:rsid w:val="00422515"/>
    <w:rsid w:val="00422766"/>
    <w:rsid w:val="00422C51"/>
    <w:rsid w:val="00422D5F"/>
    <w:rsid w:val="00422E23"/>
    <w:rsid w:val="0042317F"/>
    <w:rsid w:val="004231B9"/>
    <w:rsid w:val="00423553"/>
    <w:rsid w:val="00423CDB"/>
    <w:rsid w:val="00423F27"/>
    <w:rsid w:val="004242DD"/>
    <w:rsid w:val="004249D2"/>
    <w:rsid w:val="00424DC0"/>
    <w:rsid w:val="004254BF"/>
    <w:rsid w:val="00425797"/>
    <w:rsid w:val="00425A40"/>
    <w:rsid w:val="00425CF5"/>
    <w:rsid w:val="00425D28"/>
    <w:rsid w:val="00425F57"/>
    <w:rsid w:val="0042601A"/>
    <w:rsid w:val="00426508"/>
    <w:rsid w:val="00426BC5"/>
    <w:rsid w:val="00426C30"/>
    <w:rsid w:val="00426C48"/>
    <w:rsid w:val="0042710C"/>
    <w:rsid w:val="004271F8"/>
    <w:rsid w:val="004272F6"/>
    <w:rsid w:val="0042794D"/>
    <w:rsid w:val="00427A26"/>
    <w:rsid w:val="0043007E"/>
    <w:rsid w:val="004303F9"/>
    <w:rsid w:val="00430641"/>
    <w:rsid w:val="004307B4"/>
    <w:rsid w:val="004308BF"/>
    <w:rsid w:val="00430F1F"/>
    <w:rsid w:val="004311C0"/>
    <w:rsid w:val="00431320"/>
    <w:rsid w:val="004313F9"/>
    <w:rsid w:val="00431C5B"/>
    <w:rsid w:val="004322B0"/>
    <w:rsid w:val="0043236E"/>
    <w:rsid w:val="004323EE"/>
    <w:rsid w:val="00432828"/>
    <w:rsid w:val="0043285C"/>
    <w:rsid w:val="00432D73"/>
    <w:rsid w:val="00432FFF"/>
    <w:rsid w:val="00433715"/>
    <w:rsid w:val="004338FF"/>
    <w:rsid w:val="00433B8F"/>
    <w:rsid w:val="00433BC8"/>
    <w:rsid w:val="00433E9C"/>
    <w:rsid w:val="004342BB"/>
    <w:rsid w:val="00434721"/>
    <w:rsid w:val="0043491A"/>
    <w:rsid w:val="00434BD0"/>
    <w:rsid w:val="00435495"/>
    <w:rsid w:val="00436423"/>
    <w:rsid w:val="0043744D"/>
    <w:rsid w:val="004374F5"/>
    <w:rsid w:val="00437925"/>
    <w:rsid w:val="00437CE7"/>
    <w:rsid w:val="00437FF3"/>
    <w:rsid w:val="0044016D"/>
    <w:rsid w:val="00440979"/>
    <w:rsid w:val="00440CD9"/>
    <w:rsid w:val="00440CFA"/>
    <w:rsid w:val="00440DE3"/>
    <w:rsid w:val="0044105E"/>
    <w:rsid w:val="00441489"/>
    <w:rsid w:val="00441517"/>
    <w:rsid w:val="00441546"/>
    <w:rsid w:val="00441571"/>
    <w:rsid w:val="00441631"/>
    <w:rsid w:val="00441AA7"/>
    <w:rsid w:val="00441BAF"/>
    <w:rsid w:val="00441BD9"/>
    <w:rsid w:val="00441E82"/>
    <w:rsid w:val="0044243A"/>
    <w:rsid w:val="00442787"/>
    <w:rsid w:val="00442A03"/>
    <w:rsid w:val="00442AC6"/>
    <w:rsid w:val="0044344F"/>
    <w:rsid w:val="00443551"/>
    <w:rsid w:val="00443C02"/>
    <w:rsid w:val="00443EBB"/>
    <w:rsid w:val="00443EDE"/>
    <w:rsid w:val="00444071"/>
    <w:rsid w:val="004441F8"/>
    <w:rsid w:val="00444618"/>
    <w:rsid w:val="0044477C"/>
    <w:rsid w:val="00444793"/>
    <w:rsid w:val="00444AEF"/>
    <w:rsid w:val="0044533C"/>
    <w:rsid w:val="0044568A"/>
    <w:rsid w:val="004458F6"/>
    <w:rsid w:val="00445AB2"/>
    <w:rsid w:val="00445BBC"/>
    <w:rsid w:val="00445BC3"/>
    <w:rsid w:val="00445D81"/>
    <w:rsid w:val="00446151"/>
    <w:rsid w:val="004461F5"/>
    <w:rsid w:val="0044623F"/>
    <w:rsid w:val="00446635"/>
    <w:rsid w:val="00446A10"/>
    <w:rsid w:val="00446F6F"/>
    <w:rsid w:val="00446FC1"/>
    <w:rsid w:val="004474D2"/>
    <w:rsid w:val="00447745"/>
    <w:rsid w:val="00447970"/>
    <w:rsid w:val="004501DA"/>
    <w:rsid w:val="0045076E"/>
    <w:rsid w:val="00450C82"/>
    <w:rsid w:val="0045106D"/>
    <w:rsid w:val="004511B9"/>
    <w:rsid w:val="00451401"/>
    <w:rsid w:val="0045143D"/>
    <w:rsid w:val="00451646"/>
    <w:rsid w:val="00451811"/>
    <w:rsid w:val="00451905"/>
    <w:rsid w:val="00451B5C"/>
    <w:rsid w:val="00451DD4"/>
    <w:rsid w:val="00451F0F"/>
    <w:rsid w:val="004520EE"/>
    <w:rsid w:val="004522D5"/>
    <w:rsid w:val="00452D77"/>
    <w:rsid w:val="00452F3E"/>
    <w:rsid w:val="0045322A"/>
    <w:rsid w:val="00453E1D"/>
    <w:rsid w:val="00453F5F"/>
    <w:rsid w:val="00453F99"/>
    <w:rsid w:val="0045453A"/>
    <w:rsid w:val="00454A8A"/>
    <w:rsid w:val="00454AF0"/>
    <w:rsid w:val="00454B01"/>
    <w:rsid w:val="00454C2A"/>
    <w:rsid w:val="0045505B"/>
    <w:rsid w:val="004552EA"/>
    <w:rsid w:val="004554FA"/>
    <w:rsid w:val="0045550E"/>
    <w:rsid w:val="004555D0"/>
    <w:rsid w:val="00455DF8"/>
    <w:rsid w:val="0045616A"/>
    <w:rsid w:val="0045619B"/>
    <w:rsid w:val="004569A0"/>
    <w:rsid w:val="00456A47"/>
    <w:rsid w:val="00456B34"/>
    <w:rsid w:val="00457512"/>
    <w:rsid w:val="00457938"/>
    <w:rsid w:val="00457A2F"/>
    <w:rsid w:val="0046035A"/>
    <w:rsid w:val="00460374"/>
    <w:rsid w:val="00460749"/>
    <w:rsid w:val="00460753"/>
    <w:rsid w:val="00460C37"/>
    <w:rsid w:val="00460DE9"/>
    <w:rsid w:val="004612B3"/>
    <w:rsid w:val="00461B49"/>
    <w:rsid w:val="00461F30"/>
    <w:rsid w:val="004627F0"/>
    <w:rsid w:val="004630B4"/>
    <w:rsid w:val="0046328A"/>
    <w:rsid w:val="0046354E"/>
    <w:rsid w:val="004639A5"/>
    <w:rsid w:val="00463FB0"/>
    <w:rsid w:val="004641A2"/>
    <w:rsid w:val="0046437D"/>
    <w:rsid w:val="004645B0"/>
    <w:rsid w:val="004647AA"/>
    <w:rsid w:val="00464D58"/>
    <w:rsid w:val="00465887"/>
    <w:rsid w:val="00465935"/>
    <w:rsid w:val="00465B47"/>
    <w:rsid w:val="00465B59"/>
    <w:rsid w:val="00465CFC"/>
    <w:rsid w:val="00465EA8"/>
    <w:rsid w:val="00466025"/>
    <w:rsid w:val="0046634D"/>
    <w:rsid w:val="004663B1"/>
    <w:rsid w:val="00466462"/>
    <w:rsid w:val="004664C5"/>
    <w:rsid w:val="0046652C"/>
    <w:rsid w:val="00466559"/>
    <w:rsid w:val="004668AA"/>
    <w:rsid w:val="00466966"/>
    <w:rsid w:val="00466A43"/>
    <w:rsid w:val="00466B05"/>
    <w:rsid w:val="004673ED"/>
    <w:rsid w:val="004676D3"/>
    <w:rsid w:val="00467FA2"/>
    <w:rsid w:val="004700DF"/>
    <w:rsid w:val="00470222"/>
    <w:rsid w:val="004707F8"/>
    <w:rsid w:val="0047080E"/>
    <w:rsid w:val="00470940"/>
    <w:rsid w:val="00470A2D"/>
    <w:rsid w:val="00470C47"/>
    <w:rsid w:val="004710BB"/>
    <w:rsid w:val="00471499"/>
    <w:rsid w:val="00471A0D"/>
    <w:rsid w:val="00472514"/>
    <w:rsid w:val="00472554"/>
    <w:rsid w:val="004728DD"/>
    <w:rsid w:val="00472B61"/>
    <w:rsid w:val="00472CE6"/>
    <w:rsid w:val="00472E4A"/>
    <w:rsid w:val="00472FF9"/>
    <w:rsid w:val="0047307B"/>
    <w:rsid w:val="004732F3"/>
    <w:rsid w:val="00473336"/>
    <w:rsid w:val="00473A62"/>
    <w:rsid w:val="00473DBC"/>
    <w:rsid w:val="00474542"/>
    <w:rsid w:val="00474630"/>
    <w:rsid w:val="004747B5"/>
    <w:rsid w:val="00474969"/>
    <w:rsid w:val="00474FC8"/>
    <w:rsid w:val="00474FF1"/>
    <w:rsid w:val="00475744"/>
    <w:rsid w:val="00475798"/>
    <w:rsid w:val="0047599C"/>
    <w:rsid w:val="00475B07"/>
    <w:rsid w:val="0047629D"/>
    <w:rsid w:val="0047656F"/>
    <w:rsid w:val="00476580"/>
    <w:rsid w:val="00476682"/>
    <w:rsid w:val="0047712D"/>
    <w:rsid w:val="004774BB"/>
    <w:rsid w:val="004774E9"/>
    <w:rsid w:val="00477653"/>
    <w:rsid w:val="004776DD"/>
    <w:rsid w:val="00477DF1"/>
    <w:rsid w:val="0048052D"/>
    <w:rsid w:val="004805F9"/>
    <w:rsid w:val="00480870"/>
    <w:rsid w:val="00480874"/>
    <w:rsid w:val="00480AAF"/>
    <w:rsid w:val="00480D6F"/>
    <w:rsid w:val="00480D77"/>
    <w:rsid w:val="00480E0F"/>
    <w:rsid w:val="00480F7E"/>
    <w:rsid w:val="004813AD"/>
    <w:rsid w:val="004817B6"/>
    <w:rsid w:val="00481C88"/>
    <w:rsid w:val="00481DC6"/>
    <w:rsid w:val="00482341"/>
    <w:rsid w:val="0048275B"/>
    <w:rsid w:val="004828D7"/>
    <w:rsid w:val="004829C4"/>
    <w:rsid w:val="00482AF9"/>
    <w:rsid w:val="00482B38"/>
    <w:rsid w:val="00482CE1"/>
    <w:rsid w:val="00482FED"/>
    <w:rsid w:val="00483563"/>
    <w:rsid w:val="00483DB9"/>
    <w:rsid w:val="004840EE"/>
    <w:rsid w:val="00484486"/>
    <w:rsid w:val="00484558"/>
    <w:rsid w:val="004846CA"/>
    <w:rsid w:val="00485060"/>
    <w:rsid w:val="004852AD"/>
    <w:rsid w:val="00485B91"/>
    <w:rsid w:val="0048681F"/>
    <w:rsid w:val="00486991"/>
    <w:rsid w:val="004869FA"/>
    <w:rsid w:val="00486A3C"/>
    <w:rsid w:val="00486E1C"/>
    <w:rsid w:val="0048758C"/>
    <w:rsid w:val="0048788F"/>
    <w:rsid w:val="00487A9D"/>
    <w:rsid w:val="00487C27"/>
    <w:rsid w:val="0049023E"/>
    <w:rsid w:val="00490240"/>
    <w:rsid w:val="00490532"/>
    <w:rsid w:val="004906EF"/>
    <w:rsid w:val="00490907"/>
    <w:rsid w:val="00491375"/>
    <w:rsid w:val="004913FC"/>
    <w:rsid w:val="00491646"/>
    <w:rsid w:val="0049171E"/>
    <w:rsid w:val="004919A4"/>
    <w:rsid w:val="00491B9A"/>
    <w:rsid w:val="00492791"/>
    <w:rsid w:val="00492B29"/>
    <w:rsid w:val="00492D6B"/>
    <w:rsid w:val="004933BC"/>
    <w:rsid w:val="004936E3"/>
    <w:rsid w:val="00493F5E"/>
    <w:rsid w:val="00494369"/>
    <w:rsid w:val="004944B7"/>
    <w:rsid w:val="00494524"/>
    <w:rsid w:val="0049468A"/>
    <w:rsid w:val="00494716"/>
    <w:rsid w:val="00494AC2"/>
    <w:rsid w:val="00494C16"/>
    <w:rsid w:val="00494C4D"/>
    <w:rsid w:val="00494FE0"/>
    <w:rsid w:val="00495897"/>
    <w:rsid w:val="00495904"/>
    <w:rsid w:val="00496196"/>
    <w:rsid w:val="00496DE2"/>
    <w:rsid w:val="004971F9"/>
    <w:rsid w:val="00497536"/>
    <w:rsid w:val="0049755C"/>
    <w:rsid w:val="00497610"/>
    <w:rsid w:val="004979C7"/>
    <w:rsid w:val="00497A44"/>
    <w:rsid w:val="00497C55"/>
    <w:rsid w:val="004A0145"/>
    <w:rsid w:val="004A0171"/>
    <w:rsid w:val="004A0A6B"/>
    <w:rsid w:val="004A0BD4"/>
    <w:rsid w:val="004A0F61"/>
    <w:rsid w:val="004A104F"/>
    <w:rsid w:val="004A1307"/>
    <w:rsid w:val="004A130A"/>
    <w:rsid w:val="004A159E"/>
    <w:rsid w:val="004A1842"/>
    <w:rsid w:val="004A1EB4"/>
    <w:rsid w:val="004A1FA7"/>
    <w:rsid w:val="004A277D"/>
    <w:rsid w:val="004A29AF"/>
    <w:rsid w:val="004A2A51"/>
    <w:rsid w:val="004A2E11"/>
    <w:rsid w:val="004A31B2"/>
    <w:rsid w:val="004A339E"/>
    <w:rsid w:val="004A3798"/>
    <w:rsid w:val="004A37AD"/>
    <w:rsid w:val="004A3B3A"/>
    <w:rsid w:val="004A42AC"/>
    <w:rsid w:val="004A434B"/>
    <w:rsid w:val="004A4773"/>
    <w:rsid w:val="004A484F"/>
    <w:rsid w:val="004A4F8C"/>
    <w:rsid w:val="004A51D6"/>
    <w:rsid w:val="004A5295"/>
    <w:rsid w:val="004A52DA"/>
    <w:rsid w:val="004A53CF"/>
    <w:rsid w:val="004A55BE"/>
    <w:rsid w:val="004A58E9"/>
    <w:rsid w:val="004A6141"/>
    <w:rsid w:val="004A626E"/>
    <w:rsid w:val="004A65B4"/>
    <w:rsid w:val="004A66D4"/>
    <w:rsid w:val="004A681C"/>
    <w:rsid w:val="004A693D"/>
    <w:rsid w:val="004A7014"/>
    <w:rsid w:val="004A70BB"/>
    <w:rsid w:val="004A719A"/>
    <w:rsid w:val="004A7227"/>
    <w:rsid w:val="004A75E4"/>
    <w:rsid w:val="004A795A"/>
    <w:rsid w:val="004A79B6"/>
    <w:rsid w:val="004B0285"/>
    <w:rsid w:val="004B0410"/>
    <w:rsid w:val="004B0532"/>
    <w:rsid w:val="004B0DBD"/>
    <w:rsid w:val="004B0F70"/>
    <w:rsid w:val="004B13CB"/>
    <w:rsid w:val="004B1579"/>
    <w:rsid w:val="004B18B5"/>
    <w:rsid w:val="004B1EA9"/>
    <w:rsid w:val="004B1FF8"/>
    <w:rsid w:val="004B25C4"/>
    <w:rsid w:val="004B28ED"/>
    <w:rsid w:val="004B2989"/>
    <w:rsid w:val="004B2A45"/>
    <w:rsid w:val="004B2ABD"/>
    <w:rsid w:val="004B2B94"/>
    <w:rsid w:val="004B2D2D"/>
    <w:rsid w:val="004B338A"/>
    <w:rsid w:val="004B35C1"/>
    <w:rsid w:val="004B37BB"/>
    <w:rsid w:val="004B388D"/>
    <w:rsid w:val="004B38DA"/>
    <w:rsid w:val="004B3CA9"/>
    <w:rsid w:val="004B3E68"/>
    <w:rsid w:val="004B3EB9"/>
    <w:rsid w:val="004B3FD2"/>
    <w:rsid w:val="004B417A"/>
    <w:rsid w:val="004B440A"/>
    <w:rsid w:val="004B44F9"/>
    <w:rsid w:val="004B478B"/>
    <w:rsid w:val="004B49CA"/>
    <w:rsid w:val="004B49CE"/>
    <w:rsid w:val="004B5199"/>
    <w:rsid w:val="004B52A2"/>
    <w:rsid w:val="004B552A"/>
    <w:rsid w:val="004B553B"/>
    <w:rsid w:val="004B553C"/>
    <w:rsid w:val="004B56E2"/>
    <w:rsid w:val="004B5BB7"/>
    <w:rsid w:val="004B5C58"/>
    <w:rsid w:val="004B618E"/>
    <w:rsid w:val="004B64B2"/>
    <w:rsid w:val="004B66E3"/>
    <w:rsid w:val="004B69DB"/>
    <w:rsid w:val="004B6E50"/>
    <w:rsid w:val="004B733D"/>
    <w:rsid w:val="004B734A"/>
    <w:rsid w:val="004B7612"/>
    <w:rsid w:val="004C01C4"/>
    <w:rsid w:val="004C0289"/>
    <w:rsid w:val="004C090C"/>
    <w:rsid w:val="004C0B27"/>
    <w:rsid w:val="004C0E1E"/>
    <w:rsid w:val="004C119D"/>
    <w:rsid w:val="004C1224"/>
    <w:rsid w:val="004C1B32"/>
    <w:rsid w:val="004C1CDA"/>
    <w:rsid w:val="004C1D1A"/>
    <w:rsid w:val="004C1DCF"/>
    <w:rsid w:val="004C1DD6"/>
    <w:rsid w:val="004C2200"/>
    <w:rsid w:val="004C23E3"/>
    <w:rsid w:val="004C276B"/>
    <w:rsid w:val="004C27E4"/>
    <w:rsid w:val="004C2AF0"/>
    <w:rsid w:val="004C309E"/>
    <w:rsid w:val="004C31C6"/>
    <w:rsid w:val="004C3957"/>
    <w:rsid w:val="004C3EBC"/>
    <w:rsid w:val="004C4085"/>
    <w:rsid w:val="004C425A"/>
    <w:rsid w:val="004C45D0"/>
    <w:rsid w:val="004C4844"/>
    <w:rsid w:val="004C4DDA"/>
    <w:rsid w:val="004C4EC8"/>
    <w:rsid w:val="004C512B"/>
    <w:rsid w:val="004C51B5"/>
    <w:rsid w:val="004C559A"/>
    <w:rsid w:val="004C568E"/>
    <w:rsid w:val="004C56BC"/>
    <w:rsid w:val="004C581F"/>
    <w:rsid w:val="004C59A6"/>
    <w:rsid w:val="004C5B01"/>
    <w:rsid w:val="004C5D19"/>
    <w:rsid w:val="004C5D1D"/>
    <w:rsid w:val="004C5E0A"/>
    <w:rsid w:val="004C5E90"/>
    <w:rsid w:val="004C6364"/>
    <w:rsid w:val="004C769C"/>
    <w:rsid w:val="004C76AD"/>
    <w:rsid w:val="004C78B9"/>
    <w:rsid w:val="004C7A8A"/>
    <w:rsid w:val="004D0310"/>
    <w:rsid w:val="004D0548"/>
    <w:rsid w:val="004D066F"/>
    <w:rsid w:val="004D0A57"/>
    <w:rsid w:val="004D0FDC"/>
    <w:rsid w:val="004D100D"/>
    <w:rsid w:val="004D141F"/>
    <w:rsid w:val="004D16C5"/>
    <w:rsid w:val="004D18D8"/>
    <w:rsid w:val="004D1CC7"/>
    <w:rsid w:val="004D1EAC"/>
    <w:rsid w:val="004D20AB"/>
    <w:rsid w:val="004D2194"/>
    <w:rsid w:val="004D21EC"/>
    <w:rsid w:val="004D233F"/>
    <w:rsid w:val="004D24D8"/>
    <w:rsid w:val="004D2ABA"/>
    <w:rsid w:val="004D3064"/>
    <w:rsid w:val="004D328C"/>
    <w:rsid w:val="004D3433"/>
    <w:rsid w:val="004D36E9"/>
    <w:rsid w:val="004D387B"/>
    <w:rsid w:val="004D38AA"/>
    <w:rsid w:val="004D3982"/>
    <w:rsid w:val="004D39D6"/>
    <w:rsid w:val="004D3BF2"/>
    <w:rsid w:val="004D3E16"/>
    <w:rsid w:val="004D3E28"/>
    <w:rsid w:val="004D435C"/>
    <w:rsid w:val="004D4827"/>
    <w:rsid w:val="004D4D53"/>
    <w:rsid w:val="004D5020"/>
    <w:rsid w:val="004D57CE"/>
    <w:rsid w:val="004D5C4C"/>
    <w:rsid w:val="004D5C6F"/>
    <w:rsid w:val="004D5D6F"/>
    <w:rsid w:val="004D5F4D"/>
    <w:rsid w:val="004D5F70"/>
    <w:rsid w:val="004D6155"/>
    <w:rsid w:val="004D6273"/>
    <w:rsid w:val="004D642D"/>
    <w:rsid w:val="004D6655"/>
    <w:rsid w:val="004D690A"/>
    <w:rsid w:val="004D698C"/>
    <w:rsid w:val="004D6ADF"/>
    <w:rsid w:val="004D7154"/>
    <w:rsid w:val="004D7288"/>
    <w:rsid w:val="004D7934"/>
    <w:rsid w:val="004E0264"/>
    <w:rsid w:val="004E02FB"/>
    <w:rsid w:val="004E0646"/>
    <w:rsid w:val="004E08FF"/>
    <w:rsid w:val="004E0AA5"/>
    <w:rsid w:val="004E1128"/>
    <w:rsid w:val="004E1253"/>
    <w:rsid w:val="004E129E"/>
    <w:rsid w:val="004E1648"/>
    <w:rsid w:val="004E1865"/>
    <w:rsid w:val="004E18B3"/>
    <w:rsid w:val="004E1AEE"/>
    <w:rsid w:val="004E1B0E"/>
    <w:rsid w:val="004E1F35"/>
    <w:rsid w:val="004E24C2"/>
    <w:rsid w:val="004E2887"/>
    <w:rsid w:val="004E298A"/>
    <w:rsid w:val="004E2B05"/>
    <w:rsid w:val="004E2BF2"/>
    <w:rsid w:val="004E2C87"/>
    <w:rsid w:val="004E33CF"/>
    <w:rsid w:val="004E3A1F"/>
    <w:rsid w:val="004E3A89"/>
    <w:rsid w:val="004E4694"/>
    <w:rsid w:val="004E4706"/>
    <w:rsid w:val="004E4933"/>
    <w:rsid w:val="004E51B2"/>
    <w:rsid w:val="004E5866"/>
    <w:rsid w:val="004E5C19"/>
    <w:rsid w:val="004E5E86"/>
    <w:rsid w:val="004E5E8C"/>
    <w:rsid w:val="004E6DEA"/>
    <w:rsid w:val="004E707B"/>
    <w:rsid w:val="004E7452"/>
    <w:rsid w:val="004E74B2"/>
    <w:rsid w:val="004E78E2"/>
    <w:rsid w:val="004E7AA7"/>
    <w:rsid w:val="004E7C49"/>
    <w:rsid w:val="004E7DD3"/>
    <w:rsid w:val="004E7F28"/>
    <w:rsid w:val="004F043E"/>
    <w:rsid w:val="004F0599"/>
    <w:rsid w:val="004F0ADA"/>
    <w:rsid w:val="004F144B"/>
    <w:rsid w:val="004F15B2"/>
    <w:rsid w:val="004F16AD"/>
    <w:rsid w:val="004F1D68"/>
    <w:rsid w:val="004F20C5"/>
    <w:rsid w:val="004F2178"/>
    <w:rsid w:val="004F21E4"/>
    <w:rsid w:val="004F262B"/>
    <w:rsid w:val="004F29B1"/>
    <w:rsid w:val="004F31CE"/>
    <w:rsid w:val="004F320B"/>
    <w:rsid w:val="004F33BB"/>
    <w:rsid w:val="004F38BD"/>
    <w:rsid w:val="004F3E3E"/>
    <w:rsid w:val="004F4319"/>
    <w:rsid w:val="004F4354"/>
    <w:rsid w:val="004F4697"/>
    <w:rsid w:val="004F47CB"/>
    <w:rsid w:val="004F4D7A"/>
    <w:rsid w:val="004F5155"/>
    <w:rsid w:val="004F529F"/>
    <w:rsid w:val="004F52D4"/>
    <w:rsid w:val="004F55A5"/>
    <w:rsid w:val="004F5635"/>
    <w:rsid w:val="004F57C2"/>
    <w:rsid w:val="004F5870"/>
    <w:rsid w:val="004F5AC2"/>
    <w:rsid w:val="004F5D31"/>
    <w:rsid w:val="004F5D48"/>
    <w:rsid w:val="004F5DF4"/>
    <w:rsid w:val="004F636D"/>
    <w:rsid w:val="004F661D"/>
    <w:rsid w:val="004F66C7"/>
    <w:rsid w:val="004F675E"/>
    <w:rsid w:val="004F6AD7"/>
    <w:rsid w:val="004F6D38"/>
    <w:rsid w:val="004F6F01"/>
    <w:rsid w:val="004F7502"/>
    <w:rsid w:val="004F77CC"/>
    <w:rsid w:val="004F7B58"/>
    <w:rsid w:val="004F7C33"/>
    <w:rsid w:val="004F7D6B"/>
    <w:rsid w:val="005000BA"/>
    <w:rsid w:val="00500122"/>
    <w:rsid w:val="00500546"/>
    <w:rsid w:val="0050096C"/>
    <w:rsid w:val="005013E2"/>
    <w:rsid w:val="00501557"/>
    <w:rsid w:val="0050193F"/>
    <w:rsid w:val="0050197B"/>
    <w:rsid w:val="00501CBA"/>
    <w:rsid w:val="00501E54"/>
    <w:rsid w:val="00502145"/>
    <w:rsid w:val="00502254"/>
    <w:rsid w:val="005023D5"/>
    <w:rsid w:val="00502A76"/>
    <w:rsid w:val="00502B67"/>
    <w:rsid w:val="00502B69"/>
    <w:rsid w:val="00502C32"/>
    <w:rsid w:val="00503223"/>
    <w:rsid w:val="0050343C"/>
    <w:rsid w:val="005034F1"/>
    <w:rsid w:val="0050366C"/>
    <w:rsid w:val="00503728"/>
    <w:rsid w:val="00503E83"/>
    <w:rsid w:val="005041A3"/>
    <w:rsid w:val="00504670"/>
    <w:rsid w:val="0050475A"/>
    <w:rsid w:val="0050501D"/>
    <w:rsid w:val="00505456"/>
    <w:rsid w:val="00505A29"/>
    <w:rsid w:val="00505B98"/>
    <w:rsid w:val="005061B1"/>
    <w:rsid w:val="00506295"/>
    <w:rsid w:val="005062B9"/>
    <w:rsid w:val="00506A2E"/>
    <w:rsid w:val="00506D7B"/>
    <w:rsid w:val="005073D9"/>
    <w:rsid w:val="00507917"/>
    <w:rsid w:val="0050793A"/>
    <w:rsid w:val="00510249"/>
    <w:rsid w:val="005106AE"/>
    <w:rsid w:val="0051085F"/>
    <w:rsid w:val="00510D29"/>
    <w:rsid w:val="00511089"/>
    <w:rsid w:val="0051131C"/>
    <w:rsid w:val="0051275B"/>
    <w:rsid w:val="00512901"/>
    <w:rsid w:val="00512D8A"/>
    <w:rsid w:val="0051312D"/>
    <w:rsid w:val="005131E5"/>
    <w:rsid w:val="0051322B"/>
    <w:rsid w:val="0051338F"/>
    <w:rsid w:val="00513420"/>
    <w:rsid w:val="005139BF"/>
    <w:rsid w:val="005139C0"/>
    <w:rsid w:val="005142BE"/>
    <w:rsid w:val="00514310"/>
    <w:rsid w:val="00514399"/>
    <w:rsid w:val="005146AB"/>
    <w:rsid w:val="0051489D"/>
    <w:rsid w:val="005148D1"/>
    <w:rsid w:val="00514932"/>
    <w:rsid w:val="005149F3"/>
    <w:rsid w:val="00514A9B"/>
    <w:rsid w:val="00514BBD"/>
    <w:rsid w:val="00514D0E"/>
    <w:rsid w:val="00515DFA"/>
    <w:rsid w:val="00516016"/>
    <w:rsid w:val="00516180"/>
    <w:rsid w:val="00516790"/>
    <w:rsid w:val="00516B08"/>
    <w:rsid w:val="00516D3D"/>
    <w:rsid w:val="005172CE"/>
    <w:rsid w:val="00517434"/>
    <w:rsid w:val="005177BF"/>
    <w:rsid w:val="00517CB1"/>
    <w:rsid w:val="00520482"/>
    <w:rsid w:val="005207FB"/>
    <w:rsid w:val="00520813"/>
    <w:rsid w:val="00520933"/>
    <w:rsid w:val="00520AC6"/>
    <w:rsid w:val="00520FE8"/>
    <w:rsid w:val="00521F09"/>
    <w:rsid w:val="005220B1"/>
    <w:rsid w:val="005221B9"/>
    <w:rsid w:val="005222BF"/>
    <w:rsid w:val="005229E2"/>
    <w:rsid w:val="00522C35"/>
    <w:rsid w:val="00522C71"/>
    <w:rsid w:val="00522E2E"/>
    <w:rsid w:val="00522E5D"/>
    <w:rsid w:val="00522EDE"/>
    <w:rsid w:val="005230E5"/>
    <w:rsid w:val="005235DA"/>
    <w:rsid w:val="00523C00"/>
    <w:rsid w:val="005245C3"/>
    <w:rsid w:val="00524C7D"/>
    <w:rsid w:val="00525E37"/>
    <w:rsid w:val="00525E52"/>
    <w:rsid w:val="00526678"/>
    <w:rsid w:val="0052680F"/>
    <w:rsid w:val="005269B5"/>
    <w:rsid w:val="00526D2D"/>
    <w:rsid w:val="00527E8B"/>
    <w:rsid w:val="0053013E"/>
    <w:rsid w:val="0053019D"/>
    <w:rsid w:val="0053061C"/>
    <w:rsid w:val="00530655"/>
    <w:rsid w:val="0053094A"/>
    <w:rsid w:val="00530984"/>
    <w:rsid w:val="0053169B"/>
    <w:rsid w:val="005316D0"/>
    <w:rsid w:val="0053187E"/>
    <w:rsid w:val="00532022"/>
    <w:rsid w:val="005322CE"/>
    <w:rsid w:val="0053260E"/>
    <w:rsid w:val="005329A8"/>
    <w:rsid w:val="005329D3"/>
    <w:rsid w:val="005338DD"/>
    <w:rsid w:val="00533EB8"/>
    <w:rsid w:val="0053438F"/>
    <w:rsid w:val="0053495E"/>
    <w:rsid w:val="005349B3"/>
    <w:rsid w:val="00534C1B"/>
    <w:rsid w:val="00535902"/>
    <w:rsid w:val="00535D95"/>
    <w:rsid w:val="00535D9F"/>
    <w:rsid w:val="00535E5F"/>
    <w:rsid w:val="0053613E"/>
    <w:rsid w:val="005361CA"/>
    <w:rsid w:val="005364FC"/>
    <w:rsid w:val="0053664B"/>
    <w:rsid w:val="0053678D"/>
    <w:rsid w:val="005367FD"/>
    <w:rsid w:val="0053696F"/>
    <w:rsid w:val="00536A4B"/>
    <w:rsid w:val="00536C85"/>
    <w:rsid w:val="00536DC1"/>
    <w:rsid w:val="005373A9"/>
    <w:rsid w:val="005378D2"/>
    <w:rsid w:val="00537A7F"/>
    <w:rsid w:val="0054001B"/>
    <w:rsid w:val="00540208"/>
    <w:rsid w:val="00540337"/>
    <w:rsid w:val="00540644"/>
    <w:rsid w:val="00540914"/>
    <w:rsid w:val="00541715"/>
    <w:rsid w:val="005417C5"/>
    <w:rsid w:val="00541847"/>
    <w:rsid w:val="0054194B"/>
    <w:rsid w:val="00541A15"/>
    <w:rsid w:val="00541ABF"/>
    <w:rsid w:val="00541FEB"/>
    <w:rsid w:val="00542774"/>
    <w:rsid w:val="00542C69"/>
    <w:rsid w:val="00542EC3"/>
    <w:rsid w:val="00543062"/>
    <w:rsid w:val="00543303"/>
    <w:rsid w:val="00543573"/>
    <w:rsid w:val="005435B2"/>
    <w:rsid w:val="005435BF"/>
    <w:rsid w:val="00543611"/>
    <w:rsid w:val="00543C2B"/>
    <w:rsid w:val="00543CF7"/>
    <w:rsid w:val="00543DB4"/>
    <w:rsid w:val="00544417"/>
    <w:rsid w:val="0054442B"/>
    <w:rsid w:val="00544491"/>
    <w:rsid w:val="005446BE"/>
    <w:rsid w:val="00544847"/>
    <w:rsid w:val="00544938"/>
    <w:rsid w:val="00544AAC"/>
    <w:rsid w:val="005455BB"/>
    <w:rsid w:val="00546483"/>
    <w:rsid w:val="005464E5"/>
    <w:rsid w:val="00546514"/>
    <w:rsid w:val="00546543"/>
    <w:rsid w:val="00546736"/>
    <w:rsid w:val="00546A6C"/>
    <w:rsid w:val="00546B91"/>
    <w:rsid w:val="00546BDB"/>
    <w:rsid w:val="00547050"/>
    <w:rsid w:val="005471BD"/>
    <w:rsid w:val="00547668"/>
    <w:rsid w:val="00547C63"/>
    <w:rsid w:val="00547FEF"/>
    <w:rsid w:val="0055002A"/>
    <w:rsid w:val="005502EF"/>
    <w:rsid w:val="005503A3"/>
    <w:rsid w:val="00550693"/>
    <w:rsid w:val="00550711"/>
    <w:rsid w:val="00550F3B"/>
    <w:rsid w:val="0055125F"/>
    <w:rsid w:val="00551914"/>
    <w:rsid w:val="00552252"/>
    <w:rsid w:val="005522AD"/>
    <w:rsid w:val="005527F5"/>
    <w:rsid w:val="00552C03"/>
    <w:rsid w:val="00553153"/>
    <w:rsid w:val="00553250"/>
    <w:rsid w:val="00553370"/>
    <w:rsid w:val="00553980"/>
    <w:rsid w:val="00553E91"/>
    <w:rsid w:val="0055424E"/>
    <w:rsid w:val="005542DF"/>
    <w:rsid w:val="00554CFA"/>
    <w:rsid w:val="00554D79"/>
    <w:rsid w:val="00554FAB"/>
    <w:rsid w:val="00555173"/>
    <w:rsid w:val="0055521F"/>
    <w:rsid w:val="0055527D"/>
    <w:rsid w:val="00555503"/>
    <w:rsid w:val="005559C1"/>
    <w:rsid w:val="00555F77"/>
    <w:rsid w:val="005560CB"/>
    <w:rsid w:val="005567B8"/>
    <w:rsid w:val="005567C3"/>
    <w:rsid w:val="00556D04"/>
    <w:rsid w:val="00556D19"/>
    <w:rsid w:val="00556D1B"/>
    <w:rsid w:val="00556FBF"/>
    <w:rsid w:val="00557239"/>
    <w:rsid w:val="00557538"/>
    <w:rsid w:val="0055755E"/>
    <w:rsid w:val="00557643"/>
    <w:rsid w:val="00557ECD"/>
    <w:rsid w:val="00557F5C"/>
    <w:rsid w:val="00560099"/>
    <w:rsid w:val="00560227"/>
    <w:rsid w:val="00560249"/>
    <w:rsid w:val="005602A7"/>
    <w:rsid w:val="00560401"/>
    <w:rsid w:val="00560935"/>
    <w:rsid w:val="00560BC3"/>
    <w:rsid w:val="005612AD"/>
    <w:rsid w:val="00561A04"/>
    <w:rsid w:val="00561D01"/>
    <w:rsid w:val="00561EDA"/>
    <w:rsid w:val="00562032"/>
    <w:rsid w:val="0056247A"/>
    <w:rsid w:val="005624CD"/>
    <w:rsid w:val="005632F3"/>
    <w:rsid w:val="005636B9"/>
    <w:rsid w:val="00563845"/>
    <w:rsid w:val="00563A99"/>
    <w:rsid w:val="00563DAB"/>
    <w:rsid w:val="0056469D"/>
    <w:rsid w:val="00564835"/>
    <w:rsid w:val="00564ACF"/>
    <w:rsid w:val="00564B60"/>
    <w:rsid w:val="00564C31"/>
    <w:rsid w:val="00564FB4"/>
    <w:rsid w:val="005650BC"/>
    <w:rsid w:val="005655DD"/>
    <w:rsid w:val="0056590F"/>
    <w:rsid w:val="00565925"/>
    <w:rsid w:val="00565926"/>
    <w:rsid w:val="00565BC2"/>
    <w:rsid w:val="005663E9"/>
    <w:rsid w:val="00566714"/>
    <w:rsid w:val="00566909"/>
    <w:rsid w:val="00566BD1"/>
    <w:rsid w:val="00566D80"/>
    <w:rsid w:val="005671F7"/>
    <w:rsid w:val="005672A6"/>
    <w:rsid w:val="005673CF"/>
    <w:rsid w:val="00567402"/>
    <w:rsid w:val="00567740"/>
    <w:rsid w:val="005679F9"/>
    <w:rsid w:val="00567EF4"/>
    <w:rsid w:val="00570137"/>
    <w:rsid w:val="005705EC"/>
    <w:rsid w:val="00570740"/>
    <w:rsid w:val="005709E7"/>
    <w:rsid w:val="00570F2C"/>
    <w:rsid w:val="00570FFA"/>
    <w:rsid w:val="005711A6"/>
    <w:rsid w:val="00571268"/>
    <w:rsid w:val="00571B1C"/>
    <w:rsid w:val="00571BD3"/>
    <w:rsid w:val="00571F4C"/>
    <w:rsid w:val="00572766"/>
    <w:rsid w:val="0057293E"/>
    <w:rsid w:val="00572CC9"/>
    <w:rsid w:val="00572D0B"/>
    <w:rsid w:val="00572E42"/>
    <w:rsid w:val="00572ED5"/>
    <w:rsid w:val="00573707"/>
    <w:rsid w:val="00573A94"/>
    <w:rsid w:val="00573AF8"/>
    <w:rsid w:val="00573B37"/>
    <w:rsid w:val="0057421A"/>
    <w:rsid w:val="005744CD"/>
    <w:rsid w:val="0057455D"/>
    <w:rsid w:val="005750B0"/>
    <w:rsid w:val="00575831"/>
    <w:rsid w:val="005762C7"/>
    <w:rsid w:val="0057651F"/>
    <w:rsid w:val="0057660C"/>
    <w:rsid w:val="00576746"/>
    <w:rsid w:val="00576795"/>
    <w:rsid w:val="00576CED"/>
    <w:rsid w:val="0057706A"/>
    <w:rsid w:val="00577A32"/>
    <w:rsid w:val="00577AFF"/>
    <w:rsid w:val="00577B5F"/>
    <w:rsid w:val="00577F2D"/>
    <w:rsid w:val="00580151"/>
    <w:rsid w:val="0058094F"/>
    <w:rsid w:val="00580ED9"/>
    <w:rsid w:val="00580EDD"/>
    <w:rsid w:val="00580F1A"/>
    <w:rsid w:val="00580FAD"/>
    <w:rsid w:val="00581280"/>
    <w:rsid w:val="00581340"/>
    <w:rsid w:val="0058155A"/>
    <w:rsid w:val="00582563"/>
    <w:rsid w:val="00582A4C"/>
    <w:rsid w:val="00582A60"/>
    <w:rsid w:val="00582F51"/>
    <w:rsid w:val="0058353E"/>
    <w:rsid w:val="0058378E"/>
    <w:rsid w:val="0058397D"/>
    <w:rsid w:val="00583A4B"/>
    <w:rsid w:val="00583D52"/>
    <w:rsid w:val="0058413D"/>
    <w:rsid w:val="005846D7"/>
    <w:rsid w:val="00584A93"/>
    <w:rsid w:val="00584DEB"/>
    <w:rsid w:val="00584E83"/>
    <w:rsid w:val="00584F1C"/>
    <w:rsid w:val="005858FE"/>
    <w:rsid w:val="00585BD4"/>
    <w:rsid w:val="00585EAE"/>
    <w:rsid w:val="005861F7"/>
    <w:rsid w:val="00586326"/>
    <w:rsid w:val="0058642D"/>
    <w:rsid w:val="00586B6C"/>
    <w:rsid w:val="005870F0"/>
    <w:rsid w:val="00587264"/>
    <w:rsid w:val="005872BB"/>
    <w:rsid w:val="0058754E"/>
    <w:rsid w:val="00587EF3"/>
    <w:rsid w:val="005900F5"/>
    <w:rsid w:val="00590318"/>
    <w:rsid w:val="005903C2"/>
    <w:rsid w:val="005905DE"/>
    <w:rsid w:val="00590789"/>
    <w:rsid w:val="00590C3D"/>
    <w:rsid w:val="00590C5D"/>
    <w:rsid w:val="00590D9E"/>
    <w:rsid w:val="00590E3A"/>
    <w:rsid w:val="0059130D"/>
    <w:rsid w:val="00591A92"/>
    <w:rsid w:val="00591FAD"/>
    <w:rsid w:val="00592034"/>
    <w:rsid w:val="005920C9"/>
    <w:rsid w:val="00592238"/>
    <w:rsid w:val="0059248F"/>
    <w:rsid w:val="005924B4"/>
    <w:rsid w:val="00592EF5"/>
    <w:rsid w:val="0059317B"/>
    <w:rsid w:val="00593215"/>
    <w:rsid w:val="005936F5"/>
    <w:rsid w:val="00593AD6"/>
    <w:rsid w:val="00593C12"/>
    <w:rsid w:val="00594A93"/>
    <w:rsid w:val="00594AD8"/>
    <w:rsid w:val="00595069"/>
    <w:rsid w:val="0059543D"/>
    <w:rsid w:val="005957A1"/>
    <w:rsid w:val="0059663B"/>
    <w:rsid w:val="00596729"/>
    <w:rsid w:val="00597032"/>
    <w:rsid w:val="005970FD"/>
    <w:rsid w:val="005973DF"/>
    <w:rsid w:val="005975A0"/>
    <w:rsid w:val="00597656"/>
    <w:rsid w:val="00597892"/>
    <w:rsid w:val="00597B6F"/>
    <w:rsid w:val="005A030F"/>
    <w:rsid w:val="005A0336"/>
    <w:rsid w:val="005A0820"/>
    <w:rsid w:val="005A0B0C"/>
    <w:rsid w:val="005A0DBA"/>
    <w:rsid w:val="005A1059"/>
    <w:rsid w:val="005A1099"/>
    <w:rsid w:val="005A11A3"/>
    <w:rsid w:val="005A14CC"/>
    <w:rsid w:val="005A18E0"/>
    <w:rsid w:val="005A1D84"/>
    <w:rsid w:val="005A22BA"/>
    <w:rsid w:val="005A2433"/>
    <w:rsid w:val="005A24DF"/>
    <w:rsid w:val="005A2A6E"/>
    <w:rsid w:val="005A2B8E"/>
    <w:rsid w:val="005A31F9"/>
    <w:rsid w:val="005A3349"/>
    <w:rsid w:val="005A3397"/>
    <w:rsid w:val="005A3497"/>
    <w:rsid w:val="005A385A"/>
    <w:rsid w:val="005A3CCA"/>
    <w:rsid w:val="005A41C6"/>
    <w:rsid w:val="005A432A"/>
    <w:rsid w:val="005A48AB"/>
    <w:rsid w:val="005A4BA7"/>
    <w:rsid w:val="005A4D05"/>
    <w:rsid w:val="005A51CD"/>
    <w:rsid w:val="005A5AE6"/>
    <w:rsid w:val="005A5DC0"/>
    <w:rsid w:val="005A5E2D"/>
    <w:rsid w:val="005A5EF2"/>
    <w:rsid w:val="005A5FD9"/>
    <w:rsid w:val="005A5FDD"/>
    <w:rsid w:val="005A6188"/>
    <w:rsid w:val="005A690D"/>
    <w:rsid w:val="005A6B11"/>
    <w:rsid w:val="005A7385"/>
    <w:rsid w:val="005A7BC9"/>
    <w:rsid w:val="005A7C27"/>
    <w:rsid w:val="005B08B8"/>
    <w:rsid w:val="005B0BDF"/>
    <w:rsid w:val="005B0E8B"/>
    <w:rsid w:val="005B1623"/>
    <w:rsid w:val="005B1648"/>
    <w:rsid w:val="005B1993"/>
    <w:rsid w:val="005B1D58"/>
    <w:rsid w:val="005B1F02"/>
    <w:rsid w:val="005B1F07"/>
    <w:rsid w:val="005B1FA5"/>
    <w:rsid w:val="005B2FC2"/>
    <w:rsid w:val="005B30B8"/>
    <w:rsid w:val="005B3138"/>
    <w:rsid w:val="005B3C40"/>
    <w:rsid w:val="005B4252"/>
    <w:rsid w:val="005B4845"/>
    <w:rsid w:val="005B49DC"/>
    <w:rsid w:val="005B4F63"/>
    <w:rsid w:val="005B561F"/>
    <w:rsid w:val="005B572B"/>
    <w:rsid w:val="005B5873"/>
    <w:rsid w:val="005B5B15"/>
    <w:rsid w:val="005B5DB6"/>
    <w:rsid w:val="005B5EBB"/>
    <w:rsid w:val="005B61FF"/>
    <w:rsid w:val="005B6495"/>
    <w:rsid w:val="005B6588"/>
    <w:rsid w:val="005B65B8"/>
    <w:rsid w:val="005B6754"/>
    <w:rsid w:val="005B68CB"/>
    <w:rsid w:val="005B6B2F"/>
    <w:rsid w:val="005B6CA3"/>
    <w:rsid w:val="005B6FD2"/>
    <w:rsid w:val="005B7060"/>
    <w:rsid w:val="005B7537"/>
    <w:rsid w:val="005B77EA"/>
    <w:rsid w:val="005C017D"/>
    <w:rsid w:val="005C05FC"/>
    <w:rsid w:val="005C0643"/>
    <w:rsid w:val="005C0D0E"/>
    <w:rsid w:val="005C0EFA"/>
    <w:rsid w:val="005C1233"/>
    <w:rsid w:val="005C124C"/>
    <w:rsid w:val="005C129E"/>
    <w:rsid w:val="005C1448"/>
    <w:rsid w:val="005C1551"/>
    <w:rsid w:val="005C19F9"/>
    <w:rsid w:val="005C1FCA"/>
    <w:rsid w:val="005C21EC"/>
    <w:rsid w:val="005C2261"/>
    <w:rsid w:val="005C28C5"/>
    <w:rsid w:val="005C2BC2"/>
    <w:rsid w:val="005C32AE"/>
    <w:rsid w:val="005C35C0"/>
    <w:rsid w:val="005C3800"/>
    <w:rsid w:val="005C4197"/>
    <w:rsid w:val="005C4317"/>
    <w:rsid w:val="005C4406"/>
    <w:rsid w:val="005C469F"/>
    <w:rsid w:val="005C484C"/>
    <w:rsid w:val="005C5014"/>
    <w:rsid w:val="005C5570"/>
    <w:rsid w:val="005C56BD"/>
    <w:rsid w:val="005C5ADF"/>
    <w:rsid w:val="005C5D65"/>
    <w:rsid w:val="005C60F0"/>
    <w:rsid w:val="005C61F1"/>
    <w:rsid w:val="005C6371"/>
    <w:rsid w:val="005C6751"/>
    <w:rsid w:val="005C6CA2"/>
    <w:rsid w:val="005C6CC7"/>
    <w:rsid w:val="005C712C"/>
    <w:rsid w:val="005C7300"/>
    <w:rsid w:val="005C7943"/>
    <w:rsid w:val="005C7E1C"/>
    <w:rsid w:val="005D0200"/>
    <w:rsid w:val="005D031F"/>
    <w:rsid w:val="005D0882"/>
    <w:rsid w:val="005D0976"/>
    <w:rsid w:val="005D0A09"/>
    <w:rsid w:val="005D0C0A"/>
    <w:rsid w:val="005D0E28"/>
    <w:rsid w:val="005D0F83"/>
    <w:rsid w:val="005D1237"/>
    <w:rsid w:val="005D1534"/>
    <w:rsid w:val="005D1638"/>
    <w:rsid w:val="005D1B20"/>
    <w:rsid w:val="005D2190"/>
    <w:rsid w:val="005D21F1"/>
    <w:rsid w:val="005D2241"/>
    <w:rsid w:val="005D24BB"/>
    <w:rsid w:val="005D27EC"/>
    <w:rsid w:val="005D28D9"/>
    <w:rsid w:val="005D2CBB"/>
    <w:rsid w:val="005D30C0"/>
    <w:rsid w:val="005D352E"/>
    <w:rsid w:val="005D38DC"/>
    <w:rsid w:val="005D3941"/>
    <w:rsid w:val="005D3C99"/>
    <w:rsid w:val="005D4157"/>
    <w:rsid w:val="005D43A1"/>
    <w:rsid w:val="005D43DE"/>
    <w:rsid w:val="005D4790"/>
    <w:rsid w:val="005D4E17"/>
    <w:rsid w:val="005D4E33"/>
    <w:rsid w:val="005D4F9D"/>
    <w:rsid w:val="005D4FCB"/>
    <w:rsid w:val="005D503E"/>
    <w:rsid w:val="005D5501"/>
    <w:rsid w:val="005D556B"/>
    <w:rsid w:val="005D559D"/>
    <w:rsid w:val="005D5653"/>
    <w:rsid w:val="005D56E6"/>
    <w:rsid w:val="005D6070"/>
    <w:rsid w:val="005D61A7"/>
    <w:rsid w:val="005D6AA2"/>
    <w:rsid w:val="005D6D47"/>
    <w:rsid w:val="005D725B"/>
    <w:rsid w:val="005D777D"/>
    <w:rsid w:val="005D7959"/>
    <w:rsid w:val="005D7999"/>
    <w:rsid w:val="005D79F7"/>
    <w:rsid w:val="005D7B28"/>
    <w:rsid w:val="005D7BAB"/>
    <w:rsid w:val="005D7D6F"/>
    <w:rsid w:val="005D7F5F"/>
    <w:rsid w:val="005E00A6"/>
    <w:rsid w:val="005E027D"/>
    <w:rsid w:val="005E0421"/>
    <w:rsid w:val="005E0962"/>
    <w:rsid w:val="005E0A39"/>
    <w:rsid w:val="005E0A3F"/>
    <w:rsid w:val="005E0AFA"/>
    <w:rsid w:val="005E111A"/>
    <w:rsid w:val="005E11A0"/>
    <w:rsid w:val="005E14FE"/>
    <w:rsid w:val="005E1511"/>
    <w:rsid w:val="005E15E6"/>
    <w:rsid w:val="005E1772"/>
    <w:rsid w:val="005E1839"/>
    <w:rsid w:val="005E189A"/>
    <w:rsid w:val="005E1994"/>
    <w:rsid w:val="005E219D"/>
    <w:rsid w:val="005E220C"/>
    <w:rsid w:val="005E2404"/>
    <w:rsid w:val="005E2496"/>
    <w:rsid w:val="005E253B"/>
    <w:rsid w:val="005E25F0"/>
    <w:rsid w:val="005E2819"/>
    <w:rsid w:val="005E28B1"/>
    <w:rsid w:val="005E2C51"/>
    <w:rsid w:val="005E2CD8"/>
    <w:rsid w:val="005E3146"/>
    <w:rsid w:val="005E338C"/>
    <w:rsid w:val="005E36C4"/>
    <w:rsid w:val="005E3739"/>
    <w:rsid w:val="005E37F3"/>
    <w:rsid w:val="005E400D"/>
    <w:rsid w:val="005E413B"/>
    <w:rsid w:val="005E4622"/>
    <w:rsid w:val="005E4887"/>
    <w:rsid w:val="005E48F1"/>
    <w:rsid w:val="005E4AD0"/>
    <w:rsid w:val="005E4CF6"/>
    <w:rsid w:val="005E53EF"/>
    <w:rsid w:val="005E5805"/>
    <w:rsid w:val="005E5CD4"/>
    <w:rsid w:val="005E5CF3"/>
    <w:rsid w:val="005E5D41"/>
    <w:rsid w:val="005E6055"/>
    <w:rsid w:val="005E612E"/>
    <w:rsid w:val="005E6450"/>
    <w:rsid w:val="005E711B"/>
    <w:rsid w:val="005E71B0"/>
    <w:rsid w:val="005E71FB"/>
    <w:rsid w:val="005E7309"/>
    <w:rsid w:val="005E7A2D"/>
    <w:rsid w:val="005E7C6F"/>
    <w:rsid w:val="005E7D48"/>
    <w:rsid w:val="005E7E4B"/>
    <w:rsid w:val="005E7F0F"/>
    <w:rsid w:val="005F0849"/>
    <w:rsid w:val="005F0BA8"/>
    <w:rsid w:val="005F0C70"/>
    <w:rsid w:val="005F0DE6"/>
    <w:rsid w:val="005F1527"/>
    <w:rsid w:val="005F1559"/>
    <w:rsid w:val="005F1792"/>
    <w:rsid w:val="005F1876"/>
    <w:rsid w:val="005F1C06"/>
    <w:rsid w:val="005F1C14"/>
    <w:rsid w:val="005F1CC9"/>
    <w:rsid w:val="005F2074"/>
    <w:rsid w:val="005F236B"/>
    <w:rsid w:val="005F2530"/>
    <w:rsid w:val="005F35AA"/>
    <w:rsid w:val="005F35BE"/>
    <w:rsid w:val="005F3771"/>
    <w:rsid w:val="005F38F0"/>
    <w:rsid w:val="005F3BED"/>
    <w:rsid w:val="005F454A"/>
    <w:rsid w:val="005F462B"/>
    <w:rsid w:val="005F4810"/>
    <w:rsid w:val="005F49A1"/>
    <w:rsid w:val="005F4E60"/>
    <w:rsid w:val="005F5055"/>
    <w:rsid w:val="005F522D"/>
    <w:rsid w:val="005F5957"/>
    <w:rsid w:val="005F6173"/>
    <w:rsid w:val="005F629B"/>
    <w:rsid w:val="005F6494"/>
    <w:rsid w:val="005F68E3"/>
    <w:rsid w:val="005F6E51"/>
    <w:rsid w:val="005F6FA1"/>
    <w:rsid w:val="005F716D"/>
    <w:rsid w:val="005F729F"/>
    <w:rsid w:val="005F73D5"/>
    <w:rsid w:val="005F7819"/>
    <w:rsid w:val="005F78C4"/>
    <w:rsid w:val="005F7966"/>
    <w:rsid w:val="005F7ABE"/>
    <w:rsid w:val="005F7CED"/>
    <w:rsid w:val="00600045"/>
    <w:rsid w:val="0060065F"/>
    <w:rsid w:val="00600731"/>
    <w:rsid w:val="00600E29"/>
    <w:rsid w:val="00600F2B"/>
    <w:rsid w:val="00601709"/>
    <w:rsid w:val="0060173B"/>
    <w:rsid w:val="006017E5"/>
    <w:rsid w:val="00601F51"/>
    <w:rsid w:val="00602089"/>
    <w:rsid w:val="00602183"/>
    <w:rsid w:val="006022AF"/>
    <w:rsid w:val="006022C5"/>
    <w:rsid w:val="00602701"/>
    <w:rsid w:val="006028FE"/>
    <w:rsid w:val="00602907"/>
    <w:rsid w:val="00602EA7"/>
    <w:rsid w:val="00602EBD"/>
    <w:rsid w:val="00602F2A"/>
    <w:rsid w:val="00603762"/>
    <w:rsid w:val="0060378C"/>
    <w:rsid w:val="00603C2B"/>
    <w:rsid w:val="00603C5A"/>
    <w:rsid w:val="00603CD9"/>
    <w:rsid w:val="00603CE0"/>
    <w:rsid w:val="00603CEB"/>
    <w:rsid w:val="00603D34"/>
    <w:rsid w:val="0060451D"/>
    <w:rsid w:val="006048BB"/>
    <w:rsid w:val="00604923"/>
    <w:rsid w:val="0060497A"/>
    <w:rsid w:val="00604B79"/>
    <w:rsid w:val="00604E57"/>
    <w:rsid w:val="00604EFE"/>
    <w:rsid w:val="00604F1E"/>
    <w:rsid w:val="00604FE2"/>
    <w:rsid w:val="006053E2"/>
    <w:rsid w:val="006055E9"/>
    <w:rsid w:val="0060568A"/>
    <w:rsid w:val="00605857"/>
    <w:rsid w:val="00605A07"/>
    <w:rsid w:val="00605A58"/>
    <w:rsid w:val="00605C8D"/>
    <w:rsid w:val="00606054"/>
    <w:rsid w:val="0060632E"/>
    <w:rsid w:val="006066D8"/>
    <w:rsid w:val="00606E4C"/>
    <w:rsid w:val="00606E7B"/>
    <w:rsid w:val="00607D6C"/>
    <w:rsid w:val="00607FEE"/>
    <w:rsid w:val="00610083"/>
    <w:rsid w:val="006101FF"/>
    <w:rsid w:val="0061020B"/>
    <w:rsid w:val="00610844"/>
    <w:rsid w:val="00610CF5"/>
    <w:rsid w:val="00610D17"/>
    <w:rsid w:val="00610DFC"/>
    <w:rsid w:val="0061128E"/>
    <w:rsid w:val="0061133D"/>
    <w:rsid w:val="00611836"/>
    <w:rsid w:val="0061201F"/>
    <w:rsid w:val="00612DF4"/>
    <w:rsid w:val="00612F81"/>
    <w:rsid w:val="0061307B"/>
    <w:rsid w:val="00613148"/>
    <w:rsid w:val="0061324D"/>
    <w:rsid w:val="006133A0"/>
    <w:rsid w:val="00613491"/>
    <w:rsid w:val="00613615"/>
    <w:rsid w:val="00613953"/>
    <w:rsid w:val="00613E32"/>
    <w:rsid w:val="00613EAC"/>
    <w:rsid w:val="00614032"/>
    <w:rsid w:val="00614404"/>
    <w:rsid w:val="00614C10"/>
    <w:rsid w:val="00614C11"/>
    <w:rsid w:val="00614DC0"/>
    <w:rsid w:val="00614F38"/>
    <w:rsid w:val="00614F3C"/>
    <w:rsid w:val="006153A9"/>
    <w:rsid w:val="00615616"/>
    <w:rsid w:val="00615687"/>
    <w:rsid w:val="006156B6"/>
    <w:rsid w:val="006158DC"/>
    <w:rsid w:val="00615B08"/>
    <w:rsid w:val="00615E23"/>
    <w:rsid w:val="006160EF"/>
    <w:rsid w:val="00616390"/>
    <w:rsid w:val="0061657E"/>
    <w:rsid w:val="00616B46"/>
    <w:rsid w:val="00616BA9"/>
    <w:rsid w:val="00616D4D"/>
    <w:rsid w:val="0061728C"/>
    <w:rsid w:val="006177C6"/>
    <w:rsid w:val="0061798C"/>
    <w:rsid w:val="00617C53"/>
    <w:rsid w:val="00617E28"/>
    <w:rsid w:val="00617FD4"/>
    <w:rsid w:val="0062041C"/>
    <w:rsid w:val="00620BC3"/>
    <w:rsid w:val="00620FC9"/>
    <w:rsid w:val="00621247"/>
    <w:rsid w:val="006212EF"/>
    <w:rsid w:val="00621631"/>
    <w:rsid w:val="00621A58"/>
    <w:rsid w:val="00621E23"/>
    <w:rsid w:val="00622029"/>
    <w:rsid w:val="00622562"/>
    <w:rsid w:val="00622769"/>
    <w:rsid w:val="00622B4C"/>
    <w:rsid w:val="00622C44"/>
    <w:rsid w:val="0062318F"/>
    <w:rsid w:val="0062326A"/>
    <w:rsid w:val="00623734"/>
    <w:rsid w:val="006238DE"/>
    <w:rsid w:val="00623E02"/>
    <w:rsid w:val="006243EF"/>
    <w:rsid w:val="006248D7"/>
    <w:rsid w:val="006248E5"/>
    <w:rsid w:val="0062496A"/>
    <w:rsid w:val="00625148"/>
    <w:rsid w:val="006259EC"/>
    <w:rsid w:val="00625CB7"/>
    <w:rsid w:val="00625E52"/>
    <w:rsid w:val="00625F00"/>
    <w:rsid w:val="00626104"/>
    <w:rsid w:val="00626417"/>
    <w:rsid w:val="0062662A"/>
    <w:rsid w:val="00626B40"/>
    <w:rsid w:val="00626D36"/>
    <w:rsid w:val="00627052"/>
    <w:rsid w:val="006270E1"/>
    <w:rsid w:val="006273C4"/>
    <w:rsid w:val="0062750F"/>
    <w:rsid w:val="00627699"/>
    <w:rsid w:val="006278ED"/>
    <w:rsid w:val="00627910"/>
    <w:rsid w:val="00627EF7"/>
    <w:rsid w:val="00627FA6"/>
    <w:rsid w:val="00630058"/>
    <w:rsid w:val="006304D4"/>
    <w:rsid w:val="00630B47"/>
    <w:rsid w:val="00630B89"/>
    <w:rsid w:val="00630E6D"/>
    <w:rsid w:val="00630E8A"/>
    <w:rsid w:val="006311F3"/>
    <w:rsid w:val="006311F7"/>
    <w:rsid w:val="006314C6"/>
    <w:rsid w:val="006315ED"/>
    <w:rsid w:val="00631A01"/>
    <w:rsid w:val="00631A10"/>
    <w:rsid w:val="00631D50"/>
    <w:rsid w:val="00631F12"/>
    <w:rsid w:val="00631FC3"/>
    <w:rsid w:val="006325BE"/>
    <w:rsid w:val="00632607"/>
    <w:rsid w:val="0063281B"/>
    <w:rsid w:val="0063284E"/>
    <w:rsid w:val="00632912"/>
    <w:rsid w:val="0063297A"/>
    <w:rsid w:val="00632B42"/>
    <w:rsid w:val="006332BF"/>
    <w:rsid w:val="00633567"/>
    <w:rsid w:val="006337EA"/>
    <w:rsid w:val="00633FEF"/>
    <w:rsid w:val="00634143"/>
    <w:rsid w:val="006341DF"/>
    <w:rsid w:val="0063455E"/>
    <w:rsid w:val="00634ADC"/>
    <w:rsid w:val="00634E66"/>
    <w:rsid w:val="00634F66"/>
    <w:rsid w:val="00635DD4"/>
    <w:rsid w:val="00635FAF"/>
    <w:rsid w:val="006360AD"/>
    <w:rsid w:val="006360FE"/>
    <w:rsid w:val="00636212"/>
    <w:rsid w:val="006365E5"/>
    <w:rsid w:val="006367FD"/>
    <w:rsid w:val="006373C3"/>
    <w:rsid w:val="0063769A"/>
    <w:rsid w:val="006376AA"/>
    <w:rsid w:val="00637DF1"/>
    <w:rsid w:val="006402BF"/>
    <w:rsid w:val="006403F3"/>
    <w:rsid w:val="006404D9"/>
    <w:rsid w:val="006405C2"/>
    <w:rsid w:val="006411D1"/>
    <w:rsid w:val="00641572"/>
    <w:rsid w:val="00641719"/>
    <w:rsid w:val="0064187F"/>
    <w:rsid w:val="00641B37"/>
    <w:rsid w:val="00641C2E"/>
    <w:rsid w:val="00642047"/>
    <w:rsid w:val="00642202"/>
    <w:rsid w:val="00642331"/>
    <w:rsid w:val="0064251C"/>
    <w:rsid w:val="00642778"/>
    <w:rsid w:val="00642DF8"/>
    <w:rsid w:val="00642FE6"/>
    <w:rsid w:val="00642FFE"/>
    <w:rsid w:val="0064336E"/>
    <w:rsid w:val="00643601"/>
    <w:rsid w:val="006438CF"/>
    <w:rsid w:val="00643924"/>
    <w:rsid w:val="00643C02"/>
    <w:rsid w:val="00643F4C"/>
    <w:rsid w:val="00643F6A"/>
    <w:rsid w:val="00644038"/>
    <w:rsid w:val="00644525"/>
    <w:rsid w:val="006445B6"/>
    <w:rsid w:val="00644AB1"/>
    <w:rsid w:val="00644B6E"/>
    <w:rsid w:val="00644D41"/>
    <w:rsid w:val="006451FB"/>
    <w:rsid w:val="00645444"/>
    <w:rsid w:val="00645546"/>
    <w:rsid w:val="006457C1"/>
    <w:rsid w:val="00645E21"/>
    <w:rsid w:val="006460DF"/>
    <w:rsid w:val="0064611E"/>
    <w:rsid w:val="00646510"/>
    <w:rsid w:val="00646CD5"/>
    <w:rsid w:val="006470B2"/>
    <w:rsid w:val="00647552"/>
    <w:rsid w:val="00647BEA"/>
    <w:rsid w:val="00647FBA"/>
    <w:rsid w:val="00650296"/>
    <w:rsid w:val="00650826"/>
    <w:rsid w:val="00650841"/>
    <w:rsid w:val="00650B18"/>
    <w:rsid w:val="00650C4D"/>
    <w:rsid w:val="00651204"/>
    <w:rsid w:val="0065122A"/>
    <w:rsid w:val="00651425"/>
    <w:rsid w:val="00651471"/>
    <w:rsid w:val="0065164C"/>
    <w:rsid w:val="00651651"/>
    <w:rsid w:val="006516BF"/>
    <w:rsid w:val="00651B2F"/>
    <w:rsid w:val="00651B4A"/>
    <w:rsid w:val="00651DC2"/>
    <w:rsid w:val="00652478"/>
    <w:rsid w:val="0065264C"/>
    <w:rsid w:val="006526B4"/>
    <w:rsid w:val="00652BAE"/>
    <w:rsid w:val="00653112"/>
    <w:rsid w:val="00653269"/>
    <w:rsid w:val="00653564"/>
    <w:rsid w:val="006538C1"/>
    <w:rsid w:val="00653B92"/>
    <w:rsid w:val="00653CDA"/>
    <w:rsid w:val="00653DE0"/>
    <w:rsid w:val="00653FE7"/>
    <w:rsid w:val="006540BA"/>
    <w:rsid w:val="006549EA"/>
    <w:rsid w:val="0065527D"/>
    <w:rsid w:val="006556EE"/>
    <w:rsid w:val="00655733"/>
    <w:rsid w:val="00655782"/>
    <w:rsid w:val="00655789"/>
    <w:rsid w:val="006557BD"/>
    <w:rsid w:val="00655CD5"/>
    <w:rsid w:val="00655D91"/>
    <w:rsid w:val="00655DC3"/>
    <w:rsid w:val="00655DF7"/>
    <w:rsid w:val="00655E3A"/>
    <w:rsid w:val="00656159"/>
    <w:rsid w:val="0065686C"/>
    <w:rsid w:val="00656949"/>
    <w:rsid w:val="00656B09"/>
    <w:rsid w:val="00656D98"/>
    <w:rsid w:val="006571AC"/>
    <w:rsid w:val="006571D7"/>
    <w:rsid w:val="00657595"/>
    <w:rsid w:val="00657599"/>
    <w:rsid w:val="0065761C"/>
    <w:rsid w:val="0066010E"/>
    <w:rsid w:val="006601C5"/>
    <w:rsid w:val="006607FB"/>
    <w:rsid w:val="00660A93"/>
    <w:rsid w:val="00660E8F"/>
    <w:rsid w:val="00661597"/>
    <w:rsid w:val="006615A6"/>
    <w:rsid w:val="00661745"/>
    <w:rsid w:val="00661C1E"/>
    <w:rsid w:val="00661D7E"/>
    <w:rsid w:val="00661EE7"/>
    <w:rsid w:val="00661FEF"/>
    <w:rsid w:val="00662175"/>
    <w:rsid w:val="006628BD"/>
    <w:rsid w:val="00662A3E"/>
    <w:rsid w:val="00662A51"/>
    <w:rsid w:val="00662BAE"/>
    <w:rsid w:val="00662C08"/>
    <w:rsid w:val="00662E18"/>
    <w:rsid w:val="00662EDC"/>
    <w:rsid w:val="0066312D"/>
    <w:rsid w:val="00663233"/>
    <w:rsid w:val="0066335E"/>
    <w:rsid w:val="006634A3"/>
    <w:rsid w:val="006635AC"/>
    <w:rsid w:val="00663B0F"/>
    <w:rsid w:val="00663BBA"/>
    <w:rsid w:val="00663CE4"/>
    <w:rsid w:val="00664107"/>
    <w:rsid w:val="006645FE"/>
    <w:rsid w:val="00664641"/>
    <w:rsid w:val="006646F1"/>
    <w:rsid w:val="006648F6"/>
    <w:rsid w:val="00664EC9"/>
    <w:rsid w:val="00665088"/>
    <w:rsid w:val="00665247"/>
    <w:rsid w:val="00665333"/>
    <w:rsid w:val="006654F4"/>
    <w:rsid w:val="006655E6"/>
    <w:rsid w:val="0066565E"/>
    <w:rsid w:val="00665AF7"/>
    <w:rsid w:val="00665BB6"/>
    <w:rsid w:val="00665E12"/>
    <w:rsid w:val="00665ECE"/>
    <w:rsid w:val="0066619F"/>
    <w:rsid w:val="00666841"/>
    <w:rsid w:val="00666989"/>
    <w:rsid w:val="00666AE1"/>
    <w:rsid w:val="00666B0E"/>
    <w:rsid w:val="00666C9E"/>
    <w:rsid w:val="00666CAB"/>
    <w:rsid w:val="00666DEB"/>
    <w:rsid w:val="00666EEA"/>
    <w:rsid w:val="00667072"/>
    <w:rsid w:val="00667489"/>
    <w:rsid w:val="00667778"/>
    <w:rsid w:val="006677F1"/>
    <w:rsid w:val="00667A05"/>
    <w:rsid w:val="00667B0E"/>
    <w:rsid w:val="00667E60"/>
    <w:rsid w:val="006704FF"/>
    <w:rsid w:val="00670937"/>
    <w:rsid w:val="0067104D"/>
    <w:rsid w:val="0067157B"/>
    <w:rsid w:val="00671709"/>
    <w:rsid w:val="00671A77"/>
    <w:rsid w:val="00671B55"/>
    <w:rsid w:val="00671E48"/>
    <w:rsid w:val="00671F98"/>
    <w:rsid w:val="006720DF"/>
    <w:rsid w:val="00672203"/>
    <w:rsid w:val="00672560"/>
    <w:rsid w:val="006725BE"/>
    <w:rsid w:val="0067297E"/>
    <w:rsid w:val="006729B6"/>
    <w:rsid w:val="006729EA"/>
    <w:rsid w:val="00672A92"/>
    <w:rsid w:val="00672C0E"/>
    <w:rsid w:val="00672CB7"/>
    <w:rsid w:val="00672D1E"/>
    <w:rsid w:val="00672EB1"/>
    <w:rsid w:val="00673B6E"/>
    <w:rsid w:val="00673F5F"/>
    <w:rsid w:val="00673F7A"/>
    <w:rsid w:val="006745F2"/>
    <w:rsid w:val="00674743"/>
    <w:rsid w:val="006747E8"/>
    <w:rsid w:val="0067492C"/>
    <w:rsid w:val="00674CFB"/>
    <w:rsid w:val="00674DB6"/>
    <w:rsid w:val="0067516F"/>
    <w:rsid w:val="00675790"/>
    <w:rsid w:val="006759FF"/>
    <w:rsid w:val="00675AC7"/>
    <w:rsid w:val="00675D55"/>
    <w:rsid w:val="00675EC1"/>
    <w:rsid w:val="00675F50"/>
    <w:rsid w:val="0067629D"/>
    <w:rsid w:val="00676496"/>
    <w:rsid w:val="006765AA"/>
    <w:rsid w:val="006765C3"/>
    <w:rsid w:val="006765D7"/>
    <w:rsid w:val="0067662B"/>
    <w:rsid w:val="0067664E"/>
    <w:rsid w:val="00676CDC"/>
    <w:rsid w:val="00677247"/>
    <w:rsid w:val="0067738D"/>
    <w:rsid w:val="0067749A"/>
    <w:rsid w:val="00677B88"/>
    <w:rsid w:val="00677CEC"/>
    <w:rsid w:val="006802EC"/>
    <w:rsid w:val="006802F4"/>
    <w:rsid w:val="0068067B"/>
    <w:rsid w:val="006806B7"/>
    <w:rsid w:val="0068072F"/>
    <w:rsid w:val="006807DB"/>
    <w:rsid w:val="00680E82"/>
    <w:rsid w:val="00681053"/>
    <w:rsid w:val="0068117F"/>
    <w:rsid w:val="00681318"/>
    <w:rsid w:val="006817B7"/>
    <w:rsid w:val="006819F2"/>
    <w:rsid w:val="00681AAB"/>
    <w:rsid w:val="0068234B"/>
    <w:rsid w:val="00682AD7"/>
    <w:rsid w:val="00682BF9"/>
    <w:rsid w:val="00683102"/>
    <w:rsid w:val="0068314A"/>
    <w:rsid w:val="00683263"/>
    <w:rsid w:val="00683927"/>
    <w:rsid w:val="00683E90"/>
    <w:rsid w:val="00684263"/>
    <w:rsid w:val="006844B0"/>
    <w:rsid w:val="0068452F"/>
    <w:rsid w:val="0068471D"/>
    <w:rsid w:val="00684A84"/>
    <w:rsid w:val="00684B5F"/>
    <w:rsid w:val="006858F7"/>
    <w:rsid w:val="006859B7"/>
    <w:rsid w:val="00685A99"/>
    <w:rsid w:val="00686015"/>
    <w:rsid w:val="0068608C"/>
    <w:rsid w:val="00686101"/>
    <w:rsid w:val="006864D4"/>
    <w:rsid w:val="0068684E"/>
    <w:rsid w:val="006869AE"/>
    <w:rsid w:val="00687646"/>
    <w:rsid w:val="00687717"/>
    <w:rsid w:val="00687993"/>
    <w:rsid w:val="00687D28"/>
    <w:rsid w:val="00687DE8"/>
    <w:rsid w:val="00690049"/>
    <w:rsid w:val="006903A5"/>
    <w:rsid w:val="00690DC1"/>
    <w:rsid w:val="00690F7A"/>
    <w:rsid w:val="00691779"/>
    <w:rsid w:val="0069195A"/>
    <w:rsid w:val="006920D9"/>
    <w:rsid w:val="00692183"/>
    <w:rsid w:val="00692439"/>
    <w:rsid w:val="0069274E"/>
    <w:rsid w:val="00692991"/>
    <w:rsid w:val="006929CE"/>
    <w:rsid w:val="00692D94"/>
    <w:rsid w:val="00692DBA"/>
    <w:rsid w:val="006931D4"/>
    <w:rsid w:val="00693489"/>
    <w:rsid w:val="006935BE"/>
    <w:rsid w:val="006935F2"/>
    <w:rsid w:val="00693904"/>
    <w:rsid w:val="00693E7E"/>
    <w:rsid w:val="00693EBB"/>
    <w:rsid w:val="0069437F"/>
    <w:rsid w:val="00694735"/>
    <w:rsid w:val="0069485B"/>
    <w:rsid w:val="00694D59"/>
    <w:rsid w:val="00695653"/>
    <w:rsid w:val="00695C7D"/>
    <w:rsid w:val="00695CF7"/>
    <w:rsid w:val="0069633F"/>
    <w:rsid w:val="006963F9"/>
    <w:rsid w:val="006967D0"/>
    <w:rsid w:val="00696F86"/>
    <w:rsid w:val="0069751F"/>
    <w:rsid w:val="00697B74"/>
    <w:rsid w:val="00697D56"/>
    <w:rsid w:val="00697DE9"/>
    <w:rsid w:val="00697FB1"/>
    <w:rsid w:val="0069F242"/>
    <w:rsid w:val="006A0943"/>
    <w:rsid w:val="006A11A7"/>
    <w:rsid w:val="006A1315"/>
    <w:rsid w:val="006A1343"/>
    <w:rsid w:val="006A1842"/>
    <w:rsid w:val="006A19C8"/>
    <w:rsid w:val="006A1D0E"/>
    <w:rsid w:val="006A1D29"/>
    <w:rsid w:val="006A1DD3"/>
    <w:rsid w:val="006A1FC0"/>
    <w:rsid w:val="006A220A"/>
    <w:rsid w:val="006A2907"/>
    <w:rsid w:val="006A2A09"/>
    <w:rsid w:val="006A2B7E"/>
    <w:rsid w:val="006A2BBE"/>
    <w:rsid w:val="006A2C8A"/>
    <w:rsid w:val="006A2EDD"/>
    <w:rsid w:val="006A301B"/>
    <w:rsid w:val="006A3035"/>
    <w:rsid w:val="006A329A"/>
    <w:rsid w:val="006A346C"/>
    <w:rsid w:val="006A370C"/>
    <w:rsid w:val="006A38AC"/>
    <w:rsid w:val="006A3AE6"/>
    <w:rsid w:val="006A4144"/>
    <w:rsid w:val="006A42B5"/>
    <w:rsid w:val="006A4528"/>
    <w:rsid w:val="006A46C1"/>
    <w:rsid w:val="006A487C"/>
    <w:rsid w:val="006A493E"/>
    <w:rsid w:val="006A4BE1"/>
    <w:rsid w:val="006A51C3"/>
    <w:rsid w:val="006A557F"/>
    <w:rsid w:val="006A562B"/>
    <w:rsid w:val="006A6673"/>
    <w:rsid w:val="006A684D"/>
    <w:rsid w:val="006A69F2"/>
    <w:rsid w:val="006A702D"/>
    <w:rsid w:val="006A7333"/>
    <w:rsid w:val="006A7511"/>
    <w:rsid w:val="006A7A77"/>
    <w:rsid w:val="006A7AD3"/>
    <w:rsid w:val="006A7C06"/>
    <w:rsid w:val="006A7FC7"/>
    <w:rsid w:val="006B0065"/>
    <w:rsid w:val="006B0444"/>
    <w:rsid w:val="006B0BAD"/>
    <w:rsid w:val="006B0F4F"/>
    <w:rsid w:val="006B1055"/>
    <w:rsid w:val="006B113C"/>
    <w:rsid w:val="006B116B"/>
    <w:rsid w:val="006B1247"/>
    <w:rsid w:val="006B15F0"/>
    <w:rsid w:val="006B198F"/>
    <w:rsid w:val="006B1EF3"/>
    <w:rsid w:val="006B1F18"/>
    <w:rsid w:val="006B2022"/>
    <w:rsid w:val="006B26CC"/>
    <w:rsid w:val="006B278C"/>
    <w:rsid w:val="006B2A2B"/>
    <w:rsid w:val="006B2C40"/>
    <w:rsid w:val="006B326D"/>
    <w:rsid w:val="006B37FE"/>
    <w:rsid w:val="006B3E4B"/>
    <w:rsid w:val="006B3F6A"/>
    <w:rsid w:val="006B4017"/>
    <w:rsid w:val="006B42AA"/>
    <w:rsid w:val="006B48C7"/>
    <w:rsid w:val="006B4C36"/>
    <w:rsid w:val="006B521C"/>
    <w:rsid w:val="006B5301"/>
    <w:rsid w:val="006B53FB"/>
    <w:rsid w:val="006B5681"/>
    <w:rsid w:val="006B5808"/>
    <w:rsid w:val="006B5959"/>
    <w:rsid w:val="006B5AD0"/>
    <w:rsid w:val="006B5B1E"/>
    <w:rsid w:val="006B5C2C"/>
    <w:rsid w:val="006B5CE8"/>
    <w:rsid w:val="006B5E11"/>
    <w:rsid w:val="006B627B"/>
    <w:rsid w:val="006B629A"/>
    <w:rsid w:val="006B62F0"/>
    <w:rsid w:val="006B6406"/>
    <w:rsid w:val="006B6876"/>
    <w:rsid w:val="006B6CBE"/>
    <w:rsid w:val="006B6E5B"/>
    <w:rsid w:val="006B6EDC"/>
    <w:rsid w:val="006B70BD"/>
    <w:rsid w:val="006B73A1"/>
    <w:rsid w:val="006B7FD7"/>
    <w:rsid w:val="006C03AD"/>
    <w:rsid w:val="006C089B"/>
    <w:rsid w:val="006C093C"/>
    <w:rsid w:val="006C093D"/>
    <w:rsid w:val="006C0D97"/>
    <w:rsid w:val="006C1034"/>
    <w:rsid w:val="006C107E"/>
    <w:rsid w:val="006C11B2"/>
    <w:rsid w:val="006C13BF"/>
    <w:rsid w:val="006C1476"/>
    <w:rsid w:val="006C1B37"/>
    <w:rsid w:val="006C1C3A"/>
    <w:rsid w:val="006C1C54"/>
    <w:rsid w:val="006C1DA9"/>
    <w:rsid w:val="006C1F28"/>
    <w:rsid w:val="006C23ED"/>
    <w:rsid w:val="006C24DE"/>
    <w:rsid w:val="006C2619"/>
    <w:rsid w:val="006C2B0B"/>
    <w:rsid w:val="006C2B61"/>
    <w:rsid w:val="006C2C88"/>
    <w:rsid w:val="006C2E44"/>
    <w:rsid w:val="006C30D3"/>
    <w:rsid w:val="006C3566"/>
    <w:rsid w:val="006C39DE"/>
    <w:rsid w:val="006C3BA6"/>
    <w:rsid w:val="006C3C60"/>
    <w:rsid w:val="006C3D6E"/>
    <w:rsid w:val="006C3F55"/>
    <w:rsid w:val="006C3F80"/>
    <w:rsid w:val="006C3FD6"/>
    <w:rsid w:val="006C4110"/>
    <w:rsid w:val="006C4347"/>
    <w:rsid w:val="006C43A1"/>
    <w:rsid w:val="006C45A8"/>
    <w:rsid w:val="006C4AE6"/>
    <w:rsid w:val="006C4F36"/>
    <w:rsid w:val="006C4FB6"/>
    <w:rsid w:val="006C541E"/>
    <w:rsid w:val="006C5782"/>
    <w:rsid w:val="006C5C72"/>
    <w:rsid w:val="006C5C7C"/>
    <w:rsid w:val="006C5F3A"/>
    <w:rsid w:val="006C5F4F"/>
    <w:rsid w:val="006C61DA"/>
    <w:rsid w:val="006C6299"/>
    <w:rsid w:val="006C6607"/>
    <w:rsid w:val="006C6679"/>
    <w:rsid w:val="006C6B59"/>
    <w:rsid w:val="006C6BA8"/>
    <w:rsid w:val="006C6C15"/>
    <w:rsid w:val="006C6F09"/>
    <w:rsid w:val="006C760C"/>
    <w:rsid w:val="006C77E5"/>
    <w:rsid w:val="006C78AA"/>
    <w:rsid w:val="006C7D95"/>
    <w:rsid w:val="006D0103"/>
    <w:rsid w:val="006D0762"/>
    <w:rsid w:val="006D0955"/>
    <w:rsid w:val="006D0B33"/>
    <w:rsid w:val="006D0C34"/>
    <w:rsid w:val="006D0D53"/>
    <w:rsid w:val="006D0ECF"/>
    <w:rsid w:val="006D1839"/>
    <w:rsid w:val="006D18F3"/>
    <w:rsid w:val="006D1937"/>
    <w:rsid w:val="006D1BD3"/>
    <w:rsid w:val="006D22B9"/>
    <w:rsid w:val="006D2453"/>
    <w:rsid w:val="006D2809"/>
    <w:rsid w:val="006D32AF"/>
    <w:rsid w:val="006D4153"/>
    <w:rsid w:val="006D4249"/>
    <w:rsid w:val="006D46BB"/>
    <w:rsid w:val="006D4D0D"/>
    <w:rsid w:val="006D4E5F"/>
    <w:rsid w:val="006D521C"/>
    <w:rsid w:val="006D57B6"/>
    <w:rsid w:val="006D5D13"/>
    <w:rsid w:val="006D5F7E"/>
    <w:rsid w:val="006D608C"/>
    <w:rsid w:val="006D66AA"/>
    <w:rsid w:val="006D68F7"/>
    <w:rsid w:val="006D6BF6"/>
    <w:rsid w:val="006D70FA"/>
    <w:rsid w:val="006D714A"/>
    <w:rsid w:val="006D7264"/>
    <w:rsid w:val="006D7A48"/>
    <w:rsid w:val="006D7F9A"/>
    <w:rsid w:val="006E026F"/>
    <w:rsid w:val="006E0301"/>
    <w:rsid w:val="006E0599"/>
    <w:rsid w:val="006E073D"/>
    <w:rsid w:val="006E0A9B"/>
    <w:rsid w:val="006E0E6D"/>
    <w:rsid w:val="006E0F84"/>
    <w:rsid w:val="006E125F"/>
    <w:rsid w:val="006E1655"/>
    <w:rsid w:val="006E1C10"/>
    <w:rsid w:val="006E1CCE"/>
    <w:rsid w:val="006E1D2D"/>
    <w:rsid w:val="006E1FF7"/>
    <w:rsid w:val="006E2180"/>
    <w:rsid w:val="006E2A6A"/>
    <w:rsid w:val="006E2AD4"/>
    <w:rsid w:val="006E2F01"/>
    <w:rsid w:val="006E2F62"/>
    <w:rsid w:val="006E4172"/>
    <w:rsid w:val="006E4273"/>
    <w:rsid w:val="006E471A"/>
    <w:rsid w:val="006E4F12"/>
    <w:rsid w:val="006E567F"/>
    <w:rsid w:val="006E5A21"/>
    <w:rsid w:val="006E5CD7"/>
    <w:rsid w:val="006E6060"/>
    <w:rsid w:val="006E606C"/>
    <w:rsid w:val="006E60AC"/>
    <w:rsid w:val="006E6209"/>
    <w:rsid w:val="006E6301"/>
    <w:rsid w:val="006E6303"/>
    <w:rsid w:val="006E6357"/>
    <w:rsid w:val="006E6632"/>
    <w:rsid w:val="006E6813"/>
    <w:rsid w:val="006E6BF3"/>
    <w:rsid w:val="006E6C99"/>
    <w:rsid w:val="006E6F3E"/>
    <w:rsid w:val="006E6F44"/>
    <w:rsid w:val="006E7329"/>
    <w:rsid w:val="006E73F4"/>
    <w:rsid w:val="006E74AF"/>
    <w:rsid w:val="006E772C"/>
    <w:rsid w:val="006E7904"/>
    <w:rsid w:val="006E7BE0"/>
    <w:rsid w:val="006E7CA5"/>
    <w:rsid w:val="006F0A05"/>
    <w:rsid w:val="006F12BE"/>
    <w:rsid w:val="006F1968"/>
    <w:rsid w:val="006F1A42"/>
    <w:rsid w:val="006F1B54"/>
    <w:rsid w:val="006F1D96"/>
    <w:rsid w:val="006F20F4"/>
    <w:rsid w:val="006F2235"/>
    <w:rsid w:val="006F253B"/>
    <w:rsid w:val="006F2AB0"/>
    <w:rsid w:val="006F2B1F"/>
    <w:rsid w:val="006F2B8D"/>
    <w:rsid w:val="006F2D1C"/>
    <w:rsid w:val="006F2F26"/>
    <w:rsid w:val="006F30A3"/>
    <w:rsid w:val="006F3208"/>
    <w:rsid w:val="006F3528"/>
    <w:rsid w:val="006F3E4D"/>
    <w:rsid w:val="006F4248"/>
    <w:rsid w:val="006F44BA"/>
    <w:rsid w:val="006F480C"/>
    <w:rsid w:val="006F4A52"/>
    <w:rsid w:val="006F4D21"/>
    <w:rsid w:val="006F5091"/>
    <w:rsid w:val="006F52CA"/>
    <w:rsid w:val="006F52E4"/>
    <w:rsid w:val="006F5BAE"/>
    <w:rsid w:val="006F5E08"/>
    <w:rsid w:val="006F5EA9"/>
    <w:rsid w:val="006F5EAA"/>
    <w:rsid w:val="006F6264"/>
    <w:rsid w:val="006F63BA"/>
    <w:rsid w:val="006F64AD"/>
    <w:rsid w:val="006F69EF"/>
    <w:rsid w:val="006F6B37"/>
    <w:rsid w:val="006F6ED8"/>
    <w:rsid w:val="006F7037"/>
    <w:rsid w:val="006F7177"/>
    <w:rsid w:val="006F7236"/>
    <w:rsid w:val="006F73E3"/>
    <w:rsid w:val="006F7734"/>
    <w:rsid w:val="006F7A11"/>
    <w:rsid w:val="006F7AA0"/>
    <w:rsid w:val="006F7E50"/>
    <w:rsid w:val="006F7F6B"/>
    <w:rsid w:val="00700117"/>
    <w:rsid w:val="00700194"/>
    <w:rsid w:val="0070161E"/>
    <w:rsid w:val="00701999"/>
    <w:rsid w:val="00701E5F"/>
    <w:rsid w:val="00701FC6"/>
    <w:rsid w:val="007021EA"/>
    <w:rsid w:val="007022CC"/>
    <w:rsid w:val="007022FF"/>
    <w:rsid w:val="007024B1"/>
    <w:rsid w:val="007030CB"/>
    <w:rsid w:val="00703404"/>
    <w:rsid w:val="00703518"/>
    <w:rsid w:val="007038D5"/>
    <w:rsid w:val="00703CCB"/>
    <w:rsid w:val="00703D89"/>
    <w:rsid w:val="00703E37"/>
    <w:rsid w:val="0070427E"/>
    <w:rsid w:val="00704450"/>
    <w:rsid w:val="00705113"/>
    <w:rsid w:val="00705D79"/>
    <w:rsid w:val="00705F64"/>
    <w:rsid w:val="00706BBB"/>
    <w:rsid w:val="00706C06"/>
    <w:rsid w:val="00706E10"/>
    <w:rsid w:val="007071DD"/>
    <w:rsid w:val="00707647"/>
    <w:rsid w:val="007078C9"/>
    <w:rsid w:val="007078E3"/>
    <w:rsid w:val="0070790B"/>
    <w:rsid w:val="0070795E"/>
    <w:rsid w:val="00707C62"/>
    <w:rsid w:val="00707E13"/>
    <w:rsid w:val="00707FD6"/>
    <w:rsid w:val="00710281"/>
    <w:rsid w:val="007105BC"/>
    <w:rsid w:val="0071065B"/>
    <w:rsid w:val="00711415"/>
    <w:rsid w:val="0071168A"/>
    <w:rsid w:val="007116BA"/>
    <w:rsid w:val="00711931"/>
    <w:rsid w:val="007120E0"/>
    <w:rsid w:val="00712200"/>
    <w:rsid w:val="0071223E"/>
    <w:rsid w:val="007122E7"/>
    <w:rsid w:val="00712434"/>
    <w:rsid w:val="0071254E"/>
    <w:rsid w:val="007125A3"/>
    <w:rsid w:val="00712B2D"/>
    <w:rsid w:val="00712ED9"/>
    <w:rsid w:val="0071302E"/>
    <w:rsid w:val="00713473"/>
    <w:rsid w:val="0071377E"/>
    <w:rsid w:val="00713BC7"/>
    <w:rsid w:val="007141CD"/>
    <w:rsid w:val="007141DE"/>
    <w:rsid w:val="007143E2"/>
    <w:rsid w:val="00714AEE"/>
    <w:rsid w:val="00714CBE"/>
    <w:rsid w:val="0071514A"/>
    <w:rsid w:val="00715163"/>
    <w:rsid w:val="00715631"/>
    <w:rsid w:val="0071584E"/>
    <w:rsid w:val="00715853"/>
    <w:rsid w:val="00715974"/>
    <w:rsid w:val="00715A81"/>
    <w:rsid w:val="007162B6"/>
    <w:rsid w:val="007162CE"/>
    <w:rsid w:val="007162E2"/>
    <w:rsid w:val="0071632E"/>
    <w:rsid w:val="007165F7"/>
    <w:rsid w:val="007166F1"/>
    <w:rsid w:val="00716A93"/>
    <w:rsid w:val="00716B46"/>
    <w:rsid w:val="007171AF"/>
    <w:rsid w:val="007171E4"/>
    <w:rsid w:val="00717604"/>
    <w:rsid w:val="00717C65"/>
    <w:rsid w:val="00717D87"/>
    <w:rsid w:val="00717F3D"/>
    <w:rsid w:val="00720306"/>
    <w:rsid w:val="0072048F"/>
    <w:rsid w:val="00720504"/>
    <w:rsid w:val="0072097C"/>
    <w:rsid w:val="00720CC5"/>
    <w:rsid w:val="00720DA6"/>
    <w:rsid w:val="00720E23"/>
    <w:rsid w:val="00721131"/>
    <w:rsid w:val="00721256"/>
    <w:rsid w:val="0072148F"/>
    <w:rsid w:val="00721982"/>
    <w:rsid w:val="00721C2B"/>
    <w:rsid w:val="00721CD4"/>
    <w:rsid w:val="00721E19"/>
    <w:rsid w:val="00721F3E"/>
    <w:rsid w:val="007221FE"/>
    <w:rsid w:val="00722D09"/>
    <w:rsid w:val="00722E91"/>
    <w:rsid w:val="00722E96"/>
    <w:rsid w:val="00723082"/>
    <w:rsid w:val="00723300"/>
    <w:rsid w:val="00723446"/>
    <w:rsid w:val="007234C8"/>
    <w:rsid w:val="00723D91"/>
    <w:rsid w:val="00723E0E"/>
    <w:rsid w:val="0072418E"/>
    <w:rsid w:val="0072425E"/>
    <w:rsid w:val="00724274"/>
    <w:rsid w:val="00724633"/>
    <w:rsid w:val="00724A72"/>
    <w:rsid w:val="00724EE7"/>
    <w:rsid w:val="00725371"/>
    <w:rsid w:val="007254C6"/>
    <w:rsid w:val="0072579C"/>
    <w:rsid w:val="0072582A"/>
    <w:rsid w:val="007259B5"/>
    <w:rsid w:val="007259D8"/>
    <w:rsid w:val="00726441"/>
    <w:rsid w:val="007268B7"/>
    <w:rsid w:val="00726B8E"/>
    <w:rsid w:val="00726EFA"/>
    <w:rsid w:val="00727590"/>
    <w:rsid w:val="0072782A"/>
    <w:rsid w:val="00727F83"/>
    <w:rsid w:val="00727FB2"/>
    <w:rsid w:val="00730280"/>
    <w:rsid w:val="0073034A"/>
    <w:rsid w:val="0073038E"/>
    <w:rsid w:val="00730514"/>
    <w:rsid w:val="00730992"/>
    <w:rsid w:val="00730B3E"/>
    <w:rsid w:val="00731206"/>
    <w:rsid w:val="007315EC"/>
    <w:rsid w:val="00731844"/>
    <w:rsid w:val="00732115"/>
    <w:rsid w:val="00732124"/>
    <w:rsid w:val="007324D1"/>
    <w:rsid w:val="00732AA1"/>
    <w:rsid w:val="0073302B"/>
    <w:rsid w:val="0073303D"/>
    <w:rsid w:val="0073308D"/>
    <w:rsid w:val="00733204"/>
    <w:rsid w:val="00733310"/>
    <w:rsid w:val="0073388B"/>
    <w:rsid w:val="00734176"/>
    <w:rsid w:val="0073449C"/>
    <w:rsid w:val="0073459E"/>
    <w:rsid w:val="00734607"/>
    <w:rsid w:val="00735112"/>
    <w:rsid w:val="00735498"/>
    <w:rsid w:val="007359ED"/>
    <w:rsid w:val="00735C67"/>
    <w:rsid w:val="00735CAA"/>
    <w:rsid w:val="00735CC1"/>
    <w:rsid w:val="00736284"/>
    <w:rsid w:val="007362C2"/>
    <w:rsid w:val="007365F4"/>
    <w:rsid w:val="00736676"/>
    <w:rsid w:val="00736D4B"/>
    <w:rsid w:val="00736F43"/>
    <w:rsid w:val="0073733F"/>
    <w:rsid w:val="00737407"/>
    <w:rsid w:val="00737455"/>
    <w:rsid w:val="0073762D"/>
    <w:rsid w:val="007377BE"/>
    <w:rsid w:val="00737BDD"/>
    <w:rsid w:val="00737DB1"/>
    <w:rsid w:val="00740019"/>
    <w:rsid w:val="007402E2"/>
    <w:rsid w:val="00740711"/>
    <w:rsid w:val="00740965"/>
    <w:rsid w:val="00740C34"/>
    <w:rsid w:val="00740D83"/>
    <w:rsid w:val="00740EE8"/>
    <w:rsid w:val="00741384"/>
    <w:rsid w:val="00741A2E"/>
    <w:rsid w:val="00741B26"/>
    <w:rsid w:val="00742083"/>
    <w:rsid w:val="00742740"/>
    <w:rsid w:val="00742A03"/>
    <w:rsid w:val="00742D54"/>
    <w:rsid w:val="007435F9"/>
    <w:rsid w:val="0074360E"/>
    <w:rsid w:val="00743615"/>
    <w:rsid w:val="0074371E"/>
    <w:rsid w:val="00743A66"/>
    <w:rsid w:val="00743B4B"/>
    <w:rsid w:val="00743C08"/>
    <w:rsid w:val="00743E74"/>
    <w:rsid w:val="00744708"/>
    <w:rsid w:val="00744B3F"/>
    <w:rsid w:val="00744F6C"/>
    <w:rsid w:val="00745075"/>
    <w:rsid w:val="0074515A"/>
    <w:rsid w:val="00745AD5"/>
    <w:rsid w:val="00745C19"/>
    <w:rsid w:val="00745C44"/>
    <w:rsid w:val="007464DB"/>
    <w:rsid w:val="007464E9"/>
    <w:rsid w:val="0074653D"/>
    <w:rsid w:val="007465E8"/>
    <w:rsid w:val="00746980"/>
    <w:rsid w:val="00746E04"/>
    <w:rsid w:val="007470E9"/>
    <w:rsid w:val="00747262"/>
    <w:rsid w:val="007472C4"/>
    <w:rsid w:val="00747300"/>
    <w:rsid w:val="00747903"/>
    <w:rsid w:val="00747B1F"/>
    <w:rsid w:val="00747B7F"/>
    <w:rsid w:val="00747D66"/>
    <w:rsid w:val="00750237"/>
    <w:rsid w:val="00750282"/>
    <w:rsid w:val="00750469"/>
    <w:rsid w:val="0075046B"/>
    <w:rsid w:val="0075048E"/>
    <w:rsid w:val="00750884"/>
    <w:rsid w:val="007509EC"/>
    <w:rsid w:val="00751241"/>
    <w:rsid w:val="0075141C"/>
    <w:rsid w:val="00751AB7"/>
    <w:rsid w:val="00751C56"/>
    <w:rsid w:val="007520F4"/>
    <w:rsid w:val="00752163"/>
    <w:rsid w:val="0075227D"/>
    <w:rsid w:val="007522C7"/>
    <w:rsid w:val="007523EA"/>
    <w:rsid w:val="00752422"/>
    <w:rsid w:val="007525B2"/>
    <w:rsid w:val="00752601"/>
    <w:rsid w:val="007527B2"/>
    <w:rsid w:val="00752D9F"/>
    <w:rsid w:val="00752F7D"/>
    <w:rsid w:val="00752FB6"/>
    <w:rsid w:val="00753188"/>
    <w:rsid w:val="00753574"/>
    <w:rsid w:val="007535D5"/>
    <w:rsid w:val="007536C5"/>
    <w:rsid w:val="00753BEC"/>
    <w:rsid w:val="00754078"/>
    <w:rsid w:val="00754D17"/>
    <w:rsid w:val="007556AC"/>
    <w:rsid w:val="007558A8"/>
    <w:rsid w:val="0075609D"/>
    <w:rsid w:val="0075627B"/>
    <w:rsid w:val="00756727"/>
    <w:rsid w:val="0075685E"/>
    <w:rsid w:val="0075698F"/>
    <w:rsid w:val="00756E58"/>
    <w:rsid w:val="0075719E"/>
    <w:rsid w:val="0075727C"/>
    <w:rsid w:val="0075733F"/>
    <w:rsid w:val="0075747A"/>
    <w:rsid w:val="0075763A"/>
    <w:rsid w:val="00757B66"/>
    <w:rsid w:val="00757BFE"/>
    <w:rsid w:val="007600B6"/>
    <w:rsid w:val="007603B3"/>
    <w:rsid w:val="007608E1"/>
    <w:rsid w:val="00760AD8"/>
    <w:rsid w:val="00760E2B"/>
    <w:rsid w:val="00761048"/>
    <w:rsid w:val="00761786"/>
    <w:rsid w:val="00761C9A"/>
    <w:rsid w:val="00761D5E"/>
    <w:rsid w:val="00761E3E"/>
    <w:rsid w:val="0076275D"/>
    <w:rsid w:val="00762C20"/>
    <w:rsid w:val="00762C76"/>
    <w:rsid w:val="00762CEC"/>
    <w:rsid w:val="00762CF6"/>
    <w:rsid w:val="00762E94"/>
    <w:rsid w:val="00763507"/>
    <w:rsid w:val="007645F7"/>
    <w:rsid w:val="00764879"/>
    <w:rsid w:val="00764A56"/>
    <w:rsid w:val="00764F70"/>
    <w:rsid w:val="00765001"/>
    <w:rsid w:val="00765311"/>
    <w:rsid w:val="007654D8"/>
    <w:rsid w:val="007658F8"/>
    <w:rsid w:val="00766048"/>
    <w:rsid w:val="007660D0"/>
    <w:rsid w:val="007661A1"/>
    <w:rsid w:val="00766350"/>
    <w:rsid w:val="007665D2"/>
    <w:rsid w:val="00766D53"/>
    <w:rsid w:val="00766E39"/>
    <w:rsid w:val="00766F25"/>
    <w:rsid w:val="0076706E"/>
    <w:rsid w:val="00767098"/>
    <w:rsid w:val="007670F3"/>
    <w:rsid w:val="0076746C"/>
    <w:rsid w:val="00770A6D"/>
    <w:rsid w:val="00770D57"/>
    <w:rsid w:val="00770FDB"/>
    <w:rsid w:val="007713F1"/>
    <w:rsid w:val="007714BF"/>
    <w:rsid w:val="007714DF"/>
    <w:rsid w:val="0077150B"/>
    <w:rsid w:val="0077206F"/>
    <w:rsid w:val="007724C4"/>
    <w:rsid w:val="007726EA"/>
    <w:rsid w:val="0077278F"/>
    <w:rsid w:val="007728EA"/>
    <w:rsid w:val="00772AF3"/>
    <w:rsid w:val="007730B9"/>
    <w:rsid w:val="00773148"/>
    <w:rsid w:val="00773CF3"/>
    <w:rsid w:val="007740F8"/>
    <w:rsid w:val="007742EF"/>
    <w:rsid w:val="007743FB"/>
    <w:rsid w:val="007745C9"/>
    <w:rsid w:val="00774A67"/>
    <w:rsid w:val="00774D58"/>
    <w:rsid w:val="00774FA2"/>
    <w:rsid w:val="0077543C"/>
    <w:rsid w:val="00775504"/>
    <w:rsid w:val="00775625"/>
    <w:rsid w:val="0077564C"/>
    <w:rsid w:val="007756D1"/>
    <w:rsid w:val="00775893"/>
    <w:rsid w:val="00775A4F"/>
    <w:rsid w:val="00775F8A"/>
    <w:rsid w:val="00776037"/>
    <w:rsid w:val="0077621F"/>
    <w:rsid w:val="007764E9"/>
    <w:rsid w:val="0077661E"/>
    <w:rsid w:val="0077687F"/>
    <w:rsid w:val="0077688D"/>
    <w:rsid w:val="00776A9B"/>
    <w:rsid w:val="007770AA"/>
    <w:rsid w:val="007771F3"/>
    <w:rsid w:val="00777476"/>
    <w:rsid w:val="00777676"/>
    <w:rsid w:val="00777944"/>
    <w:rsid w:val="00777B95"/>
    <w:rsid w:val="00777D54"/>
    <w:rsid w:val="0078013F"/>
    <w:rsid w:val="00780258"/>
    <w:rsid w:val="0078051D"/>
    <w:rsid w:val="00780625"/>
    <w:rsid w:val="0078082D"/>
    <w:rsid w:val="007809F9"/>
    <w:rsid w:val="00780E9B"/>
    <w:rsid w:val="00780EAD"/>
    <w:rsid w:val="00780FD0"/>
    <w:rsid w:val="0078103E"/>
    <w:rsid w:val="00781114"/>
    <w:rsid w:val="00781158"/>
    <w:rsid w:val="00781179"/>
    <w:rsid w:val="00781A77"/>
    <w:rsid w:val="00781CA0"/>
    <w:rsid w:val="00781D47"/>
    <w:rsid w:val="00782662"/>
    <w:rsid w:val="00782B83"/>
    <w:rsid w:val="00782B98"/>
    <w:rsid w:val="00782EA5"/>
    <w:rsid w:val="00782EFA"/>
    <w:rsid w:val="0078318A"/>
    <w:rsid w:val="00783317"/>
    <w:rsid w:val="00783475"/>
    <w:rsid w:val="007834BC"/>
    <w:rsid w:val="0078360A"/>
    <w:rsid w:val="00783BBA"/>
    <w:rsid w:val="0078475E"/>
    <w:rsid w:val="00784E9F"/>
    <w:rsid w:val="007851DC"/>
    <w:rsid w:val="007852E9"/>
    <w:rsid w:val="0078552A"/>
    <w:rsid w:val="00785616"/>
    <w:rsid w:val="00785754"/>
    <w:rsid w:val="0078595B"/>
    <w:rsid w:val="007860F8"/>
    <w:rsid w:val="00786660"/>
    <w:rsid w:val="00786828"/>
    <w:rsid w:val="007869E9"/>
    <w:rsid w:val="00786C2E"/>
    <w:rsid w:val="00786F3D"/>
    <w:rsid w:val="00786FE6"/>
    <w:rsid w:val="007871FC"/>
    <w:rsid w:val="0078776C"/>
    <w:rsid w:val="00787946"/>
    <w:rsid w:val="00787B28"/>
    <w:rsid w:val="0079040C"/>
    <w:rsid w:val="007908E7"/>
    <w:rsid w:val="0079098A"/>
    <w:rsid w:val="007909F1"/>
    <w:rsid w:val="007909FE"/>
    <w:rsid w:val="00790AE7"/>
    <w:rsid w:val="00790BD2"/>
    <w:rsid w:val="00790DFE"/>
    <w:rsid w:val="00790EE7"/>
    <w:rsid w:val="00791024"/>
    <w:rsid w:val="007910F8"/>
    <w:rsid w:val="00791599"/>
    <w:rsid w:val="007915A6"/>
    <w:rsid w:val="00791815"/>
    <w:rsid w:val="007918FC"/>
    <w:rsid w:val="00791AF3"/>
    <w:rsid w:val="00791B86"/>
    <w:rsid w:val="00791BF7"/>
    <w:rsid w:val="00791E8E"/>
    <w:rsid w:val="007920E3"/>
    <w:rsid w:val="007923B1"/>
    <w:rsid w:val="007923BC"/>
    <w:rsid w:val="007925D2"/>
    <w:rsid w:val="007926EE"/>
    <w:rsid w:val="00792B53"/>
    <w:rsid w:val="00792BBE"/>
    <w:rsid w:val="00792E7F"/>
    <w:rsid w:val="0079320B"/>
    <w:rsid w:val="007932DD"/>
    <w:rsid w:val="00793405"/>
    <w:rsid w:val="00793532"/>
    <w:rsid w:val="00793739"/>
    <w:rsid w:val="00793AB6"/>
    <w:rsid w:val="00793B43"/>
    <w:rsid w:val="00793E67"/>
    <w:rsid w:val="00793E90"/>
    <w:rsid w:val="00794081"/>
    <w:rsid w:val="00794304"/>
    <w:rsid w:val="007943EE"/>
    <w:rsid w:val="007943FA"/>
    <w:rsid w:val="00794467"/>
    <w:rsid w:val="00794571"/>
    <w:rsid w:val="007945B7"/>
    <w:rsid w:val="007946C9"/>
    <w:rsid w:val="0079470E"/>
    <w:rsid w:val="00794789"/>
    <w:rsid w:val="00794D57"/>
    <w:rsid w:val="00794E39"/>
    <w:rsid w:val="007950E8"/>
    <w:rsid w:val="007952BC"/>
    <w:rsid w:val="007956C3"/>
    <w:rsid w:val="007957A4"/>
    <w:rsid w:val="0079583C"/>
    <w:rsid w:val="00795C20"/>
    <w:rsid w:val="00796245"/>
    <w:rsid w:val="00796310"/>
    <w:rsid w:val="0079631F"/>
    <w:rsid w:val="0079639D"/>
    <w:rsid w:val="0079665E"/>
    <w:rsid w:val="00797036"/>
    <w:rsid w:val="00797298"/>
    <w:rsid w:val="0079739C"/>
    <w:rsid w:val="007979C8"/>
    <w:rsid w:val="00797D2F"/>
    <w:rsid w:val="00797E1A"/>
    <w:rsid w:val="00797E70"/>
    <w:rsid w:val="007A0670"/>
    <w:rsid w:val="007A0876"/>
    <w:rsid w:val="007A0E65"/>
    <w:rsid w:val="007A0F5C"/>
    <w:rsid w:val="007A119D"/>
    <w:rsid w:val="007A1279"/>
    <w:rsid w:val="007A18E4"/>
    <w:rsid w:val="007A1B91"/>
    <w:rsid w:val="007A1C3C"/>
    <w:rsid w:val="007A1F4A"/>
    <w:rsid w:val="007A22F5"/>
    <w:rsid w:val="007A2578"/>
    <w:rsid w:val="007A264C"/>
    <w:rsid w:val="007A282C"/>
    <w:rsid w:val="007A2883"/>
    <w:rsid w:val="007A2FDE"/>
    <w:rsid w:val="007A31C4"/>
    <w:rsid w:val="007A3541"/>
    <w:rsid w:val="007A363C"/>
    <w:rsid w:val="007A364C"/>
    <w:rsid w:val="007A3736"/>
    <w:rsid w:val="007A39CC"/>
    <w:rsid w:val="007A3FD1"/>
    <w:rsid w:val="007A4189"/>
    <w:rsid w:val="007A4202"/>
    <w:rsid w:val="007A42F4"/>
    <w:rsid w:val="007A43DF"/>
    <w:rsid w:val="007A4417"/>
    <w:rsid w:val="007A4720"/>
    <w:rsid w:val="007A487C"/>
    <w:rsid w:val="007A4CC5"/>
    <w:rsid w:val="007A4D2B"/>
    <w:rsid w:val="007A4D74"/>
    <w:rsid w:val="007A4E9C"/>
    <w:rsid w:val="007A4FCC"/>
    <w:rsid w:val="007A5273"/>
    <w:rsid w:val="007A52BD"/>
    <w:rsid w:val="007A5AC9"/>
    <w:rsid w:val="007A6839"/>
    <w:rsid w:val="007A7164"/>
    <w:rsid w:val="007A7259"/>
    <w:rsid w:val="007A729B"/>
    <w:rsid w:val="007A74A0"/>
    <w:rsid w:val="007A79C1"/>
    <w:rsid w:val="007A7DE3"/>
    <w:rsid w:val="007B072B"/>
    <w:rsid w:val="007B0D2D"/>
    <w:rsid w:val="007B10F1"/>
    <w:rsid w:val="007B15AF"/>
    <w:rsid w:val="007B17DE"/>
    <w:rsid w:val="007B1808"/>
    <w:rsid w:val="007B19D1"/>
    <w:rsid w:val="007B1A66"/>
    <w:rsid w:val="007B1FDC"/>
    <w:rsid w:val="007B20C5"/>
    <w:rsid w:val="007B2154"/>
    <w:rsid w:val="007B22C5"/>
    <w:rsid w:val="007B2308"/>
    <w:rsid w:val="007B2B40"/>
    <w:rsid w:val="007B2D96"/>
    <w:rsid w:val="007B313A"/>
    <w:rsid w:val="007B4242"/>
    <w:rsid w:val="007B431A"/>
    <w:rsid w:val="007B4A24"/>
    <w:rsid w:val="007B4DE7"/>
    <w:rsid w:val="007B50F6"/>
    <w:rsid w:val="007B5411"/>
    <w:rsid w:val="007B578D"/>
    <w:rsid w:val="007B5A9F"/>
    <w:rsid w:val="007B5CDB"/>
    <w:rsid w:val="007B5D6B"/>
    <w:rsid w:val="007B6189"/>
    <w:rsid w:val="007B641E"/>
    <w:rsid w:val="007B6BCE"/>
    <w:rsid w:val="007B6EDE"/>
    <w:rsid w:val="007B731A"/>
    <w:rsid w:val="007B73A0"/>
    <w:rsid w:val="007B7CFA"/>
    <w:rsid w:val="007C0221"/>
    <w:rsid w:val="007C04DC"/>
    <w:rsid w:val="007C087E"/>
    <w:rsid w:val="007C0A40"/>
    <w:rsid w:val="007C0ACB"/>
    <w:rsid w:val="007C10BA"/>
    <w:rsid w:val="007C110F"/>
    <w:rsid w:val="007C162C"/>
    <w:rsid w:val="007C187D"/>
    <w:rsid w:val="007C24BF"/>
    <w:rsid w:val="007C28B1"/>
    <w:rsid w:val="007C294A"/>
    <w:rsid w:val="007C2955"/>
    <w:rsid w:val="007C2BCF"/>
    <w:rsid w:val="007C2F4E"/>
    <w:rsid w:val="007C3083"/>
    <w:rsid w:val="007C3321"/>
    <w:rsid w:val="007C349E"/>
    <w:rsid w:val="007C376B"/>
    <w:rsid w:val="007C397A"/>
    <w:rsid w:val="007C3A7C"/>
    <w:rsid w:val="007C3B45"/>
    <w:rsid w:val="007C3BAF"/>
    <w:rsid w:val="007C3BCA"/>
    <w:rsid w:val="007C3E28"/>
    <w:rsid w:val="007C3F76"/>
    <w:rsid w:val="007C42ED"/>
    <w:rsid w:val="007C4341"/>
    <w:rsid w:val="007C4931"/>
    <w:rsid w:val="007C4A09"/>
    <w:rsid w:val="007C4DB0"/>
    <w:rsid w:val="007C4EB9"/>
    <w:rsid w:val="007C5087"/>
    <w:rsid w:val="007C563D"/>
    <w:rsid w:val="007C63C6"/>
    <w:rsid w:val="007C640A"/>
    <w:rsid w:val="007C640C"/>
    <w:rsid w:val="007C6506"/>
    <w:rsid w:val="007C655B"/>
    <w:rsid w:val="007C6C0B"/>
    <w:rsid w:val="007C6D0C"/>
    <w:rsid w:val="007C6D21"/>
    <w:rsid w:val="007C6EA6"/>
    <w:rsid w:val="007C7052"/>
    <w:rsid w:val="007C732E"/>
    <w:rsid w:val="007C7362"/>
    <w:rsid w:val="007C73EA"/>
    <w:rsid w:val="007C7844"/>
    <w:rsid w:val="007C7A18"/>
    <w:rsid w:val="007C7C3D"/>
    <w:rsid w:val="007D06C1"/>
    <w:rsid w:val="007D09E8"/>
    <w:rsid w:val="007D0B09"/>
    <w:rsid w:val="007D0B7A"/>
    <w:rsid w:val="007D0DED"/>
    <w:rsid w:val="007D0E52"/>
    <w:rsid w:val="007D0E5E"/>
    <w:rsid w:val="007D104B"/>
    <w:rsid w:val="007D116F"/>
    <w:rsid w:val="007D119C"/>
    <w:rsid w:val="007D11C8"/>
    <w:rsid w:val="007D17CC"/>
    <w:rsid w:val="007D1B18"/>
    <w:rsid w:val="007D1F0B"/>
    <w:rsid w:val="007D2409"/>
    <w:rsid w:val="007D24F1"/>
    <w:rsid w:val="007D26D1"/>
    <w:rsid w:val="007D2942"/>
    <w:rsid w:val="007D29E7"/>
    <w:rsid w:val="007D2FEF"/>
    <w:rsid w:val="007D31F5"/>
    <w:rsid w:val="007D325F"/>
    <w:rsid w:val="007D35AB"/>
    <w:rsid w:val="007D3974"/>
    <w:rsid w:val="007D3B23"/>
    <w:rsid w:val="007D3CEB"/>
    <w:rsid w:val="007D3D43"/>
    <w:rsid w:val="007D4286"/>
    <w:rsid w:val="007D42B0"/>
    <w:rsid w:val="007D4433"/>
    <w:rsid w:val="007D4587"/>
    <w:rsid w:val="007D466B"/>
    <w:rsid w:val="007D488B"/>
    <w:rsid w:val="007D4912"/>
    <w:rsid w:val="007D4F9C"/>
    <w:rsid w:val="007D5005"/>
    <w:rsid w:val="007D5602"/>
    <w:rsid w:val="007D5740"/>
    <w:rsid w:val="007D5A94"/>
    <w:rsid w:val="007D5FDB"/>
    <w:rsid w:val="007D67DF"/>
    <w:rsid w:val="007D6D94"/>
    <w:rsid w:val="007D7021"/>
    <w:rsid w:val="007D71E7"/>
    <w:rsid w:val="007D72F2"/>
    <w:rsid w:val="007D763D"/>
    <w:rsid w:val="007D76BC"/>
    <w:rsid w:val="007D76E5"/>
    <w:rsid w:val="007D781E"/>
    <w:rsid w:val="007D7837"/>
    <w:rsid w:val="007D785B"/>
    <w:rsid w:val="007D7910"/>
    <w:rsid w:val="007D7A8A"/>
    <w:rsid w:val="007D8FD5"/>
    <w:rsid w:val="007E0086"/>
    <w:rsid w:val="007E030F"/>
    <w:rsid w:val="007E06E1"/>
    <w:rsid w:val="007E0833"/>
    <w:rsid w:val="007E0947"/>
    <w:rsid w:val="007E0BA6"/>
    <w:rsid w:val="007E0BCA"/>
    <w:rsid w:val="007E0C6C"/>
    <w:rsid w:val="007E0E35"/>
    <w:rsid w:val="007E115F"/>
    <w:rsid w:val="007E14E5"/>
    <w:rsid w:val="007E1854"/>
    <w:rsid w:val="007E19AD"/>
    <w:rsid w:val="007E1BC9"/>
    <w:rsid w:val="007E1E42"/>
    <w:rsid w:val="007E2114"/>
    <w:rsid w:val="007E2229"/>
    <w:rsid w:val="007E24C5"/>
    <w:rsid w:val="007E283A"/>
    <w:rsid w:val="007E2AB0"/>
    <w:rsid w:val="007E33A2"/>
    <w:rsid w:val="007E3437"/>
    <w:rsid w:val="007E3A44"/>
    <w:rsid w:val="007E3BDD"/>
    <w:rsid w:val="007E3D17"/>
    <w:rsid w:val="007E41FC"/>
    <w:rsid w:val="007E45A6"/>
    <w:rsid w:val="007E4647"/>
    <w:rsid w:val="007E4C3A"/>
    <w:rsid w:val="007E5202"/>
    <w:rsid w:val="007E54FC"/>
    <w:rsid w:val="007E57F6"/>
    <w:rsid w:val="007E5D53"/>
    <w:rsid w:val="007E639C"/>
    <w:rsid w:val="007E64CD"/>
    <w:rsid w:val="007E675D"/>
    <w:rsid w:val="007E6D29"/>
    <w:rsid w:val="007E7802"/>
    <w:rsid w:val="007E7AEF"/>
    <w:rsid w:val="007E7C2E"/>
    <w:rsid w:val="007F0105"/>
    <w:rsid w:val="007F01A5"/>
    <w:rsid w:val="007F01DE"/>
    <w:rsid w:val="007F063D"/>
    <w:rsid w:val="007F067D"/>
    <w:rsid w:val="007F0826"/>
    <w:rsid w:val="007F08D5"/>
    <w:rsid w:val="007F08F3"/>
    <w:rsid w:val="007F09A0"/>
    <w:rsid w:val="007F0AD0"/>
    <w:rsid w:val="007F0CB8"/>
    <w:rsid w:val="007F0EB1"/>
    <w:rsid w:val="007F116A"/>
    <w:rsid w:val="007F1450"/>
    <w:rsid w:val="007F1840"/>
    <w:rsid w:val="007F1AB9"/>
    <w:rsid w:val="007F1D7D"/>
    <w:rsid w:val="007F2122"/>
    <w:rsid w:val="007F220C"/>
    <w:rsid w:val="007F2343"/>
    <w:rsid w:val="007F23AE"/>
    <w:rsid w:val="007F23EC"/>
    <w:rsid w:val="007F256E"/>
    <w:rsid w:val="007F2578"/>
    <w:rsid w:val="007F28FC"/>
    <w:rsid w:val="007F2EF4"/>
    <w:rsid w:val="007F3168"/>
    <w:rsid w:val="007F3427"/>
    <w:rsid w:val="007F34E9"/>
    <w:rsid w:val="007F3572"/>
    <w:rsid w:val="007F3761"/>
    <w:rsid w:val="007F3854"/>
    <w:rsid w:val="007F38CF"/>
    <w:rsid w:val="007F390F"/>
    <w:rsid w:val="007F3CA4"/>
    <w:rsid w:val="007F3CA8"/>
    <w:rsid w:val="007F4A53"/>
    <w:rsid w:val="007F4DB3"/>
    <w:rsid w:val="007F5DDA"/>
    <w:rsid w:val="007F6046"/>
    <w:rsid w:val="007F626D"/>
    <w:rsid w:val="007F6D4E"/>
    <w:rsid w:val="007F75DB"/>
    <w:rsid w:val="007F77B3"/>
    <w:rsid w:val="007F78DC"/>
    <w:rsid w:val="007F7920"/>
    <w:rsid w:val="007F7D65"/>
    <w:rsid w:val="007F7DB2"/>
    <w:rsid w:val="007F7E51"/>
    <w:rsid w:val="0080009E"/>
    <w:rsid w:val="00800508"/>
    <w:rsid w:val="008006A9"/>
    <w:rsid w:val="00800ACA"/>
    <w:rsid w:val="00800EEA"/>
    <w:rsid w:val="0080142D"/>
    <w:rsid w:val="00801D2D"/>
    <w:rsid w:val="00801D7A"/>
    <w:rsid w:val="0080223B"/>
    <w:rsid w:val="0080338B"/>
    <w:rsid w:val="00803881"/>
    <w:rsid w:val="00803AAA"/>
    <w:rsid w:val="00803BA2"/>
    <w:rsid w:val="00803EE5"/>
    <w:rsid w:val="00804043"/>
    <w:rsid w:val="0080407B"/>
    <w:rsid w:val="0080408C"/>
    <w:rsid w:val="00804091"/>
    <w:rsid w:val="00804996"/>
    <w:rsid w:val="00804D1B"/>
    <w:rsid w:val="008055B5"/>
    <w:rsid w:val="00805BEF"/>
    <w:rsid w:val="00805D7C"/>
    <w:rsid w:val="00805F14"/>
    <w:rsid w:val="00805FC4"/>
    <w:rsid w:val="008060C7"/>
    <w:rsid w:val="008060E8"/>
    <w:rsid w:val="00806180"/>
    <w:rsid w:val="00806358"/>
    <w:rsid w:val="008065A1"/>
    <w:rsid w:val="008069A7"/>
    <w:rsid w:val="00806F08"/>
    <w:rsid w:val="0080709A"/>
    <w:rsid w:val="00807462"/>
    <w:rsid w:val="00807921"/>
    <w:rsid w:val="0080793F"/>
    <w:rsid w:val="00807967"/>
    <w:rsid w:val="00807978"/>
    <w:rsid w:val="00807F84"/>
    <w:rsid w:val="00810174"/>
    <w:rsid w:val="008102C7"/>
    <w:rsid w:val="0081038C"/>
    <w:rsid w:val="00810C3A"/>
    <w:rsid w:val="00810C77"/>
    <w:rsid w:val="008117BB"/>
    <w:rsid w:val="00811972"/>
    <w:rsid w:val="00811F15"/>
    <w:rsid w:val="0081248A"/>
    <w:rsid w:val="008125F2"/>
    <w:rsid w:val="00812746"/>
    <w:rsid w:val="008127E3"/>
    <w:rsid w:val="008128C7"/>
    <w:rsid w:val="008128E7"/>
    <w:rsid w:val="008128F0"/>
    <w:rsid w:val="00812A07"/>
    <w:rsid w:val="00812B61"/>
    <w:rsid w:val="00812EC3"/>
    <w:rsid w:val="0081327D"/>
    <w:rsid w:val="00813310"/>
    <w:rsid w:val="008137B3"/>
    <w:rsid w:val="00813BFF"/>
    <w:rsid w:val="00813D64"/>
    <w:rsid w:val="00813D99"/>
    <w:rsid w:val="00813EC7"/>
    <w:rsid w:val="00814220"/>
    <w:rsid w:val="0081422E"/>
    <w:rsid w:val="008146DF"/>
    <w:rsid w:val="00814792"/>
    <w:rsid w:val="00814975"/>
    <w:rsid w:val="00814BD1"/>
    <w:rsid w:val="00815124"/>
    <w:rsid w:val="00815167"/>
    <w:rsid w:val="00815388"/>
    <w:rsid w:val="00815527"/>
    <w:rsid w:val="00815655"/>
    <w:rsid w:val="00815B00"/>
    <w:rsid w:val="00815CFC"/>
    <w:rsid w:val="008161FF"/>
    <w:rsid w:val="00816E46"/>
    <w:rsid w:val="00816EAB"/>
    <w:rsid w:val="00817863"/>
    <w:rsid w:val="00817C0B"/>
    <w:rsid w:val="00817EEC"/>
    <w:rsid w:val="00820193"/>
    <w:rsid w:val="008205DB"/>
    <w:rsid w:val="008209D1"/>
    <w:rsid w:val="00820BDC"/>
    <w:rsid w:val="00820E66"/>
    <w:rsid w:val="00821328"/>
    <w:rsid w:val="00821495"/>
    <w:rsid w:val="0082189B"/>
    <w:rsid w:val="00821A3B"/>
    <w:rsid w:val="00821D5A"/>
    <w:rsid w:val="00821DB7"/>
    <w:rsid w:val="0082231F"/>
    <w:rsid w:val="00822709"/>
    <w:rsid w:val="00822AF4"/>
    <w:rsid w:val="00823840"/>
    <w:rsid w:val="00823879"/>
    <w:rsid w:val="00823AC6"/>
    <w:rsid w:val="00823C92"/>
    <w:rsid w:val="00823D78"/>
    <w:rsid w:val="00824366"/>
    <w:rsid w:val="0082485D"/>
    <w:rsid w:val="008249FE"/>
    <w:rsid w:val="00824E57"/>
    <w:rsid w:val="00824FE1"/>
    <w:rsid w:val="008251A4"/>
    <w:rsid w:val="008252A5"/>
    <w:rsid w:val="008253AC"/>
    <w:rsid w:val="0082545D"/>
    <w:rsid w:val="00825980"/>
    <w:rsid w:val="00825A83"/>
    <w:rsid w:val="00825F0E"/>
    <w:rsid w:val="00826027"/>
    <w:rsid w:val="00826142"/>
    <w:rsid w:val="00826174"/>
    <w:rsid w:val="0082645B"/>
    <w:rsid w:val="008264E7"/>
    <w:rsid w:val="00826A45"/>
    <w:rsid w:val="00826C2E"/>
    <w:rsid w:val="00826E15"/>
    <w:rsid w:val="008273FB"/>
    <w:rsid w:val="00827E22"/>
    <w:rsid w:val="00827F06"/>
    <w:rsid w:val="00827F1B"/>
    <w:rsid w:val="0083033B"/>
    <w:rsid w:val="00830546"/>
    <w:rsid w:val="00830AEE"/>
    <w:rsid w:val="00830B55"/>
    <w:rsid w:val="00830EC5"/>
    <w:rsid w:val="00831B26"/>
    <w:rsid w:val="00831D56"/>
    <w:rsid w:val="008321D4"/>
    <w:rsid w:val="00832561"/>
    <w:rsid w:val="00832B55"/>
    <w:rsid w:val="00833BF2"/>
    <w:rsid w:val="00833E14"/>
    <w:rsid w:val="00834169"/>
    <w:rsid w:val="0083465E"/>
    <w:rsid w:val="00834765"/>
    <w:rsid w:val="008350F7"/>
    <w:rsid w:val="0083560E"/>
    <w:rsid w:val="008356AC"/>
    <w:rsid w:val="00835AC5"/>
    <w:rsid w:val="00835AE0"/>
    <w:rsid w:val="00835F08"/>
    <w:rsid w:val="008361F9"/>
    <w:rsid w:val="00836282"/>
    <w:rsid w:val="00836409"/>
    <w:rsid w:val="00836440"/>
    <w:rsid w:val="00836509"/>
    <w:rsid w:val="00836BDC"/>
    <w:rsid w:val="00836EB0"/>
    <w:rsid w:val="00837157"/>
    <w:rsid w:val="008377C9"/>
    <w:rsid w:val="00837CD3"/>
    <w:rsid w:val="008402FF"/>
    <w:rsid w:val="00840C7C"/>
    <w:rsid w:val="00840CEA"/>
    <w:rsid w:val="00840ED6"/>
    <w:rsid w:val="008412C9"/>
    <w:rsid w:val="0084141D"/>
    <w:rsid w:val="008415BA"/>
    <w:rsid w:val="00841808"/>
    <w:rsid w:val="00841BBF"/>
    <w:rsid w:val="00841D96"/>
    <w:rsid w:val="00842286"/>
    <w:rsid w:val="00842326"/>
    <w:rsid w:val="0084232A"/>
    <w:rsid w:val="0084250C"/>
    <w:rsid w:val="008428C6"/>
    <w:rsid w:val="008429D6"/>
    <w:rsid w:val="00842A58"/>
    <w:rsid w:val="00842A75"/>
    <w:rsid w:val="00842ABA"/>
    <w:rsid w:val="008431AB"/>
    <w:rsid w:val="008438F5"/>
    <w:rsid w:val="0084404D"/>
    <w:rsid w:val="00844062"/>
    <w:rsid w:val="0084431D"/>
    <w:rsid w:val="00844A18"/>
    <w:rsid w:val="00844B77"/>
    <w:rsid w:val="00844E7A"/>
    <w:rsid w:val="0084564E"/>
    <w:rsid w:val="00845685"/>
    <w:rsid w:val="00845B3D"/>
    <w:rsid w:val="00845CD1"/>
    <w:rsid w:val="0084611F"/>
    <w:rsid w:val="0084669A"/>
    <w:rsid w:val="00846D15"/>
    <w:rsid w:val="00846D6A"/>
    <w:rsid w:val="00846E8F"/>
    <w:rsid w:val="00846F4C"/>
    <w:rsid w:val="00847028"/>
    <w:rsid w:val="00847055"/>
    <w:rsid w:val="008470E7"/>
    <w:rsid w:val="008473CF"/>
    <w:rsid w:val="00847413"/>
    <w:rsid w:val="0084759F"/>
    <w:rsid w:val="00847678"/>
    <w:rsid w:val="0084772F"/>
    <w:rsid w:val="008477E9"/>
    <w:rsid w:val="00847A4B"/>
    <w:rsid w:val="00847B1A"/>
    <w:rsid w:val="00847C83"/>
    <w:rsid w:val="00850414"/>
    <w:rsid w:val="00850423"/>
    <w:rsid w:val="008505D3"/>
    <w:rsid w:val="00850A4F"/>
    <w:rsid w:val="0085146F"/>
    <w:rsid w:val="0085162F"/>
    <w:rsid w:val="0085187D"/>
    <w:rsid w:val="00851FD1"/>
    <w:rsid w:val="0085206C"/>
    <w:rsid w:val="008520C6"/>
    <w:rsid w:val="00852267"/>
    <w:rsid w:val="0085250F"/>
    <w:rsid w:val="00852704"/>
    <w:rsid w:val="00852AAE"/>
    <w:rsid w:val="0085337E"/>
    <w:rsid w:val="0085390E"/>
    <w:rsid w:val="00853EF5"/>
    <w:rsid w:val="00854865"/>
    <w:rsid w:val="008548C2"/>
    <w:rsid w:val="00854A1A"/>
    <w:rsid w:val="00854A8E"/>
    <w:rsid w:val="00854B1C"/>
    <w:rsid w:val="00854B6A"/>
    <w:rsid w:val="00854D43"/>
    <w:rsid w:val="0085597B"/>
    <w:rsid w:val="00855CB7"/>
    <w:rsid w:val="00855DA8"/>
    <w:rsid w:val="00855DD4"/>
    <w:rsid w:val="00855E0C"/>
    <w:rsid w:val="008568BF"/>
    <w:rsid w:val="00856BE0"/>
    <w:rsid w:val="00856D6E"/>
    <w:rsid w:val="00856DAE"/>
    <w:rsid w:val="00857250"/>
    <w:rsid w:val="008574A6"/>
    <w:rsid w:val="00857EB4"/>
    <w:rsid w:val="0086003D"/>
    <w:rsid w:val="0086018B"/>
    <w:rsid w:val="008601DB"/>
    <w:rsid w:val="0086031D"/>
    <w:rsid w:val="00860324"/>
    <w:rsid w:val="008603B9"/>
    <w:rsid w:val="00860406"/>
    <w:rsid w:val="00860799"/>
    <w:rsid w:val="008607DB"/>
    <w:rsid w:val="00861530"/>
    <w:rsid w:val="008616F9"/>
    <w:rsid w:val="008617C9"/>
    <w:rsid w:val="00861A24"/>
    <w:rsid w:val="008621EA"/>
    <w:rsid w:val="0086239B"/>
    <w:rsid w:val="008624BA"/>
    <w:rsid w:val="008625E9"/>
    <w:rsid w:val="00862638"/>
    <w:rsid w:val="00863B7B"/>
    <w:rsid w:val="00863B8A"/>
    <w:rsid w:val="00863CEA"/>
    <w:rsid w:val="00864165"/>
    <w:rsid w:val="00864558"/>
    <w:rsid w:val="008646B6"/>
    <w:rsid w:val="00864BCA"/>
    <w:rsid w:val="00865198"/>
    <w:rsid w:val="008655D7"/>
    <w:rsid w:val="008657AB"/>
    <w:rsid w:val="00865850"/>
    <w:rsid w:val="00865D06"/>
    <w:rsid w:val="00865D4E"/>
    <w:rsid w:val="0086675E"/>
    <w:rsid w:val="008667C5"/>
    <w:rsid w:val="008668A4"/>
    <w:rsid w:val="00866F24"/>
    <w:rsid w:val="00867070"/>
    <w:rsid w:val="008676C7"/>
    <w:rsid w:val="00867730"/>
    <w:rsid w:val="00867A9F"/>
    <w:rsid w:val="00867D98"/>
    <w:rsid w:val="0087058D"/>
    <w:rsid w:val="0087090B"/>
    <w:rsid w:val="00870BFD"/>
    <w:rsid w:val="00870DC3"/>
    <w:rsid w:val="008710EA"/>
    <w:rsid w:val="00871753"/>
    <w:rsid w:val="008718C4"/>
    <w:rsid w:val="008719DC"/>
    <w:rsid w:val="00871AF7"/>
    <w:rsid w:val="00871FD0"/>
    <w:rsid w:val="008723CD"/>
    <w:rsid w:val="008723FE"/>
    <w:rsid w:val="00872D72"/>
    <w:rsid w:val="00872EE6"/>
    <w:rsid w:val="00873B06"/>
    <w:rsid w:val="00873C51"/>
    <w:rsid w:val="00873E4B"/>
    <w:rsid w:val="00873F35"/>
    <w:rsid w:val="00874118"/>
    <w:rsid w:val="00874405"/>
    <w:rsid w:val="00874631"/>
    <w:rsid w:val="008746B8"/>
    <w:rsid w:val="0087483D"/>
    <w:rsid w:val="00874B1F"/>
    <w:rsid w:val="00874BA7"/>
    <w:rsid w:val="00874C7F"/>
    <w:rsid w:val="00874CAA"/>
    <w:rsid w:val="00874FAA"/>
    <w:rsid w:val="00875122"/>
    <w:rsid w:val="008752F5"/>
    <w:rsid w:val="00875627"/>
    <w:rsid w:val="00875BDB"/>
    <w:rsid w:val="00876134"/>
    <w:rsid w:val="00876E63"/>
    <w:rsid w:val="00877513"/>
    <w:rsid w:val="00877BD4"/>
    <w:rsid w:val="00877C23"/>
    <w:rsid w:val="0088025D"/>
    <w:rsid w:val="0088027E"/>
    <w:rsid w:val="00880D19"/>
    <w:rsid w:val="0088136C"/>
    <w:rsid w:val="008816A8"/>
    <w:rsid w:val="008823EF"/>
    <w:rsid w:val="00882523"/>
    <w:rsid w:val="00882526"/>
    <w:rsid w:val="00882595"/>
    <w:rsid w:val="00882E98"/>
    <w:rsid w:val="00882EC0"/>
    <w:rsid w:val="00883216"/>
    <w:rsid w:val="0088337C"/>
    <w:rsid w:val="00883411"/>
    <w:rsid w:val="0088385E"/>
    <w:rsid w:val="008838B4"/>
    <w:rsid w:val="00883B3B"/>
    <w:rsid w:val="00884322"/>
    <w:rsid w:val="008845EE"/>
    <w:rsid w:val="008845FD"/>
    <w:rsid w:val="0088467F"/>
    <w:rsid w:val="008846CC"/>
    <w:rsid w:val="0088497A"/>
    <w:rsid w:val="00884A0E"/>
    <w:rsid w:val="00884EB0"/>
    <w:rsid w:val="0088519A"/>
    <w:rsid w:val="00885235"/>
    <w:rsid w:val="00885376"/>
    <w:rsid w:val="0088547A"/>
    <w:rsid w:val="00885678"/>
    <w:rsid w:val="0088569A"/>
    <w:rsid w:val="008858B5"/>
    <w:rsid w:val="00885B09"/>
    <w:rsid w:val="00885BEC"/>
    <w:rsid w:val="00885F0B"/>
    <w:rsid w:val="00886341"/>
    <w:rsid w:val="00886432"/>
    <w:rsid w:val="008865E6"/>
    <w:rsid w:val="008867E7"/>
    <w:rsid w:val="00886B52"/>
    <w:rsid w:val="00886D72"/>
    <w:rsid w:val="00886E21"/>
    <w:rsid w:val="00886FB4"/>
    <w:rsid w:val="008879F3"/>
    <w:rsid w:val="00887A63"/>
    <w:rsid w:val="00887ADF"/>
    <w:rsid w:val="00887C6A"/>
    <w:rsid w:val="00890094"/>
    <w:rsid w:val="00890180"/>
    <w:rsid w:val="0089060B"/>
    <w:rsid w:val="008906B8"/>
    <w:rsid w:val="0089091E"/>
    <w:rsid w:val="0089097A"/>
    <w:rsid w:val="008909BD"/>
    <w:rsid w:val="00890A15"/>
    <w:rsid w:val="00890B3A"/>
    <w:rsid w:val="0089112E"/>
    <w:rsid w:val="008911C3"/>
    <w:rsid w:val="00891245"/>
    <w:rsid w:val="00891ACD"/>
    <w:rsid w:val="00891B9E"/>
    <w:rsid w:val="008922F7"/>
    <w:rsid w:val="0089257E"/>
    <w:rsid w:val="008925BB"/>
    <w:rsid w:val="008925CF"/>
    <w:rsid w:val="008925DA"/>
    <w:rsid w:val="00892639"/>
    <w:rsid w:val="00892728"/>
    <w:rsid w:val="0089272E"/>
    <w:rsid w:val="008932C0"/>
    <w:rsid w:val="008934E4"/>
    <w:rsid w:val="00893567"/>
    <w:rsid w:val="008937DB"/>
    <w:rsid w:val="00893903"/>
    <w:rsid w:val="00893C7C"/>
    <w:rsid w:val="00893CDB"/>
    <w:rsid w:val="00893E38"/>
    <w:rsid w:val="00893E40"/>
    <w:rsid w:val="00893FE6"/>
    <w:rsid w:val="00894084"/>
    <w:rsid w:val="00894096"/>
    <w:rsid w:val="008942C6"/>
    <w:rsid w:val="008944CA"/>
    <w:rsid w:val="008945EF"/>
    <w:rsid w:val="00894747"/>
    <w:rsid w:val="00895088"/>
    <w:rsid w:val="008958D9"/>
    <w:rsid w:val="00895A10"/>
    <w:rsid w:val="00895CF1"/>
    <w:rsid w:val="00895DD6"/>
    <w:rsid w:val="00896049"/>
    <w:rsid w:val="00896170"/>
    <w:rsid w:val="0089638D"/>
    <w:rsid w:val="00896464"/>
    <w:rsid w:val="008964F4"/>
    <w:rsid w:val="00896AE7"/>
    <w:rsid w:val="00896CB3"/>
    <w:rsid w:val="00897045"/>
    <w:rsid w:val="00897571"/>
    <w:rsid w:val="008978E8"/>
    <w:rsid w:val="0089794B"/>
    <w:rsid w:val="00897BCB"/>
    <w:rsid w:val="00897FBA"/>
    <w:rsid w:val="008A006F"/>
    <w:rsid w:val="008A0269"/>
    <w:rsid w:val="008A10E3"/>
    <w:rsid w:val="008A15D7"/>
    <w:rsid w:val="008A18A7"/>
    <w:rsid w:val="008A197F"/>
    <w:rsid w:val="008A198C"/>
    <w:rsid w:val="008A1B18"/>
    <w:rsid w:val="008A1C0D"/>
    <w:rsid w:val="008A1E86"/>
    <w:rsid w:val="008A1ECB"/>
    <w:rsid w:val="008A1F86"/>
    <w:rsid w:val="008A218B"/>
    <w:rsid w:val="008A2536"/>
    <w:rsid w:val="008A25E1"/>
    <w:rsid w:val="008A2889"/>
    <w:rsid w:val="008A298C"/>
    <w:rsid w:val="008A2C22"/>
    <w:rsid w:val="008A2FAE"/>
    <w:rsid w:val="008A3067"/>
    <w:rsid w:val="008A3097"/>
    <w:rsid w:val="008A3793"/>
    <w:rsid w:val="008A3BF2"/>
    <w:rsid w:val="008A4161"/>
    <w:rsid w:val="008A4933"/>
    <w:rsid w:val="008A4A81"/>
    <w:rsid w:val="008A4AE9"/>
    <w:rsid w:val="008A4D86"/>
    <w:rsid w:val="008A525E"/>
    <w:rsid w:val="008A633D"/>
    <w:rsid w:val="008A66C7"/>
    <w:rsid w:val="008A66F8"/>
    <w:rsid w:val="008A6D73"/>
    <w:rsid w:val="008A6E18"/>
    <w:rsid w:val="008A742B"/>
    <w:rsid w:val="008A7BB1"/>
    <w:rsid w:val="008A7DA1"/>
    <w:rsid w:val="008A7E89"/>
    <w:rsid w:val="008B0456"/>
    <w:rsid w:val="008B075C"/>
    <w:rsid w:val="008B08DA"/>
    <w:rsid w:val="008B0CFF"/>
    <w:rsid w:val="008B1131"/>
    <w:rsid w:val="008B12E2"/>
    <w:rsid w:val="008B1B3E"/>
    <w:rsid w:val="008B1CCA"/>
    <w:rsid w:val="008B21CC"/>
    <w:rsid w:val="008B2349"/>
    <w:rsid w:val="008B2394"/>
    <w:rsid w:val="008B259F"/>
    <w:rsid w:val="008B26BB"/>
    <w:rsid w:val="008B2A19"/>
    <w:rsid w:val="008B2B40"/>
    <w:rsid w:val="008B2EEC"/>
    <w:rsid w:val="008B3CFB"/>
    <w:rsid w:val="008B4496"/>
    <w:rsid w:val="008B4577"/>
    <w:rsid w:val="008B462E"/>
    <w:rsid w:val="008B48B4"/>
    <w:rsid w:val="008B4A16"/>
    <w:rsid w:val="008B4D71"/>
    <w:rsid w:val="008B4EA6"/>
    <w:rsid w:val="008B4F59"/>
    <w:rsid w:val="008B585C"/>
    <w:rsid w:val="008B5A02"/>
    <w:rsid w:val="008B5FA3"/>
    <w:rsid w:val="008B608E"/>
    <w:rsid w:val="008B6215"/>
    <w:rsid w:val="008B62F9"/>
    <w:rsid w:val="008B682C"/>
    <w:rsid w:val="008B6AA2"/>
    <w:rsid w:val="008B6B3F"/>
    <w:rsid w:val="008B6F8A"/>
    <w:rsid w:val="008B7398"/>
    <w:rsid w:val="008B748E"/>
    <w:rsid w:val="008B773E"/>
    <w:rsid w:val="008B7820"/>
    <w:rsid w:val="008B7B08"/>
    <w:rsid w:val="008B7B50"/>
    <w:rsid w:val="008B7CDD"/>
    <w:rsid w:val="008C0174"/>
    <w:rsid w:val="008C0250"/>
    <w:rsid w:val="008C06C0"/>
    <w:rsid w:val="008C0784"/>
    <w:rsid w:val="008C084D"/>
    <w:rsid w:val="008C0A98"/>
    <w:rsid w:val="008C0B71"/>
    <w:rsid w:val="008C0C4F"/>
    <w:rsid w:val="008C0E8D"/>
    <w:rsid w:val="008C10FB"/>
    <w:rsid w:val="008C1121"/>
    <w:rsid w:val="008C1123"/>
    <w:rsid w:val="008C131E"/>
    <w:rsid w:val="008C1371"/>
    <w:rsid w:val="008C1922"/>
    <w:rsid w:val="008C1987"/>
    <w:rsid w:val="008C1B70"/>
    <w:rsid w:val="008C1E76"/>
    <w:rsid w:val="008C1E93"/>
    <w:rsid w:val="008C1EDF"/>
    <w:rsid w:val="008C2259"/>
    <w:rsid w:val="008C2573"/>
    <w:rsid w:val="008C26A1"/>
    <w:rsid w:val="008C26BB"/>
    <w:rsid w:val="008C2725"/>
    <w:rsid w:val="008C2E11"/>
    <w:rsid w:val="008C2F6E"/>
    <w:rsid w:val="008C304A"/>
    <w:rsid w:val="008C3CF3"/>
    <w:rsid w:val="008C432E"/>
    <w:rsid w:val="008C480E"/>
    <w:rsid w:val="008C4A6E"/>
    <w:rsid w:val="008C4AA1"/>
    <w:rsid w:val="008C4C1B"/>
    <w:rsid w:val="008C4E63"/>
    <w:rsid w:val="008C5792"/>
    <w:rsid w:val="008C5DF8"/>
    <w:rsid w:val="008C61FA"/>
    <w:rsid w:val="008C64C2"/>
    <w:rsid w:val="008C6AA4"/>
    <w:rsid w:val="008C6B37"/>
    <w:rsid w:val="008C6B82"/>
    <w:rsid w:val="008C7268"/>
    <w:rsid w:val="008C7357"/>
    <w:rsid w:val="008C7444"/>
    <w:rsid w:val="008C75D2"/>
    <w:rsid w:val="008C76F5"/>
    <w:rsid w:val="008C78A1"/>
    <w:rsid w:val="008C79AC"/>
    <w:rsid w:val="008C79AF"/>
    <w:rsid w:val="008C7EBB"/>
    <w:rsid w:val="008C7F2C"/>
    <w:rsid w:val="008C7F49"/>
    <w:rsid w:val="008D0A71"/>
    <w:rsid w:val="008D0B3B"/>
    <w:rsid w:val="008D1785"/>
    <w:rsid w:val="008D184B"/>
    <w:rsid w:val="008D18EB"/>
    <w:rsid w:val="008D1961"/>
    <w:rsid w:val="008D202B"/>
    <w:rsid w:val="008D22CF"/>
    <w:rsid w:val="008D2B17"/>
    <w:rsid w:val="008D2CA3"/>
    <w:rsid w:val="008D2F9B"/>
    <w:rsid w:val="008D359F"/>
    <w:rsid w:val="008D3A78"/>
    <w:rsid w:val="008D3AED"/>
    <w:rsid w:val="008D40A1"/>
    <w:rsid w:val="008D5AA0"/>
    <w:rsid w:val="008D5B1B"/>
    <w:rsid w:val="008D5C1E"/>
    <w:rsid w:val="008D6265"/>
    <w:rsid w:val="008D636E"/>
    <w:rsid w:val="008D651B"/>
    <w:rsid w:val="008D6591"/>
    <w:rsid w:val="008D6A3F"/>
    <w:rsid w:val="008D6B37"/>
    <w:rsid w:val="008D6D66"/>
    <w:rsid w:val="008D70B2"/>
    <w:rsid w:val="008D710A"/>
    <w:rsid w:val="008D73F4"/>
    <w:rsid w:val="008D7418"/>
    <w:rsid w:val="008D7428"/>
    <w:rsid w:val="008D778F"/>
    <w:rsid w:val="008D799D"/>
    <w:rsid w:val="008D7BC3"/>
    <w:rsid w:val="008D7C96"/>
    <w:rsid w:val="008E029A"/>
    <w:rsid w:val="008E03A6"/>
    <w:rsid w:val="008E06C9"/>
    <w:rsid w:val="008E0CF0"/>
    <w:rsid w:val="008E0D40"/>
    <w:rsid w:val="008E0D5B"/>
    <w:rsid w:val="008E0EB5"/>
    <w:rsid w:val="008E0FDB"/>
    <w:rsid w:val="008E1229"/>
    <w:rsid w:val="008E133C"/>
    <w:rsid w:val="008E16E6"/>
    <w:rsid w:val="008E1760"/>
    <w:rsid w:val="008E177D"/>
    <w:rsid w:val="008E193E"/>
    <w:rsid w:val="008E1C37"/>
    <w:rsid w:val="008E1C7F"/>
    <w:rsid w:val="008E209A"/>
    <w:rsid w:val="008E225B"/>
    <w:rsid w:val="008E2679"/>
    <w:rsid w:val="008E2E56"/>
    <w:rsid w:val="008E2E6F"/>
    <w:rsid w:val="008E319B"/>
    <w:rsid w:val="008E31B9"/>
    <w:rsid w:val="008E31C7"/>
    <w:rsid w:val="008E3790"/>
    <w:rsid w:val="008E3B43"/>
    <w:rsid w:val="008E3C89"/>
    <w:rsid w:val="008E3D79"/>
    <w:rsid w:val="008E40F2"/>
    <w:rsid w:val="008E45CD"/>
    <w:rsid w:val="008E4729"/>
    <w:rsid w:val="008E4B02"/>
    <w:rsid w:val="008E4F7E"/>
    <w:rsid w:val="008E5A92"/>
    <w:rsid w:val="008E619E"/>
    <w:rsid w:val="008E619F"/>
    <w:rsid w:val="008E699B"/>
    <w:rsid w:val="008E6BCA"/>
    <w:rsid w:val="008E72EE"/>
    <w:rsid w:val="008E73CA"/>
    <w:rsid w:val="008E7520"/>
    <w:rsid w:val="008E780D"/>
    <w:rsid w:val="008E7848"/>
    <w:rsid w:val="008E7A63"/>
    <w:rsid w:val="008F0447"/>
    <w:rsid w:val="008F0EAB"/>
    <w:rsid w:val="008F0FF0"/>
    <w:rsid w:val="008F1040"/>
    <w:rsid w:val="008F15EE"/>
    <w:rsid w:val="008F1A36"/>
    <w:rsid w:val="008F1CC7"/>
    <w:rsid w:val="008F1D40"/>
    <w:rsid w:val="008F1F57"/>
    <w:rsid w:val="008F20A6"/>
    <w:rsid w:val="008F2999"/>
    <w:rsid w:val="008F2A75"/>
    <w:rsid w:val="008F2F6E"/>
    <w:rsid w:val="008F333E"/>
    <w:rsid w:val="008F3C2D"/>
    <w:rsid w:val="008F4475"/>
    <w:rsid w:val="008F44B4"/>
    <w:rsid w:val="008F45BC"/>
    <w:rsid w:val="008F4EF2"/>
    <w:rsid w:val="008F54BF"/>
    <w:rsid w:val="008F5645"/>
    <w:rsid w:val="008F5A5E"/>
    <w:rsid w:val="008F5B2C"/>
    <w:rsid w:val="008F6541"/>
    <w:rsid w:val="008F6766"/>
    <w:rsid w:val="008F69E9"/>
    <w:rsid w:val="008F7021"/>
    <w:rsid w:val="008F705A"/>
    <w:rsid w:val="008F7572"/>
    <w:rsid w:val="008F7685"/>
    <w:rsid w:val="008F76F4"/>
    <w:rsid w:val="008F7ADB"/>
    <w:rsid w:val="008F7BBF"/>
    <w:rsid w:val="008F7DF7"/>
    <w:rsid w:val="00900165"/>
    <w:rsid w:val="009001D8"/>
    <w:rsid w:val="00900451"/>
    <w:rsid w:val="00900CAB"/>
    <w:rsid w:val="00900D22"/>
    <w:rsid w:val="00901510"/>
    <w:rsid w:val="00901A64"/>
    <w:rsid w:val="00901C61"/>
    <w:rsid w:val="009023CB"/>
    <w:rsid w:val="009024C9"/>
    <w:rsid w:val="00902725"/>
    <w:rsid w:val="009029C7"/>
    <w:rsid w:val="00903020"/>
    <w:rsid w:val="0090344A"/>
    <w:rsid w:val="009038CD"/>
    <w:rsid w:val="0090393A"/>
    <w:rsid w:val="00903C12"/>
    <w:rsid w:val="00903CE2"/>
    <w:rsid w:val="0090410D"/>
    <w:rsid w:val="009044A5"/>
    <w:rsid w:val="00904971"/>
    <w:rsid w:val="009049E2"/>
    <w:rsid w:val="00904A35"/>
    <w:rsid w:val="00904AB8"/>
    <w:rsid w:val="00904E9D"/>
    <w:rsid w:val="00904EA8"/>
    <w:rsid w:val="00904EAC"/>
    <w:rsid w:val="00904F4A"/>
    <w:rsid w:val="009052FD"/>
    <w:rsid w:val="00905700"/>
    <w:rsid w:val="00905721"/>
    <w:rsid w:val="00905DDC"/>
    <w:rsid w:val="00905E5C"/>
    <w:rsid w:val="009061AD"/>
    <w:rsid w:val="009061F1"/>
    <w:rsid w:val="00907330"/>
    <w:rsid w:val="009073C2"/>
    <w:rsid w:val="00907446"/>
    <w:rsid w:val="009076C4"/>
    <w:rsid w:val="00907837"/>
    <w:rsid w:val="00907EDD"/>
    <w:rsid w:val="00907EEF"/>
    <w:rsid w:val="00907F0D"/>
    <w:rsid w:val="00907FE5"/>
    <w:rsid w:val="009103D4"/>
    <w:rsid w:val="009105B4"/>
    <w:rsid w:val="00910820"/>
    <w:rsid w:val="00910844"/>
    <w:rsid w:val="00910C49"/>
    <w:rsid w:val="00910F9C"/>
    <w:rsid w:val="00911338"/>
    <w:rsid w:val="00911360"/>
    <w:rsid w:val="00912188"/>
    <w:rsid w:val="00913359"/>
    <w:rsid w:val="00913A29"/>
    <w:rsid w:val="00913CBA"/>
    <w:rsid w:val="00914114"/>
    <w:rsid w:val="00914218"/>
    <w:rsid w:val="0091423E"/>
    <w:rsid w:val="009142E3"/>
    <w:rsid w:val="009143EF"/>
    <w:rsid w:val="00914459"/>
    <w:rsid w:val="009144CA"/>
    <w:rsid w:val="009144FA"/>
    <w:rsid w:val="009145FB"/>
    <w:rsid w:val="00914756"/>
    <w:rsid w:val="009152F8"/>
    <w:rsid w:val="009154B9"/>
    <w:rsid w:val="00915DCE"/>
    <w:rsid w:val="00915FE8"/>
    <w:rsid w:val="009160C9"/>
    <w:rsid w:val="00916A2C"/>
    <w:rsid w:val="00916B54"/>
    <w:rsid w:val="00916CFA"/>
    <w:rsid w:val="00916D54"/>
    <w:rsid w:val="00916E77"/>
    <w:rsid w:val="00917144"/>
    <w:rsid w:val="00917354"/>
    <w:rsid w:val="009174C6"/>
    <w:rsid w:val="009178DB"/>
    <w:rsid w:val="00917910"/>
    <w:rsid w:val="00917B01"/>
    <w:rsid w:val="00917D40"/>
    <w:rsid w:val="009202E5"/>
    <w:rsid w:val="00920758"/>
    <w:rsid w:val="0092088B"/>
    <w:rsid w:val="009208F4"/>
    <w:rsid w:val="009209D9"/>
    <w:rsid w:val="00920B60"/>
    <w:rsid w:val="00920E05"/>
    <w:rsid w:val="00920FFD"/>
    <w:rsid w:val="00921550"/>
    <w:rsid w:val="0092162D"/>
    <w:rsid w:val="00921ADD"/>
    <w:rsid w:val="00921C2E"/>
    <w:rsid w:val="00922027"/>
    <w:rsid w:val="009224F7"/>
    <w:rsid w:val="009226C0"/>
    <w:rsid w:val="00922A72"/>
    <w:rsid w:val="0092305A"/>
    <w:rsid w:val="009230CE"/>
    <w:rsid w:val="00923214"/>
    <w:rsid w:val="0092325A"/>
    <w:rsid w:val="00923369"/>
    <w:rsid w:val="009235EB"/>
    <w:rsid w:val="00923667"/>
    <w:rsid w:val="00923854"/>
    <w:rsid w:val="00923855"/>
    <w:rsid w:val="009239D5"/>
    <w:rsid w:val="00923A5D"/>
    <w:rsid w:val="00923ECF"/>
    <w:rsid w:val="00923F01"/>
    <w:rsid w:val="0092424B"/>
    <w:rsid w:val="00924956"/>
    <w:rsid w:val="00924984"/>
    <w:rsid w:val="00924A07"/>
    <w:rsid w:val="00925005"/>
    <w:rsid w:val="0092536F"/>
    <w:rsid w:val="0092561A"/>
    <w:rsid w:val="009256E5"/>
    <w:rsid w:val="00925796"/>
    <w:rsid w:val="00925972"/>
    <w:rsid w:val="00925A3E"/>
    <w:rsid w:val="00925BE1"/>
    <w:rsid w:val="009260DE"/>
    <w:rsid w:val="0092611E"/>
    <w:rsid w:val="0092613F"/>
    <w:rsid w:val="00926A07"/>
    <w:rsid w:val="00926F7E"/>
    <w:rsid w:val="009272CB"/>
    <w:rsid w:val="00927973"/>
    <w:rsid w:val="00927C49"/>
    <w:rsid w:val="00927F2D"/>
    <w:rsid w:val="0093003A"/>
    <w:rsid w:val="00930131"/>
    <w:rsid w:val="00930152"/>
    <w:rsid w:val="009303EC"/>
    <w:rsid w:val="00930964"/>
    <w:rsid w:val="00930985"/>
    <w:rsid w:val="00930D43"/>
    <w:rsid w:val="009310E0"/>
    <w:rsid w:val="0093114E"/>
    <w:rsid w:val="00931202"/>
    <w:rsid w:val="0093122C"/>
    <w:rsid w:val="00931339"/>
    <w:rsid w:val="0093139D"/>
    <w:rsid w:val="00931649"/>
    <w:rsid w:val="009317C8"/>
    <w:rsid w:val="009318D1"/>
    <w:rsid w:val="00931931"/>
    <w:rsid w:val="00931E10"/>
    <w:rsid w:val="00931F6F"/>
    <w:rsid w:val="00932036"/>
    <w:rsid w:val="0093223B"/>
    <w:rsid w:val="0093250A"/>
    <w:rsid w:val="0093296E"/>
    <w:rsid w:val="00932F23"/>
    <w:rsid w:val="0093327E"/>
    <w:rsid w:val="009333A7"/>
    <w:rsid w:val="0093341C"/>
    <w:rsid w:val="0093353E"/>
    <w:rsid w:val="009336AB"/>
    <w:rsid w:val="009336D0"/>
    <w:rsid w:val="00933896"/>
    <w:rsid w:val="00933FC3"/>
    <w:rsid w:val="00934404"/>
    <w:rsid w:val="009344F5"/>
    <w:rsid w:val="00934590"/>
    <w:rsid w:val="00934D24"/>
    <w:rsid w:val="00935219"/>
    <w:rsid w:val="00935284"/>
    <w:rsid w:val="00935726"/>
    <w:rsid w:val="0093585C"/>
    <w:rsid w:val="009358F7"/>
    <w:rsid w:val="00935C72"/>
    <w:rsid w:val="00935CA7"/>
    <w:rsid w:val="0093625B"/>
    <w:rsid w:val="009362AB"/>
    <w:rsid w:val="009364CE"/>
    <w:rsid w:val="009364DE"/>
    <w:rsid w:val="009365BC"/>
    <w:rsid w:val="0093680E"/>
    <w:rsid w:val="0093688E"/>
    <w:rsid w:val="00936963"/>
    <w:rsid w:val="00936EDF"/>
    <w:rsid w:val="00936F4E"/>
    <w:rsid w:val="00937364"/>
    <w:rsid w:val="009374F8"/>
    <w:rsid w:val="009377BB"/>
    <w:rsid w:val="00937F5D"/>
    <w:rsid w:val="009400F3"/>
    <w:rsid w:val="0094038F"/>
    <w:rsid w:val="009403BA"/>
    <w:rsid w:val="009405A5"/>
    <w:rsid w:val="00940BD1"/>
    <w:rsid w:val="00940BE4"/>
    <w:rsid w:val="00940CF1"/>
    <w:rsid w:val="00941039"/>
    <w:rsid w:val="00941379"/>
    <w:rsid w:val="00941A21"/>
    <w:rsid w:val="00941CF6"/>
    <w:rsid w:val="00941E11"/>
    <w:rsid w:val="00942149"/>
    <w:rsid w:val="00942438"/>
    <w:rsid w:val="00942660"/>
    <w:rsid w:val="00942845"/>
    <w:rsid w:val="00943587"/>
    <w:rsid w:val="00943781"/>
    <w:rsid w:val="009438FD"/>
    <w:rsid w:val="00943D86"/>
    <w:rsid w:val="00943E29"/>
    <w:rsid w:val="00943E7E"/>
    <w:rsid w:val="00943EC5"/>
    <w:rsid w:val="00943FF3"/>
    <w:rsid w:val="00944142"/>
    <w:rsid w:val="00944180"/>
    <w:rsid w:val="009443F5"/>
    <w:rsid w:val="009445CD"/>
    <w:rsid w:val="0094484C"/>
    <w:rsid w:val="0094490E"/>
    <w:rsid w:val="00944DF2"/>
    <w:rsid w:val="00944E2B"/>
    <w:rsid w:val="00945245"/>
    <w:rsid w:val="009457C5"/>
    <w:rsid w:val="009457E9"/>
    <w:rsid w:val="0094599F"/>
    <w:rsid w:val="00945A1C"/>
    <w:rsid w:val="00945BFB"/>
    <w:rsid w:val="00945E1E"/>
    <w:rsid w:val="0094630B"/>
    <w:rsid w:val="009463B7"/>
    <w:rsid w:val="00946839"/>
    <w:rsid w:val="00946932"/>
    <w:rsid w:val="00946AA0"/>
    <w:rsid w:val="009472D7"/>
    <w:rsid w:val="00947D6B"/>
    <w:rsid w:val="00947ED9"/>
    <w:rsid w:val="0095047C"/>
    <w:rsid w:val="00950A05"/>
    <w:rsid w:val="009511A4"/>
    <w:rsid w:val="009514AE"/>
    <w:rsid w:val="00951A22"/>
    <w:rsid w:val="00951F4F"/>
    <w:rsid w:val="00952009"/>
    <w:rsid w:val="00952085"/>
    <w:rsid w:val="0095209B"/>
    <w:rsid w:val="009520BB"/>
    <w:rsid w:val="009520FB"/>
    <w:rsid w:val="009522C4"/>
    <w:rsid w:val="009523D4"/>
    <w:rsid w:val="00952512"/>
    <w:rsid w:val="009525B2"/>
    <w:rsid w:val="00952948"/>
    <w:rsid w:val="009535EE"/>
    <w:rsid w:val="00953B09"/>
    <w:rsid w:val="00953CD5"/>
    <w:rsid w:val="00953E05"/>
    <w:rsid w:val="009540DE"/>
    <w:rsid w:val="00954739"/>
    <w:rsid w:val="0095488D"/>
    <w:rsid w:val="009549A6"/>
    <w:rsid w:val="00954B70"/>
    <w:rsid w:val="00954FC6"/>
    <w:rsid w:val="0095502E"/>
    <w:rsid w:val="00955051"/>
    <w:rsid w:val="0095529C"/>
    <w:rsid w:val="00955884"/>
    <w:rsid w:val="00955EFB"/>
    <w:rsid w:val="009560AD"/>
    <w:rsid w:val="009564D5"/>
    <w:rsid w:val="009566F6"/>
    <w:rsid w:val="00956C1B"/>
    <w:rsid w:val="00956C21"/>
    <w:rsid w:val="00956CD1"/>
    <w:rsid w:val="00956F53"/>
    <w:rsid w:val="00956FB0"/>
    <w:rsid w:val="00956FB8"/>
    <w:rsid w:val="009572D7"/>
    <w:rsid w:val="00957496"/>
    <w:rsid w:val="00957CC6"/>
    <w:rsid w:val="00957F93"/>
    <w:rsid w:val="00960529"/>
    <w:rsid w:val="00960834"/>
    <w:rsid w:val="009608FD"/>
    <w:rsid w:val="00960966"/>
    <w:rsid w:val="00960A76"/>
    <w:rsid w:val="00960C2E"/>
    <w:rsid w:val="00961856"/>
    <w:rsid w:val="009619D8"/>
    <w:rsid w:val="00961C31"/>
    <w:rsid w:val="009620AF"/>
    <w:rsid w:val="009623D0"/>
    <w:rsid w:val="0096263B"/>
    <w:rsid w:val="00962959"/>
    <w:rsid w:val="00962C62"/>
    <w:rsid w:val="00962C72"/>
    <w:rsid w:val="00962D7E"/>
    <w:rsid w:val="00962E46"/>
    <w:rsid w:val="00962E79"/>
    <w:rsid w:val="0096328F"/>
    <w:rsid w:val="00963438"/>
    <w:rsid w:val="00963800"/>
    <w:rsid w:val="00963814"/>
    <w:rsid w:val="009639CC"/>
    <w:rsid w:val="00963B67"/>
    <w:rsid w:val="00963C6D"/>
    <w:rsid w:val="00963CA6"/>
    <w:rsid w:val="00963F49"/>
    <w:rsid w:val="00964207"/>
    <w:rsid w:val="00964334"/>
    <w:rsid w:val="00964366"/>
    <w:rsid w:val="00964601"/>
    <w:rsid w:val="00964BF6"/>
    <w:rsid w:val="00964C27"/>
    <w:rsid w:val="00964CAF"/>
    <w:rsid w:val="00964E91"/>
    <w:rsid w:val="00965551"/>
    <w:rsid w:val="0096569B"/>
    <w:rsid w:val="00965C92"/>
    <w:rsid w:val="00965EAB"/>
    <w:rsid w:val="009664BA"/>
    <w:rsid w:val="0096680D"/>
    <w:rsid w:val="00966875"/>
    <w:rsid w:val="00966C47"/>
    <w:rsid w:val="00966F78"/>
    <w:rsid w:val="00967659"/>
    <w:rsid w:val="00967B4A"/>
    <w:rsid w:val="009703A8"/>
    <w:rsid w:val="00970544"/>
    <w:rsid w:val="00970AD5"/>
    <w:rsid w:val="00971524"/>
    <w:rsid w:val="00971638"/>
    <w:rsid w:val="00971CF5"/>
    <w:rsid w:val="00971E24"/>
    <w:rsid w:val="00971F6E"/>
    <w:rsid w:val="00971FD0"/>
    <w:rsid w:val="009721D0"/>
    <w:rsid w:val="00972817"/>
    <w:rsid w:val="009728C6"/>
    <w:rsid w:val="00972D5E"/>
    <w:rsid w:val="00972E19"/>
    <w:rsid w:val="00973713"/>
    <w:rsid w:val="0097399F"/>
    <w:rsid w:val="009739D0"/>
    <w:rsid w:val="00973A42"/>
    <w:rsid w:val="00973AC3"/>
    <w:rsid w:val="00973D5D"/>
    <w:rsid w:val="00973EF7"/>
    <w:rsid w:val="0097401E"/>
    <w:rsid w:val="00974180"/>
    <w:rsid w:val="009745B7"/>
    <w:rsid w:val="00974974"/>
    <w:rsid w:val="00974B0A"/>
    <w:rsid w:val="00974CFC"/>
    <w:rsid w:val="00974D01"/>
    <w:rsid w:val="00974DE8"/>
    <w:rsid w:val="00975238"/>
    <w:rsid w:val="0097536F"/>
    <w:rsid w:val="00975835"/>
    <w:rsid w:val="0097586F"/>
    <w:rsid w:val="00975B48"/>
    <w:rsid w:val="00975BDD"/>
    <w:rsid w:val="00975FA7"/>
    <w:rsid w:val="00976083"/>
    <w:rsid w:val="009762EF"/>
    <w:rsid w:val="0097661C"/>
    <w:rsid w:val="00976C03"/>
    <w:rsid w:val="00977156"/>
    <w:rsid w:val="009771C6"/>
    <w:rsid w:val="00977293"/>
    <w:rsid w:val="00977404"/>
    <w:rsid w:val="009778B9"/>
    <w:rsid w:val="00977B40"/>
    <w:rsid w:val="00980398"/>
    <w:rsid w:val="00980555"/>
    <w:rsid w:val="00980616"/>
    <w:rsid w:val="009806DC"/>
    <w:rsid w:val="00980CC0"/>
    <w:rsid w:val="0098117A"/>
    <w:rsid w:val="009811E3"/>
    <w:rsid w:val="00981A34"/>
    <w:rsid w:val="00981A86"/>
    <w:rsid w:val="00981B2C"/>
    <w:rsid w:val="00982095"/>
    <w:rsid w:val="009823A4"/>
    <w:rsid w:val="0098257C"/>
    <w:rsid w:val="00982598"/>
    <w:rsid w:val="00982CE0"/>
    <w:rsid w:val="00982DEE"/>
    <w:rsid w:val="00982EBE"/>
    <w:rsid w:val="0098314B"/>
    <w:rsid w:val="00983247"/>
    <w:rsid w:val="00983659"/>
    <w:rsid w:val="0098383E"/>
    <w:rsid w:val="00983D89"/>
    <w:rsid w:val="009841AB"/>
    <w:rsid w:val="00984504"/>
    <w:rsid w:val="009846B7"/>
    <w:rsid w:val="00984A77"/>
    <w:rsid w:val="00984AEE"/>
    <w:rsid w:val="00984C3E"/>
    <w:rsid w:val="00984E85"/>
    <w:rsid w:val="00985250"/>
    <w:rsid w:val="009854BB"/>
    <w:rsid w:val="0098554A"/>
    <w:rsid w:val="00985F7D"/>
    <w:rsid w:val="009861E3"/>
    <w:rsid w:val="00986279"/>
    <w:rsid w:val="009862B3"/>
    <w:rsid w:val="009862D1"/>
    <w:rsid w:val="009865B2"/>
    <w:rsid w:val="0098661C"/>
    <w:rsid w:val="009868E5"/>
    <w:rsid w:val="00986975"/>
    <w:rsid w:val="00986A40"/>
    <w:rsid w:val="00986D1F"/>
    <w:rsid w:val="009870CA"/>
    <w:rsid w:val="00987182"/>
    <w:rsid w:val="009872B4"/>
    <w:rsid w:val="0098730E"/>
    <w:rsid w:val="009875A7"/>
    <w:rsid w:val="009875D9"/>
    <w:rsid w:val="009903E3"/>
    <w:rsid w:val="00990CEF"/>
    <w:rsid w:val="00990E09"/>
    <w:rsid w:val="00990E35"/>
    <w:rsid w:val="00991544"/>
    <w:rsid w:val="009917CC"/>
    <w:rsid w:val="00991B6A"/>
    <w:rsid w:val="009922FF"/>
    <w:rsid w:val="009928C6"/>
    <w:rsid w:val="00992AAB"/>
    <w:rsid w:val="00992AD2"/>
    <w:rsid w:val="009932FF"/>
    <w:rsid w:val="0099362B"/>
    <w:rsid w:val="009938AE"/>
    <w:rsid w:val="00993E68"/>
    <w:rsid w:val="00994500"/>
    <w:rsid w:val="00994A62"/>
    <w:rsid w:val="00994BD5"/>
    <w:rsid w:val="00994C81"/>
    <w:rsid w:val="009950A2"/>
    <w:rsid w:val="009950DD"/>
    <w:rsid w:val="00995360"/>
    <w:rsid w:val="009956BA"/>
    <w:rsid w:val="009959B0"/>
    <w:rsid w:val="00995A54"/>
    <w:rsid w:val="00995CFC"/>
    <w:rsid w:val="00995FB9"/>
    <w:rsid w:val="009960B2"/>
    <w:rsid w:val="009968B1"/>
    <w:rsid w:val="00996D9E"/>
    <w:rsid w:val="0099740A"/>
    <w:rsid w:val="009978EA"/>
    <w:rsid w:val="0099799E"/>
    <w:rsid w:val="00997A91"/>
    <w:rsid w:val="00997E71"/>
    <w:rsid w:val="00997F31"/>
    <w:rsid w:val="009A0912"/>
    <w:rsid w:val="009A0988"/>
    <w:rsid w:val="009A1014"/>
    <w:rsid w:val="009A1534"/>
    <w:rsid w:val="009A1A2B"/>
    <w:rsid w:val="009A1A34"/>
    <w:rsid w:val="009A1AEE"/>
    <w:rsid w:val="009A1B58"/>
    <w:rsid w:val="009A1BC7"/>
    <w:rsid w:val="009A1D01"/>
    <w:rsid w:val="009A203A"/>
    <w:rsid w:val="009A23B7"/>
    <w:rsid w:val="009A24DC"/>
    <w:rsid w:val="009A253B"/>
    <w:rsid w:val="009A2661"/>
    <w:rsid w:val="009A2785"/>
    <w:rsid w:val="009A2888"/>
    <w:rsid w:val="009A2B4B"/>
    <w:rsid w:val="009A3015"/>
    <w:rsid w:val="009A3442"/>
    <w:rsid w:val="009A3F66"/>
    <w:rsid w:val="009A4267"/>
    <w:rsid w:val="009A45EB"/>
    <w:rsid w:val="009A4BA4"/>
    <w:rsid w:val="009A4C1F"/>
    <w:rsid w:val="009A4F81"/>
    <w:rsid w:val="009A4FB3"/>
    <w:rsid w:val="009A4FBF"/>
    <w:rsid w:val="009A57A0"/>
    <w:rsid w:val="009A5941"/>
    <w:rsid w:val="009A5DB4"/>
    <w:rsid w:val="009A6136"/>
    <w:rsid w:val="009A62CC"/>
    <w:rsid w:val="009A62D4"/>
    <w:rsid w:val="009A62F9"/>
    <w:rsid w:val="009A64D9"/>
    <w:rsid w:val="009A66EA"/>
    <w:rsid w:val="009A6D13"/>
    <w:rsid w:val="009A7316"/>
    <w:rsid w:val="009A77AB"/>
    <w:rsid w:val="009A7BD5"/>
    <w:rsid w:val="009B0327"/>
    <w:rsid w:val="009B03B1"/>
    <w:rsid w:val="009B0652"/>
    <w:rsid w:val="009B0FA5"/>
    <w:rsid w:val="009B1575"/>
    <w:rsid w:val="009B1853"/>
    <w:rsid w:val="009B1916"/>
    <w:rsid w:val="009B223E"/>
    <w:rsid w:val="009B2631"/>
    <w:rsid w:val="009B27D0"/>
    <w:rsid w:val="009B2A70"/>
    <w:rsid w:val="009B2E27"/>
    <w:rsid w:val="009B300C"/>
    <w:rsid w:val="009B334D"/>
    <w:rsid w:val="009B37B3"/>
    <w:rsid w:val="009B3BF7"/>
    <w:rsid w:val="009B3C4F"/>
    <w:rsid w:val="009B3D90"/>
    <w:rsid w:val="009B436D"/>
    <w:rsid w:val="009B44AA"/>
    <w:rsid w:val="009B44B2"/>
    <w:rsid w:val="009B4844"/>
    <w:rsid w:val="009B4B03"/>
    <w:rsid w:val="009B4B26"/>
    <w:rsid w:val="009B4FB6"/>
    <w:rsid w:val="009B501F"/>
    <w:rsid w:val="009B50B0"/>
    <w:rsid w:val="009B5220"/>
    <w:rsid w:val="009B555D"/>
    <w:rsid w:val="009B59FE"/>
    <w:rsid w:val="009B5B6D"/>
    <w:rsid w:val="009B5E1A"/>
    <w:rsid w:val="009B604C"/>
    <w:rsid w:val="009B6544"/>
    <w:rsid w:val="009B665C"/>
    <w:rsid w:val="009B7469"/>
    <w:rsid w:val="009B7653"/>
    <w:rsid w:val="009B781C"/>
    <w:rsid w:val="009B78FC"/>
    <w:rsid w:val="009B7BF3"/>
    <w:rsid w:val="009B7BFB"/>
    <w:rsid w:val="009BD17D"/>
    <w:rsid w:val="009C0266"/>
    <w:rsid w:val="009C0352"/>
    <w:rsid w:val="009C0660"/>
    <w:rsid w:val="009C07B3"/>
    <w:rsid w:val="009C0988"/>
    <w:rsid w:val="009C0B02"/>
    <w:rsid w:val="009C0CED"/>
    <w:rsid w:val="009C0F14"/>
    <w:rsid w:val="009C10E8"/>
    <w:rsid w:val="009C10F4"/>
    <w:rsid w:val="009C17D0"/>
    <w:rsid w:val="009C1BCE"/>
    <w:rsid w:val="009C1E85"/>
    <w:rsid w:val="009C27DC"/>
    <w:rsid w:val="009C2C29"/>
    <w:rsid w:val="009C2DE3"/>
    <w:rsid w:val="009C30C4"/>
    <w:rsid w:val="009C32E9"/>
    <w:rsid w:val="009C3533"/>
    <w:rsid w:val="009C3DEB"/>
    <w:rsid w:val="009C3E93"/>
    <w:rsid w:val="009C41DD"/>
    <w:rsid w:val="009C4364"/>
    <w:rsid w:val="009C43DB"/>
    <w:rsid w:val="009C4895"/>
    <w:rsid w:val="009C4C78"/>
    <w:rsid w:val="009C4D4F"/>
    <w:rsid w:val="009C4D5B"/>
    <w:rsid w:val="009C5425"/>
    <w:rsid w:val="009C5799"/>
    <w:rsid w:val="009C58DE"/>
    <w:rsid w:val="009C5C0E"/>
    <w:rsid w:val="009C5CA3"/>
    <w:rsid w:val="009C5E86"/>
    <w:rsid w:val="009C64D8"/>
    <w:rsid w:val="009C6558"/>
    <w:rsid w:val="009C69D8"/>
    <w:rsid w:val="009C724B"/>
    <w:rsid w:val="009C7414"/>
    <w:rsid w:val="009C7B79"/>
    <w:rsid w:val="009C7EB3"/>
    <w:rsid w:val="009D0052"/>
    <w:rsid w:val="009D00EE"/>
    <w:rsid w:val="009D0883"/>
    <w:rsid w:val="009D0BEB"/>
    <w:rsid w:val="009D19A3"/>
    <w:rsid w:val="009D2252"/>
    <w:rsid w:val="009D2541"/>
    <w:rsid w:val="009D28C2"/>
    <w:rsid w:val="009D2DB7"/>
    <w:rsid w:val="009D2E05"/>
    <w:rsid w:val="009D2E8A"/>
    <w:rsid w:val="009D302F"/>
    <w:rsid w:val="009D3A41"/>
    <w:rsid w:val="009D3BC4"/>
    <w:rsid w:val="009D3EF9"/>
    <w:rsid w:val="009D429F"/>
    <w:rsid w:val="009D4561"/>
    <w:rsid w:val="009D553E"/>
    <w:rsid w:val="009D554D"/>
    <w:rsid w:val="009D595C"/>
    <w:rsid w:val="009D63F8"/>
    <w:rsid w:val="009D6C36"/>
    <w:rsid w:val="009D6D33"/>
    <w:rsid w:val="009D702F"/>
    <w:rsid w:val="009D770C"/>
    <w:rsid w:val="009D7822"/>
    <w:rsid w:val="009D7E6A"/>
    <w:rsid w:val="009D7EA2"/>
    <w:rsid w:val="009DA43E"/>
    <w:rsid w:val="009E0164"/>
    <w:rsid w:val="009E04D8"/>
    <w:rsid w:val="009E075A"/>
    <w:rsid w:val="009E0884"/>
    <w:rsid w:val="009E0AA1"/>
    <w:rsid w:val="009E1412"/>
    <w:rsid w:val="009E166A"/>
    <w:rsid w:val="009E1679"/>
    <w:rsid w:val="009E1CC9"/>
    <w:rsid w:val="009E2499"/>
    <w:rsid w:val="009E25B5"/>
    <w:rsid w:val="009E2726"/>
    <w:rsid w:val="009E273F"/>
    <w:rsid w:val="009E278D"/>
    <w:rsid w:val="009E2897"/>
    <w:rsid w:val="009E2B31"/>
    <w:rsid w:val="009E2C03"/>
    <w:rsid w:val="009E3690"/>
    <w:rsid w:val="009E3B4D"/>
    <w:rsid w:val="009E40A1"/>
    <w:rsid w:val="009E443F"/>
    <w:rsid w:val="009E46A4"/>
    <w:rsid w:val="009E48F1"/>
    <w:rsid w:val="009E4E3E"/>
    <w:rsid w:val="009E501A"/>
    <w:rsid w:val="009E52B3"/>
    <w:rsid w:val="009E598A"/>
    <w:rsid w:val="009E5EB8"/>
    <w:rsid w:val="009E6102"/>
    <w:rsid w:val="009E61F6"/>
    <w:rsid w:val="009E6605"/>
    <w:rsid w:val="009E6997"/>
    <w:rsid w:val="009E6A50"/>
    <w:rsid w:val="009E6BFC"/>
    <w:rsid w:val="009E71BD"/>
    <w:rsid w:val="009E72D0"/>
    <w:rsid w:val="009E7515"/>
    <w:rsid w:val="009E75D3"/>
    <w:rsid w:val="009E7600"/>
    <w:rsid w:val="009E7833"/>
    <w:rsid w:val="009E798D"/>
    <w:rsid w:val="009E7C1A"/>
    <w:rsid w:val="009E7C41"/>
    <w:rsid w:val="009E7EE9"/>
    <w:rsid w:val="009F037F"/>
    <w:rsid w:val="009F03D0"/>
    <w:rsid w:val="009F060B"/>
    <w:rsid w:val="009F080D"/>
    <w:rsid w:val="009F0D70"/>
    <w:rsid w:val="009F13B8"/>
    <w:rsid w:val="009F14F7"/>
    <w:rsid w:val="009F1975"/>
    <w:rsid w:val="009F228E"/>
    <w:rsid w:val="009F22CF"/>
    <w:rsid w:val="009F246F"/>
    <w:rsid w:val="009F2975"/>
    <w:rsid w:val="009F29A6"/>
    <w:rsid w:val="009F2CD3"/>
    <w:rsid w:val="009F2CF5"/>
    <w:rsid w:val="009F2D64"/>
    <w:rsid w:val="009F30D3"/>
    <w:rsid w:val="009F395D"/>
    <w:rsid w:val="009F415D"/>
    <w:rsid w:val="009F42F2"/>
    <w:rsid w:val="009F43E2"/>
    <w:rsid w:val="009F467C"/>
    <w:rsid w:val="009F496E"/>
    <w:rsid w:val="009F4BBC"/>
    <w:rsid w:val="009F508A"/>
    <w:rsid w:val="009F58B9"/>
    <w:rsid w:val="009F5A9A"/>
    <w:rsid w:val="009F5AED"/>
    <w:rsid w:val="009F5FCD"/>
    <w:rsid w:val="009F6028"/>
    <w:rsid w:val="009F61A4"/>
    <w:rsid w:val="009F633C"/>
    <w:rsid w:val="009F64A7"/>
    <w:rsid w:val="009F660D"/>
    <w:rsid w:val="009F6714"/>
    <w:rsid w:val="009F69E2"/>
    <w:rsid w:val="009F6DD6"/>
    <w:rsid w:val="009F7044"/>
    <w:rsid w:val="009F73BB"/>
    <w:rsid w:val="009F74DD"/>
    <w:rsid w:val="009F74E7"/>
    <w:rsid w:val="009F7683"/>
    <w:rsid w:val="009F7764"/>
    <w:rsid w:val="009F78AA"/>
    <w:rsid w:val="009F7BA3"/>
    <w:rsid w:val="009F7FC2"/>
    <w:rsid w:val="00A0001F"/>
    <w:rsid w:val="00A00150"/>
    <w:rsid w:val="00A00518"/>
    <w:rsid w:val="00A0058A"/>
    <w:rsid w:val="00A0084B"/>
    <w:rsid w:val="00A00992"/>
    <w:rsid w:val="00A00D47"/>
    <w:rsid w:val="00A00D62"/>
    <w:rsid w:val="00A01430"/>
    <w:rsid w:val="00A015E5"/>
    <w:rsid w:val="00A01649"/>
    <w:rsid w:val="00A01B29"/>
    <w:rsid w:val="00A01B91"/>
    <w:rsid w:val="00A01BB1"/>
    <w:rsid w:val="00A01F65"/>
    <w:rsid w:val="00A02059"/>
    <w:rsid w:val="00A024EE"/>
    <w:rsid w:val="00A02DF3"/>
    <w:rsid w:val="00A036DF"/>
    <w:rsid w:val="00A0397F"/>
    <w:rsid w:val="00A03D7D"/>
    <w:rsid w:val="00A03FD2"/>
    <w:rsid w:val="00A046EA"/>
    <w:rsid w:val="00A04E26"/>
    <w:rsid w:val="00A04E90"/>
    <w:rsid w:val="00A05A69"/>
    <w:rsid w:val="00A05B31"/>
    <w:rsid w:val="00A05C33"/>
    <w:rsid w:val="00A05DB8"/>
    <w:rsid w:val="00A05F19"/>
    <w:rsid w:val="00A05F91"/>
    <w:rsid w:val="00A06478"/>
    <w:rsid w:val="00A066C0"/>
    <w:rsid w:val="00A06B6C"/>
    <w:rsid w:val="00A06C24"/>
    <w:rsid w:val="00A06F61"/>
    <w:rsid w:val="00A06F62"/>
    <w:rsid w:val="00A070A4"/>
    <w:rsid w:val="00A0714E"/>
    <w:rsid w:val="00A07A74"/>
    <w:rsid w:val="00A07DC3"/>
    <w:rsid w:val="00A07DE5"/>
    <w:rsid w:val="00A07FD2"/>
    <w:rsid w:val="00A10119"/>
    <w:rsid w:val="00A10548"/>
    <w:rsid w:val="00A10577"/>
    <w:rsid w:val="00A1075F"/>
    <w:rsid w:val="00A10844"/>
    <w:rsid w:val="00A10F99"/>
    <w:rsid w:val="00A113CF"/>
    <w:rsid w:val="00A11AF4"/>
    <w:rsid w:val="00A11B1D"/>
    <w:rsid w:val="00A12238"/>
    <w:rsid w:val="00A12270"/>
    <w:rsid w:val="00A127A1"/>
    <w:rsid w:val="00A12ACB"/>
    <w:rsid w:val="00A12B0B"/>
    <w:rsid w:val="00A12D05"/>
    <w:rsid w:val="00A12D0C"/>
    <w:rsid w:val="00A13776"/>
    <w:rsid w:val="00A139FA"/>
    <w:rsid w:val="00A13A93"/>
    <w:rsid w:val="00A13AA5"/>
    <w:rsid w:val="00A13F99"/>
    <w:rsid w:val="00A140D6"/>
    <w:rsid w:val="00A142D7"/>
    <w:rsid w:val="00A142DB"/>
    <w:rsid w:val="00A14327"/>
    <w:rsid w:val="00A1467E"/>
    <w:rsid w:val="00A14685"/>
    <w:rsid w:val="00A14719"/>
    <w:rsid w:val="00A147F5"/>
    <w:rsid w:val="00A15539"/>
    <w:rsid w:val="00A15FDA"/>
    <w:rsid w:val="00A1622E"/>
    <w:rsid w:val="00A1679E"/>
    <w:rsid w:val="00A1682F"/>
    <w:rsid w:val="00A16CA2"/>
    <w:rsid w:val="00A17126"/>
    <w:rsid w:val="00A175EC"/>
    <w:rsid w:val="00A177B3"/>
    <w:rsid w:val="00A178DD"/>
    <w:rsid w:val="00A17AB9"/>
    <w:rsid w:val="00A17B6C"/>
    <w:rsid w:val="00A17C86"/>
    <w:rsid w:val="00A2009F"/>
    <w:rsid w:val="00A2029C"/>
    <w:rsid w:val="00A202E7"/>
    <w:rsid w:val="00A203AB"/>
    <w:rsid w:val="00A204AA"/>
    <w:rsid w:val="00A204C2"/>
    <w:rsid w:val="00A204E9"/>
    <w:rsid w:val="00A205D9"/>
    <w:rsid w:val="00A20791"/>
    <w:rsid w:val="00A208A5"/>
    <w:rsid w:val="00A20A42"/>
    <w:rsid w:val="00A20BA0"/>
    <w:rsid w:val="00A20D35"/>
    <w:rsid w:val="00A20D9C"/>
    <w:rsid w:val="00A20EF2"/>
    <w:rsid w:val="00A20F5F"/>
    <w:rsid w:val="00A21080"/>
    <w:rsid w:val="00A213E0"/>
    <w:rsid w:val="00A21656"/>
    <w:rsid w:val="00A2229E"/>
    <w:rsid w:val="00A23110"/>
    <w:rsid w:val="00A23274"/>
    <w:rsid w:val="00A23571"/>
    <w:rsid w:val="00A24196"/>
    <w:rsid w:val="00A241E3"/>
    <w:rsid w:val="00A247E4"/>
    <w:rsid w:val="00A2480A"/>
    <w:rsid w:val="00A248B4"/>
    <w:rsid w:val="00A24E25"/>
    <w:rsid w:val="00A250C3"/>
    <w:rsid w:val="00A25184"/>
    <w:rsid w:val="00A251F5"/>
    <w:rsid w:val="00A252BA"/>
    <w:rsid w:val="00A25317"/>
    <w:rsid w:val="00A25467"/>
    <w:rsid w:val="00A25470"/>
    <w:rsid w:val="00A254CE"/>
    <w:rsid w:val="00A25808"/>
    <w:rsid w:val="00A25B03"/>
    <w:rsid w:val="00A27477"/>
    <w:rsid w:val="00A277F2"/>
    <w:rsid w:val="00A279C9"/>
    <w:rsid w:val="00A27B72"/>
    <w:rsid w:val="00A27C90"/>
    <w:rsid w:val="00A302FD"/>
    <w:rsid w:val="00A30860"/>
    <w:rsid w:val="00A30962"/>
    <w:rsid w:val="00A30A1E"/>
    <w:rsid w:val="00A311E9"/>
    <w:rsid w:val="00A326CA"/>
    <w:rsid w:val="00A328D0"/>
    <w:rsid w:val="00A32943"/>
    <w:rsid w:val="00A339A8"/>
    <w:rsid w:val="00A33A2E"/>
    <w:rsid w:val="00A33BEF"/>
    <w:rsid w:val="00A33E0E"/>
    <w:rsid w:val="00A33FD9"/>
    <w:rsid w:val="00A34120"/>
    <w:rsid w:val="00A3456C"/>
    <w:rsid w:val="00A347FD"/>
    <w:rsid w:val="00A347FF"/>
    <w:rsid w:val="00A34ACC"/>
    <w:rsid w:val="00A34C01"/>
    <w:rsid w:val="00A353F2"/>
    <w:rsid w:val="00A362B3"/>
    <w:rsid w:val="00A362E1"/>
    <w:rsid w:val="00A36629"/>
    <w:rsid w:val="00A36929"/>
    <w:rsid w:val="00A3695F"/>
    <w:rsid w:val="00A36AEC"/>
    <w:rsid w:val="00A371BA"/>
    <w:rsid w:val="00A372A3"/>
    <w:rsid w:val="00A3788D"/>
    <w:rsid w:val="00A405DF"/>
    <w:rsid w:val="00A40EE0"/>
    <w:rsid w:val="00A40EE5"/>
    <w:rsid w:val="00A40F56"/>
    <w:rsid w:val="00A41A30"/>
    <w:rsid w:val="00A41BD7"/>
    <w:rsid w:val="00A422CA"/>
    <w:rsid w:val="00A424B8"/>
    <w:rsid w:val="00A424BA"/>
    <w:rsid w:val="00A425C8"/>
    <w:rsid w:val="00A4284C"/>
    <w:rsid w:val="00A428A4"/>
    <w:rsid w:val="00A42D56"/>
    <w:rsid w:val="00A43149"/>
    <w:rsid w:val="00A43454"/>
    <w:rsid w:val="00A43D0C"/>
    <w:rsid w:val="00A43DB9"/>
    <w:rsid w:val="00A43DFC"/>
    <w:rsid w:val="00A446A3"/>
    <w:rsid w:val="00A4470B"/>
    <w:rsid w:val="00A44747"/>
    <w:rsid w:val="00A44AA7"/>
    <w:rsid w:val="00A44C8E"/>
    <w:rsid w:val="00A45813"/>
    <w:rsid w:val="00A45C44"/>
    <w:rsid w:val="00A4620F"/>
    <w:rsid w:val="00A46382"/>
    <w:rsid w:val="00A46416"/>
    <w:rsid w:val="00A46535"/>
    <w:rsid w:val="00A46845"/>
    <w:rsid w:val="00A46B80"/>
    <w:rsid w:val="00A470AC"/>
    <w:rsid w:val="00A47199"/>
    <w:rsid w:val="00A47493"/>
    <w:rsid w:val="00A4781B"/>
    <w:rsid w:val="00A47905"/>
    <w:rsid w:val="00A47ADD"/>
    <w:rsid w:val="00A47C3E"/>
    <w:rsid w:val="00A5022C"/>
    <w:rsid w:val="00A5036B"/>
    <w:rsid w:val="00A50852"/>
    <w:rsid w:val="00A50E61"/>
    <w:rsid w:val="00A50F74"/>
    <w:rsid w:val="00A51220"/>
    <w:rsid w:val="00A512EB"/>
    <w:rsid w:val="00A51376"/>
    <w:rsid w:val="00A51470"/>
    <w:rsid w:val="00A51C39"/>
    <w:rsid w:val="00A51EF4"/>
    <w:rsid w:val="00A52050"/>
    <w:rsid w:val="00A52173"/>
    <w:rsid w:val="00A522A7"/>
    <w:rsid w:val="00A5249B"/>
    <w:rsid w:val="00A52920"/>
    <w:rsid w:val="00A52956"/>
    <w:rsid w:val="00A52CB0"/>
    <w:rsid w:val="00A52F90"/>
    <w:rsid w:val="00A53492"/>
    <w:rsid w:val="00A5351E"/>
    <w:rsid w:val="00A53693"/>
    <w:rsid w:val="00A5377E"/>
    <w:rsid w:val="00A53891"/>
    <w:rsid w:val="00A53A1F"/>
    <w:rsid w:val="00A53CEF"/>
    <w:rsid w:val="00A53D9E"/>
    <w:rsid w:val="00A54276"/>
    <w:rsid w:val="00A545E9"/>
    <w:rsid w:val="00A54C7E"/>
    <w:rsid w:val="00A54EF8"/>
    <w:rsid w:val="00A550CE"/>
    <w:rsid w:val="00A55751"/>
    <w:rsid w:val="00A55A5A"/>
    <w:rsid w:val="00A5617D"/>
    <w:rsid w:val="00A56391"/>
    <w:rsid w:val="00A564EA"/>
    <w:rsid w:val="00A56605"/>
    <w:rsid w:val="00A566B1"/>
    <w:rsid w:val="00A567B5"/>
    <w:rsid w:val="00A567BD"/>
    <w:rsid w:val="00A5707D"/>
    <w:rsid w:val="00A573F6"/>
    <w:rsid w:val="00A57872"/>
    <w:rsid w:val="00A6033C"/>
    <w:rsid w:val="00A6078B"/>
    <w:rsid w:val="00A6086E"/>
    <w:rsid w:val="00A61249"/>
    <w:rsid w:val="00A61522"/>
    <w:rsid w:val="00A61600"/>
    <w:rsid w:val="00A61880"/>
    <w:rsid w:val="00A61B4E"/>
    <w:rsid w:val="00A62076"/>
    <w:rsid w:val="00A621D1"/>
    <w:rsid w:val="00A621D9"/>
    <w:rsid w:val="00A623C8"/>
    <w:rsid w:val="00A625B8"/>
    <w:rsid w:val="00A62849"/>
    <w:rsid w:val="00A62A0D"/>
    <w:rsid w:val="00A62D55"/>
    <w:rsid w:val="00A62F1A"/>
    <w:rsid w:val="00A62FF2"/>
    <w:rsid w:val="00A63253"/>
    <w:rsid w:val="00A633C8"/>
    <w:rsid w:val="00A63A54"/>
    <w:rsid w:val="00A63F4C"/>
    <w:rsid w:val="00A641B9"/>
    <w:rsid w:val="00A64C23"/>
    <w:rsid w:val="00A6508E"/>
    <w:rsid w:val="00A651AF"/>
    <w:rsid w:val="00A653ED"/>
    <w:rsid w:val="00A65CEE"/>
    <w:rsid w:val="00A66237"/>
    <w:rsid w:val="00A66A6D"/>
    <w:rsid w:val="00A66AA1"/>
    <w:rsid w:val="00A66C4D"/>
    <w:rsid w:val="00A66DD3"/>
    <w:rsid w:val="00A679F1"/>
    <w:rsid w:val="00A67ABD"/>
    <w:rsid w:val="00A704A7"/>
    <w:rsid w:val="00A704CF"/>
    <w:rsid w:val="00A70556"/>
    <w:rsid w:val="00A70639"/>
    <w:rsid w:val="00A7088B"/>
    <w:rsid w:val="00A70B24"/>
    <w:rsid w:val="00A70F49"/>
    <w:rsid w:val="00A70F61"/>
    <w:rsid w:val="00A70FA4"/>
    <w:rsid w:val="00A7105B"/>
    <w:rsid w:val="00A71BA5"/>
    <w:rsid w:val="00A71C16"/>
    <w:rsid w:val="00A71DD4"/>
    <w:rsid w:val="00A72182"/>
    <w:rsid w:val="00A727FC"/>
    <w:rsid w:val="00A72A4C"/>
    <w:rsid w:val="00A72BDA"/>
    <w:rsid w:val="00A72F4B"/>
    <w:rsid w:val="00A73137"/>
    <w:rsid w:val="00A731FB"/>
    <w:rsid w:val="00A734C4"/>
    <w:rsid w:val="00A735EC"/>
    <w:rsid w:val="00A73B74"/>
    <w:rsid w:val="00A73C7C"/>
    <w:rsid w:val="00A73E8B"/>
    <w:rsid w:val="00A73F0B"/>
    <w:rsid w:val="00A7419A"/>
    <w:rsid w:val="00A742D5"/>
    <w:rsid w:val="00A74540"/>
    <w:rsid w:val="00A74554"/>
    <w:rsid w:val="00A7497A"/>
    <w:rsid w:val="00A75CBC"/>
    <w:rsid w:val="00A75D59"/>
    <w:rsid w:val="00A76625"/>
    <w:rsid w:val="00A7689B"/>
    <w:rsid w:val="00A76967"/>
    <w:rsid w:val="00A77032"/>
    <w:rsid w:val="00A779AC"/>
    <w:rsid w:val="00A779CE"/>
    <w:rsid w:val="00A77CCF"/>
    <w:rsid w:val="00A77DB3"/>
    <w:rsid w:val="00A77E79"/>
    <w:rsid w:val="00A801FD"/>
    <w:rsid w:val="00A80410"/>
    <w:rsid w:val="00A806BF"/>
    <w:rsid w:val="00A806D9"/>
    <w:rsid w:val="00A80A3A"/>
    <w:rsid w:val="00A81041"/>
    <w:rsid w:val="00A8141D"/>
    <w:rsid w:val="00A8191F"/>
    <w:rsid w:val="00A81995"/>
    <w:rsid w:val="00A819A7"/>
    <w:rsid w:val="00A8241F"/>
    <w:rsid w:val="00A82691"/>
    <w:rsid w:val="00A8269F"/>
    <w:rsid w:val="00A82B68"/>
    <w:rsid w:val="00A82BDE"/>
    <w:rsid w:val="00A82D86"/>
    <w:rsid w:val="00A831A7"/>
    <w:rsid w:val="00A8358A"/>
    <w:rsid w:val="00A841B6"/>
    <w:rsid w:val="00A844E3"/>
    <w:rsid w:val="00A8499C"/>
    <w:rsid w:val="00A85035"/>
    <w:rsid w:val="00A85322"/>
    <w:rsid w:val="00A8585C"/>
    <w:rsid w:val="00A85A91"/>
    <w:rsid w:val="00A85D01"/>
    <w:rsid w:val="00A8625C"/>
    <w:rsid w:val="00A86477"/>
    <w:rsid w:val="00A86A05"/>
    <w:rsid w:val="00A86D3A"/>
    <w:rsid w:val="00A870E0"/>
    <w:rsid w:val="00A87439"/>
    <w:rsid w:val="00A874CF"/>
    <w:rsid w:val="00A87557"/>
    <w:rsid w:val="00A875F6"/>
    <w:rsid w:val="00A87BC3"/>
    <w:rsid w:val="00A90036"/>
    <w:rsid w:val="00A900AC"/>
    <w:rsid w:val="00A900EF"/>
    <w:rsid w:val="00A901B5"/>
    <w:rsid w:val="00A90279"/>
    <w:rsid w:val="00A9044D"/>
    <w:rsid w:val="00A907DF"/>
    <w:rsid w:val="00A90A1D"/>
    <w:rsid w:val="00A90ACA"/>
    <w:rsid w:val="00A90BAF"/>
    <w:rsid w:val="00A91606"/>
    <w:rsid w:val="00A9192D"/>
    <w:rsid w:val="00A91AB3"/>
    <w:rsid w:val="00A91C26"/>
    <w:rsid w:val="00A91C87"/>
    <w:rsid w:val="00A91CAC"/>
    <w:rsid w:val="00A91E22"/>
    <w:rsid w:val="00A91E9D"/>
    <w:rsid w:val="00A920E0"/>
    <w:rsid w:val="00A923F2"/>
    <w:rsid w:val="00A92473"/>
    <w:rsid w:val="00A928AA"/>
    <w:rsid w:val="00A93307"/>
    <w:rsid w:val="00A93548"/>
    <w:rsid w:val="00A936E9"/>
    <w:rsid w:val="00A937D3"/>
    <w:rsid w:val="00A93B77"/>
    <w:rsid w:val="00A93FF1"/>
    <w:rsid w:val="00A9441D"/>
    <w:rsid w:val="00A94740"/>
    <w:rsid w:val="00A95AA4"/>
    <w:rsid w:val="00A95B23"/>
    <w:rsid w:val="00A95C0D"/>
    <w:rsid w:val="00A95F54"/>
    <w:rsid w:val="00A9601E"/>
    <w:rsid w:val="00A9626D"/>
    <w:rsid w:val="00A96372"/>
    <w:rsid w:val="00A968AE"/>
    <w:rsid w:val="00A969C0"/>
    <w:rsid w:val="00A96A6B"/>
    <w:rsid w:val="00A96E75"/>
    <w:rsid w:val="00A96F2B"/>
    <w:rsid w:val="00A975DA"/>
    <w:rsid w:val="00A977BC"/>
    <w:rsid w:val="00A97947"/>
    <w:rsid w:val="00A97F01"/>
    <w:rsid w:val="00AA0611"/>
    <w:rsid w:val="00AA10EC"/>
    <w:rsid w:val="00AA191C"/>
    <w:rsid w:val="00AA1AAE"/>
    <w:rsid w:val="00AA1ABD"/>
    <w:rsid w:val="00AA1B4A"/>
    <w:rsid w:val="00AA1C3C"/>
    <w:rsid w:val="00AA2511"/>
    <w:rsid w:val="00AA27DD"/>
    <w:rsid w:val="00AA2B03"/>
    <w:rsid w:val="00AA2BF9"/>
    <w:rsid w:val="00AA2D3B"/>
    <w:rsid w:val="00AA2E6A"/>
    <w:rsid w:val="00AA300C"/>
    <w:rsid w:val="00AA33CD"/>
    <w:rsid w:val="00AA3479"/>
    <w:rsid w:val="00AA349A"/>
    <w:rsid w:val="00AA3572"/>
    <w:rsid w:val="00AA4353"/>
    <w:rsid w:val="00AA437F"/>
    <w:rsid w:val="00AA4501"/>
    <w:rsid w:val="00AA4764"/>
    <w:rsid w:val="00AA4847"/>
    <w:rsid w:val="00AA4AD6"/>
    <w:rsid w:val="00AA503E"/>
    <w:rsid w:val="00AA5525"/>
    <w:rsid w:val="00AA56AD"/>
    <w:rsid w:val="00AA56C6"/>
    <w:rsid w:val="00AA57DD"/>
    <w:rsid w:val="00AA58B6"/>
    <w:rsid w:val="00AA58F9"/>
    <w:rsid w:val="00AA5C0D"/>
    <w:rsid w:val="00AA6141"/>
    <w:rsid w:val="00AA6267"/>
    <w:rsid w:val="00AA6608"/>
    <w:rsid w:val="00AA69A6"/>
    <w:rsid w:val="00AA6A1A"/>
    <w:rsid w:val="00AA7026"/>
    <w:rsid w:val="00AA7063"/>
    <w:rsid w:val="00AA70D8"/>
    <w:rsid w:val="00AA745C"/>
    <w:rsid w:val="00AA759E"/>
    <w:rsid w:val="00AA7C2E"/>
    <w:rsid w:val="00AA7EFE"/>
    <w:rsid w:val="00AB0093"/>
    <w:rsid w:val="00AB071A"/>
    <w:rsid w:val="00AB091F"/>
    <w:rsid w:val="00AB0A1C"/>
    <w:rsid w:val="00AB0A53"/>
    <w:rsid w:val="00AB0A7E"/>
    <w:rsid w:val="00AB0D66"/>
    <w:rsid w:val="00AB10BC"/>
    <w:rsid w:val="00AB111A"/>
    <w:rsid w:val="00AB13C9"/>
    <w:rsid w:val="00AB16E8"/>
    <w:rsid w:val="00AB1D92"/>
    <w:rsid w:val="00AB1DBA"/>
    <w:rsid w:val="00AB1EB3"/>
    <w:rsid w:val="00AB2068"/>
    <w:rsid w:val="00AB213E"/>
    <w:rsid w:val="00AB2962"/>
    <w:rsid w:val="00AB2C59"/>
    <w:rsid w:val="00AB2E9A"/>
    <w:rsid w:val="00AB2FF9"/>
    <w:rsid w:val="00AB3016"/>
    <w:rsid w:val="00AB364B"/>
    <w:rsid w:val="00AB3657"/>
    <w:rsid w:val="00AB3806"/>
    <w:rsid w:val="00AB3856"/>
    <w:rsid w:val="00AB3ADB"/>
    <w:rsid w:val="00AB3B32"/>
    <w:rsid w:val="00AB3CBF"/>
    <w:rsid w:val="00AB3DE2"/>
    <w:rsid w:val="00AB3E21"/>
    <w:rsid w:val="00AB4285"/>
    <w:rsid w:val="00AB435B"/>
    <w:rsid w:val="00AB476B"/>
    <w:rsid w:val="00AB4FC9"/>
    <w:rsid w:val="00AB5018"/>
    <w:rsid w:val="00AB54BC"/>
    <w:rsid w:val="00AB56C0"/>
    <w:rsid w:val="00AB58B0"/>
    <w:rsid w:val="00AB59E4"/>
    <w:rsid w:val="00AB5B5D"/>
    <w:rsid w:val="00AB5FB6"/>
    <w:rsid w:val="00AB6870"/>
    <w:rsid w:val="00AB6A62"/>
    <w:rsid w:val="00AB6DB5"/>
    <w:rsid w:val="00AB704A"/>
    <w:rsid w:val="00AB7180"/>
    <w:rsid w:val="00AB7695"/>
    <w:rsid w:val="00AB788D"/>
    <w:rsid w:val="00AB7EB5"/>
    <w:rsid w:val="00AC08FD"/>
    <w:rsid w:val="00AC0B4D"/>
    <w:rsid w:val="00AC0DB3"/>
    <w:rsid w:val="00AC1139"/>
    <w:rsid w:val="00AC13C4"/>
    <w:rsid w:val="00AC1642"/>
    <w:rsid w:val="00AC1684"/>
    <w:rsid w:val="00AC1C07"/>
    <w:rsid w:val="00AC1D50"/>
    <w:rsid w:val="00AC2C65"/>
    <w:rsid w:val="00AC2E98"/>
    <w:rsid w:val="00AC326C"/>
    <w:rsid w:val="00AC364E"/>
    <w:rsid w:val="00AC3A23"/>
    <w:rsid w:val="00AC3B09"/>
    <w:rsid w:val="00AC3C63"/>
    <w:rsid w:val="00AC3DF5"/>
    <w:rsid w:val="00AC409D"/>
    <w:rsid w:val="00AC491E"/>
    <w:rsid w:val="00AC4D26"/>
    <w:rsid w:val="00AC5009"/>
    <w:rsid w:val="00AC5125"/>
    <w:rsid w:val="00AC5208"/>
    <w:rsid w:val="00AC5482"/>
    <w:rsid w:val="00AC54F8"/>
    <w:rsid w:val="00AC57AE"/>
    <w:rsid w:val="00AC58CA"/>
    <w:rsid w:val="00AC5A74"/>
    <w:rsid w:val="00AC5A8C"/>
    <w:rsid w:val="00AC5B72"/>
    <w:rsid w:val="00AC5C12"/>
    <w:rsid w:val="00AC5C18"/>
    <w:rsid w:val="00AC5C4A"/>
    <w:rsid w:val="00AC615B"/>
    <w:rsid w:val="00AC61BF"/>
    <w:rsid w:val="00AC65B2"/>
    <w:rsid w:val="00AC65FE"/>
    <w:rsid w:val="00AC69A2"/>
    <w:rsid w:val="00AC6AED"/>
    <w:rsid w:val="00AC6BAE"/>
    <w:rsid w:val="00AC6D7D"/>
    <w:rsid w:val="00AC71A2"/>
    <w:rsid w:val="00AC7243"/>
    <w:rsid w:val="00AC7E1D"/>
    <w:rsid w:val="00AD0011"/>
    <w:rsid w:val="00AD0207"/>
    <w:rsid w:val="00AD02AC"/>
    <w:rsid w:val="00AD0826"/>
    <w:rsid w:val="00AD09EB"/>
    <w:rsid w:val="00AD0A92"/>
    <w:rsid w:val="00AD0AD6"/>
    <w:rsid w:val="00AD11C9"/>
    <w:rsid w:val="00AD120B"/>
    <w:rsid w:val="00AD120F"/>
    <w:rsid w:val="00AD1650"/>
    <w:rsid w:val="00AD176B"/>
    <w:rsid w:val="00AD1776"/>
    <w:rsid w:val="00AD17F8"/>
    <w:rsid w:val="00AD1C48"/>
    <w:rsid w:val="00AD258A"/>
    <w:rsid w:val="00AD280C"/>
    <w:rsid w:val="00AD2A3B"/>
    <w:rsid w:val="00AD2FC4"/>
    <w:rsid w:val="00AD3999"/>
    <w:rsid w:val="00AD401B"/>
    <w:rsid w:val="00AD44F3"/>
    <w:rsid w:val="00AD4535"/>
    <w:rsid w:val="00AD4702"/>
    <w:rsid w:val="00AD491F"/>
    <w:rsid w:val="00AD4D5A"/>
    <w:rsid w:val="00AD4FD8"/>
    <w:rsid w:val="00AD59F5"/>
    <w:rsid w:val="00AD5A05"/>
    <w:rsid w:val="00AD5C6C"/>
    <w:rsid w:val="00AD5E7C"/>
    <w:rsid w:val="00AD6121"/>
    <w:rsid w:val="00AD61FB"/>
    <w:rsid w:val="00AD67B9"/>
    <w:rsid w:val="00AD6C7C"/>
    <w:rsid w:val="00AD6CAC"/>
    <w:rsid w:val="00AD6F3E"/>
    <w:rsid w:val="00AD705B"/>
    <w:rsid w:val="00AD78FC"/>
    <w:rsid w:val="00AD7CBA"/>
    <w:rsid w:val="00AE01F7"/>
    <w:rsid w:val="00AE02BB"/>
    <w:rsid w:val="00AE0A36"/>
    <w:rsid w:val="00AE0D15"/>
    <w:rsid w:val="00AE0F29"/>
    <w:rsid w:val="00AE15EC"/>
    <w:rsid w:val="00AE1766"/>
    <w:rsid w:val="00AE1B8B"/>
    <w:rsid w:val="00AE1C99"/>
    <w:rsid w:val="00AE2750"/>
    <w:rsid w:val="00AE27D0"/>
    <w:rsid w:val="00AE2A19"/>
    <w:rsid w:val="00AE2C6D"/>
    <w:rsid w:val="00AE2DF0"/>
    <w:rsid w:val="00AE2EF3"/>
    <w:rsid w:val="00AE31E3"/>
    <w:rsid w:val="00AE3702"/>
    <w:rsid w:val="00AE4272"/>
    <w:rsid w:val="00AE42A5"/>
    <w:rsid w:val="00AE4426"/>
    <w:rsid w:val="00AE46F7"/>
    <w:rsid w:val="00AE494D"/>
    <w:rsid w:val="00AE4952"/>
    <w:rsid w:val="00AE4A84"/>
    <w:rsid w:val="00AE4FB2"/>
    <w:rsid w:val="00AE502F"/>
    <w:rsid w:val="00AE51B2"/>
    <w:rsid w:val="00AE51BB"/>
    <w:rsid w:val="00AE55F3"/>
    <w:rsid w:val="00AE5773"/>
    <w:rsid w:val="00AE5C11"/>
    <w:rsid w:val="00AE6212"/>
    <w:rsid w:val="00AE624F"/>
    <w:rsid w:val="00AE6265"/>
    <w:rsid w:val="00AE62F9"/>
    <w:rsid w:val="00AE6536"/>
    <w:rsid w:val="00AE697B"/>
    <w:rsid w:val="00AE6CEC"/>
    <w:rsid w:val="00AE745F"/>
    <w:rsid w:val="00AE754D"/>
    <w:rsid w:val="00AE7B96"/>
    <w:rsid w:val="00AE7C4E"/>
    <w:rsid w:val="00AE7F37"/>
    <w:rsid w:val="00AF009B"/>
    <w:rsid w:val="00AF0159"/>
    <w:rsid w:val="00AF0BD6"/>
    <w:rsid w:val="00AF0CB3"/>
    <w:rsid w:val="00AF0CFF"/>
    <w:rsid w:val="00AF0D6C"/>
    <w:rsid w:val="00AF10CB"/>
    <w:rsid w:val="00AF1939"/>
    <w:rsid w:val="00AF1A1D"/>
    <w:rsid w:val="00AF1B4B"/>
    <w:rsid w:val="00AF1BB0"/>
    <w:rsid w:val="00AF1C1E"/>
    <w:rsid w:val="00AF1FD7"/>
    <w:rsid w:val="00AF219A"/>
    <w:rsid w:val="00AF243F"/>
    <w:rsid w:val="00AF25CD"/>
    <w:rsid w:val="00AF265F"/>
    <w:rsid w:val="00AF2CCF"/>
    <w:rsid w:val="00AF2D13"/>
    <w:rsid w:val="00AF30D0"/>
    <w:rsid w:val="00AF30D1"/>
    <w:rsid w:val="00AF3399"/>
    <w:rsid w:val="00AF3539"/>
    <w:rsid w:val="00AF38F1"/>
    <w:rsid w:val="00AF3C69"/>
    <w:rsid w:val="00AF3DE3"/>
    <w:rsid w:val="00AF409B"/>
    <w:rsid w:val="00AF4401"/>
    <w:rsid w:val="00AF49ED"/>
    <w:rsid w:val="00AF513A"/>
    <w:rsid w:val="00AF528F"/>
    <w:rsid w:val="00AF5DFF"/>
    <w:rsid w:val="00AF60D1"/>
    <w:rsid w:val="00AF63FD"/>
    <w:rsid w:val="00AF692B"/>
    <w:rsid w:val="00AF6DC7"/>
    <w:rsid w:val="00AF70A0"/>
    <w:rsid w:val="00AF7291"/>
    <w:rsid w:val="00AF76D3"/>
    <w:rsid w:val="00AF77A4"/>
    <w:rsid w:val="00AF7AD0"/>
    <w:rsid w:val="00AF7D15"/>
    <w:rsid w:val="00AF7D3E"/>
    <w:rsid w:val="00B003C0"/>
    <w:rsid w:val="00B00827"/>
    <w:rsid w:val="00B00861"/>
    <w:rsid w:val="00B00A3A"/>
    <w:rsid w:val="00B00CCF"/>
    <w:rsid w:val="00B00E36"/>
    <w:rsid w:val="00B00F3B"/>
    <w:rsid w:val="00B00F51"/>
    <w:rsid w:val="00B01517"/>
    <w:rsid w:val="00B01623"/>
    <w:rsid w:val="00B017A1"/>
    <w:rsid w:val="00B01CEC"/>
    <w:rsid w:val="00B02324"/>
    <w:rsid w:val="00B0245B"/>
    <w:rsid w:val="00B024E0"/>
    <w:rsid w:val="00B0269B"/>
    <w:rsid w:val="00B02956"/>
    <w:rsid w:val="00B030D7"/>
    <w:rsid w:val="00B0315C"/>
    <w:rsid w:val="00B03339"/>
    <w:rsid w:val="00B03C3B"/>
    <w:rsid w:val="00B03D63"/>
    <w:rsid w:val="00B03FD3"/>
    <w:rsid w:val="00B048F2"/>
    <w:rsid w:val="00B04BC0"/>
    <w:rsid w:val="00B04E72"/>
    <w:rsid w:val="00B04EC2"/>
    <w:rsid w:val="00B05373"/>
    <w:rsid w:val="00B054E6"/>
    <w:rsid w:val="00B059CA"/>
    <w:rsid w:val="00B05B60"/>
    <w:rsid w:val="00B05B93"/>
    <w:rsid w:val="00B05D76"/>
    <w:rsid w:val="00B060BE"/>
    <w:rsid w:val="00B0610C"/>
    <w:rsid w:val="00B06198"/>
    <w:rsid w:val="00B06864"/>
    <w:rsid w:val="00B069AA"/>
    <w:rsid w:val="00B06EC5"/>
    <w:rsid w:val="00B06EF3"/>
    <w:rsid w:val="00B07221"/>
    <w:rsid w:val="00B07BEE"/>
    <w:rsid w:val="00B07D75"/>
    <w:rsid w:val="00B1008B"/>
    <w:rsid w:val="00B10510"/>
    <w:rsid w:val="00B10610"/>
    <w:rsid w:val="00B10BBC"/>
    <w:rsid w:val="00B10BD4"/>
    <w:rsid w:val="00B10F9B"/>
    <w:rsid w:val="00B11826"/>
    <w:rsid w:val="00B1204B"/>
    <w:rsid w:val="00B120CA"/>
    <w:rsid w:val="00B1249C"/>
    <w:rsid w:val="00B12AF5"/>
    <w:rsid w:val="00B12D9D"/>
    <w:rsid w:val="00B1302F"/>
    <w:rsid w:val="00B1356A"/>
    <w:rsid w:val="00B136AE"/>
    <w:rsid w:val="00B1375A"/>
    <w:rsid w:val="00B13871"/>
    <w:rsid w:val="00B13C70"/>
    <w:rsid w:val="00B13E13"/>
    <w:rsid w:val="00B13F79"/>
    <w:rsid w:val="00B1419B"/>
    <w:rsid w:val="00B142D0"/>
    <w:rsid w:val="00B142D8"/>
    <w:rsid w:val="00B145E6"/>
    <w:rsid w:val="00B14CF8"/>
    <w:rsid w:val="00B14DD0"/>
    <w:rsid w:val="00B150C9"/>
    <w:rsid w:val="00B1518B"/>
    <w:rsid w:val="00B15AA9"/>
    <w:rsid w:val="00B15D10"/>
    <w:rsid w:val="00B161B9"/>
    <w:rsid w:val="00B16310"/>
    <w:rsid w:val="00B16409"/>
    <w:rsid w:val="00B16C24"/>
    <w:rsid w:val="00B16D15"/>
    <w:rsid w:val="00B174B1"/>
    <w:rsid w:val="00B206E4"/>
    <w:rsid w:val="00B20964"/>
    <w:rsid w:val="00B20AD2"/>
    <w:rsid w:val="00B20B0B"/>
    <w:rsid w:val="00B20B6F"/>
    <w:rsid w:val="00B20FD2"/>
    <w:rsid w:val="00B20FDA"/>
    <w:rsid w:val="00B21308"/>
    <w:rsid w:val="00B2130B"/>
    <w:rsid w:val="00B21342"/>
    <w:rsid w:val="00B213B4"/>
    <w:rsid w:val="00B215E5"/>
    <w:rsid w:val="00B2185E"/>
    <w:rsid w:val="00B21A30"/>
    <w:rsid w:val="00B21C31"/>
    <w:rsid w:val="00B21E5A"/>
    <w:rsid w:val="00B220C6"/>
    <w:rsid w:val="00B22AA1"/>
    <w:rsid w:val="00B22B88"/>
    <w:rsid w:val="00B22D23"/>
    <w:rsid w:val="00B2309A"/>
    <w:rsid w:val="00B230D5"/>
    <w:rsid w:val="00B236B0"/>
    <w:rsid w:val="00B2379F"/>
    <w:rsid w:val="00B23A0D"/>
    <w:rsid w:val="00B23A54"/>
    <w:rsid w:val="00B23F8A"/>
    <w:rsid w:val="00B24032"/>
    <w:rsid w:val="00B240C9"/>
    <w:rsid w:val="00B24315"/>
    <w:rsid w:val="00B245A7"/>
    <w:rsid w:val="00B2493E"/>
    <w:rsid w:val="00B24967"/>
    <w:rsid w:val="00B24BEC"/>
    <w:rsid w:val="00B25EB8"/>
    <w:rsid w:val="00B25F48"/>
    <w:rsid w:val="00B260F0"/>
    <w:rsid w:val="00B2618B"/>
    <w:rsid w:val="00B26358"/>
    <w:rsid w:val="00B2636A"/>
    <w:rsid w:val="00B2640A"/>
    <w:rsid w:val="00B26411"/>
    <w:rsid w:val="00B26798"/>
    <w:rsid w:val="00B2723A"/>
    <w:rsid w:val="00B2734A"/>
    <w:rsid w:val="00B273B7"/>
    <w:rsid w:val="00B277DC"/>
    <w:rsid w:val="00B279D2"/>
    <w:rsid w:val="00B27A1F"/>
    <w:rsid w:val="00B27B82"/>
    <w:rsid w:val="00B27BE8"/>
    <w:rsid w:val="00B27CE3"/>
    <w:rsid w:val="00B27E6D"/>
    <w:rsid w:val="00B30493"/>
    <w:rsid w:val="00B30A11"/>
    <w:rsid w:val="00B30A61"/>
    <w:rsid w:val="00B30DE7"/>
    <w:rsid w:val="00B30E94"/>
    <w:rsid w:val="00B311FE"/>
    <w:rsid w:val="00B3144B"/>
    <w:rsid w:val="00B317B8"/>
    <w:rsid w:val="00B31844"/>
    <w:rsid w:val="00B31E08"/>
    <w:rsid w:val="00B31E37"/>
    <w:rsid w:val="00B31FDF"/>
    <w:rsid w:val="00B32861"/>
    <w:rsid w:val="00B32BEC"/>
    <w:rsid w:val="00B32F37"/>
    <w:rsid w:val="00B33144"/>
    <w:rsid w:val="00B33248"/>
    <w:rsid w:val="00B33302"/>
    <w:rsid w:val="00B340F2"/>
    <w:rsid w:val="00B3414F"/>
    <w:rsid w:val="00B34440"/>
    <w:rsid w:val="00B34714"/>
    <w:rsid w:val="00B3486A"/>
    <w:rsid w:val="00B34C22"/>
    <w:rsid w:val="00B34CA9"/>
    <w:rsid w:val="00B35489"/>
    <w:rsid w:val="00B3558C"/>
    <w:rsid w:val="00B35C1C"/>
    <w:rsid w:val="00B35FC0"/>
    <w:rsid w:val="00B3614E"/>
    <w:rsid w:val="00B36377"/>
    <w:rsid w:val="00B36A1A"/>
    <w:rsid w:val="00B36DCB"/>
    <w:rsid w:val="00B3714D"/>
    <w:rsid w:val="00B377C1"/>
    <w:rsid w:val="00B378FA"/>
    <w:rsid w:val="00B37953"/>
    <w:rsid w:val="00B37D32"/>
    <w:rsid w:val="00B401D7"/>
    <w:rsid w:val="00B402E9"/>
    <w:rsid w:val="00B40582"/>
    <w:rsid w:val="00B40972"/>
    <w:rsid w:val="00B40AA9"/>
    <w:rsid w:val="00B40AB3"/>
    <w:rsid w:val="00B40C82"/>
    <w:rsid w:val="00B40D5D"/>
    <w:rsid w:val="00B4105F"/>
    <w:rsid w:val="00B412E4"/>
    <w:rsid w:val="00B415B7"/>
    <w:rsid w:val="00B415D0"/>
    <w:rsid w:val="00B419D1"/>
    <w:rsid w:val="00B41B42"/>
    <w:rsid w:val="00B423F3"/>
    <w:rsid w:val="00B4255B"/>
    <w:rsid w:val="00B4270E"/>
    <w:rsid w:val="00B427BE"/>
    <w:rsid w:val="00B4283A"/>
    <w:rsid w:val="00B42AF9"/>
    <w:rsid w:val="00B42D3D"/>
    <w:rsid w:val="00B4344D"/>
    <w:rsid w:val="00B4359D"/>
    <w:rsid w:val="00B4372A"/>
    <w:rsid w:val="00B43B05"/>
    <w:rsid w:val="00B4426D"/>
    <w:rsid w:val="00B444ED"/>
    <w:rsid w:val="00B44AD5"/>
    <w:rsid w:val="00B44EAD"/>
    <w:rsid w:val="00B450C8"/>
    <w:rsid w:val="00B4537F"/>
    <w:rsid w:val="00B45E81"/>
    <w:rsid w:val="00B45E92"/>
    <w:rsid w:val="00B46798"/>
    <w:rsid w:val="00B46B0A"/>
    <w:rsid w:val="00B4751A"/>
    <w:rsid w:val="00B477CC"/>
    <w:rsid w:val="00B47EA3"/>
    <w:rsid w:val="00B50461"/>
    <w:rsid w:val="00B50A57"/>
    <w:rsid w:val="00B50B0B"/>
    <w:rsid w:val="00B50B1D"/>
    <w:rsid w:val="00B50BCF"/>
    <w:rsid w:val="00B50E44"/>
    <w:rsid w:val="00B50F1A"/>
    <w:rsid w:val="00B50F1C"/>
    <w:rsid w:val="00B50FB2"/>
    <w:rsid w:val="00B5100F"/>
    <w:rsid w:val="00B5157D"/>
    <w:rsid w:val="00B51584"/>
    <w:rsid w:val="00B518C7"/>
    <w:rsid w:val="00B519C3"/>
    <w:rsid w:val="00B51EEB"/>
    <w:rsid w:val="00B51F99"/>
    <w:rsid w:val="00B51FE8"/>
    <w:rsid w:val="00B52118"/>
    <w:rsid w:val="00B52298"/>
    <w:rsid w:val="00B53289"/>
    <w:rsid w:val="00B5331B"/>
    <w:rsid w:val="00B5382A"/>
    <w:rsid w:val="00B53ACC"/>
    <w:rsid w:val="00B53B9D"/>
    <w:rsid w:val="00B547C0"/>
    <w:rsid w:val="00B54ACC"/>
    <w:rsid w:val="00B55750"/>
    <w:rsid w:val="00B55CC0"/>
    <w:rsid w:val="00B55DC4"/>
    <w:rsid w:val="00B55E08"/>
    <w:rsid w:val="00B55EA9"/>
    <w:rsid w:val="00B569BD"/>
    <w:rsid w:val="00B56B09"/>
    <w:rsid w:val="00B56F03"/>
    <w:rsid w:val="00B57384"/>
    <w:rsid w:val="00B5768D"/>
    <w:rsid w:val="00B57F45"/>
    <w:rsid w:val="00B60141"/>
    <w:rsid w:val="00B60162"/>
    <w:rsid w:val="00B60229"/>
    <w:rsid w:val="00B607AD"/>
    <w:rsid w:val="00B60852"/>
    <w:rsid w:val="00B609D5"/>
    <w:rsid w:val="00B60A1A"/>
    <w:rsid w:val="00B60F01"/>
    <w:rsid w:val="00B60F5D"/>
    <w:rsid w:val="00B612A0"/>
    <w:rsid w:val="00B61F89"/>
    <w:rsid w:val="00B62452"/>
    <w:rsid w:val="00B62686"/>
    <w:rsid w:val="00B63061"/>
    <w:rsid w:val="00B631D7"/>
    <w:rsid w:val="00B6332B"/>
    <w:rsid w:val="00B63785"/>
    <w:rsid w:val="00B63B30"/>
    <w:rsid w:val="00B63CF5"/>
    <w:rsid w:val="00B63D84"/>
    <w:rsid w:val="00B63DA0"/>
    <w:rsid w:val="00B63E45"/>
    <w:rsid w:val="00B63F0D"/>
    <w:rsid w:val="00B6458F"/>
    <w:rsid w:val="00B64596"/>
    <w:rsid w:val="00B64A40"/>
    <w:rsid w:val="00B64BE1"/>
    <w:rsid w:val="00B64C72"/>
    <w:rsid w:val="00B64D78"/>
    <w:rsid w:val="00B658E6"/>
    <w:rsid w:val="00B659CC"/>
    <w:rsid w:val="00B65C55"/>
    <w:rsid w:val="00B6627A"/>
    <w:rsid w:val="00B663C6"/>
    <w:rsid w:val="00B67153"/>
    <w:rsid w:val="00B675C4"/>
    <w:rsid w:val="00B679B7"/>
    <w:rsid w:val="00B67D07"/>
    <w:rsid w:val="00B70075"/>
    <w:rsid w:val="00B704CA"/>
    <w:rsid w:val="00B70519"/>
    <w:rsid w:val="00B70697"/>
    <w:rsid w:val="00B70827"/>
    <w:rsid w:val="00B7095E"/>
    <w:rsid w:val="00B70D29"/>
    <w:rsid w:val="00B70E90"/>
    <w:rsid w:val="00B71498"/>
    <w:rsid w:val="00B717C0"/>
    <w:rsid w:val="00B71BBE"/>
    <w:rsid w:val="00B71E23"/>
    <w:rsid w:val="00B7227A"/>
    <w:rsid w:val="00B722B9"/>
    <w:rsid w:val="00B72B75"/>
    <w:rsid w:val="00B72EB8"/>
    <w:rsid w:val="00B736E5"/>
    <w:rsid w:val="00B73758"/>
    <w:rsid w:val="00B73E51"/>
    <w:rsid w:val="00B73F33"/>
    <w:rsid w:val="00B73FDA"/>
    <w:rsid w:val="00B740B4"/>
    <w:rsid w:val="00B742EF"/>
    <w:rsid w:val="00B74457"/>
    <w:rsid w:val="00B748A4"/>
    <w:rsid w:val="00B74BB4"/>
    <w:rsid w:val="00B74C5B"/>
    <w:rsid w:val="00B7566A"/>
    <w:rsid w:val="00B756D5"/>
    <w:rsid w:val="00B75AD4"/>
    <w:rsid w:val="00B75B2C"/>
    <w:rsid w:val="00B75F4A"/>
    <w:rsid w:val="00B760E2"/>
    <w:rsid w:val="00B760F2"/>
    <w:rsid w:val="00B76499"/>
    <w:rsid w:val="00B768AF"/>
    <w:rsid w:val="00B77214"/>
    <w:rsid w:val="00B77313"/>
    <w:rsid w:val="00B77A16"/>
    <w:rsid w:val="00B77B07"/>
    <w:rsid w:val="00B77D4B"/>
    <w:rsid w:val="00B77E7D"/>
    <w:rsid w:val="00B77F66"/>
    <w:rsid w:val="00B80111"/>
    <w:rsid w:val="00B80128"/>
    <w:rsid w:val="00B80632"/>
    <w:rsid w:val="00B80696"/>
    <w:rsid w:val="00B80812"/>
    <w:rsid w:val="00B80C9E"/>
    <w:rsid w:val="00B8146B"/>
    <w:rsid w:val="00B8155A"/>
    <w:rsid w:val="00B8163E"/>
    <w:rsid w:val="00B81B9B"/>
    <w:rsid w:val="00B81C3E"/>
    <w:rsid w:val="00B8216E"/>
    <w:rsid w:val="00B823C5"/>
    <w:rsid w:val="00B823DA"/>
    <w:rsid w:val="00B82452"/>
    <w:rsid w:val="00B825D4"/>
    <w:rsid w:val="00B82803"/>
    <w:rsid w:val="00B82872"/>
    <w:rsid w:val="00B8295C"/>
    <w:rsid w:val="00B829A1"/>
    <w:rsid w:val="00B829F3"/>
    <w:rsid w:val="00B83122"/>
    <w:rsid w:val="00B8334C"/>
    <w:rsid w:val="00B835BC"/>
    <w:rsid w:val="00B83662"/>
    <w:rsid w:val="00B83C1E"/>
    <w:rsid w:val="00B84303"/>
    <w:rsid w:val="00B8457F"/>
    <w:rsid w:val="00B84D13"/>
    <w:rsid w:val="00B84D8A"/>
    <w:rsid w:val="00B85150"/>
    <w:rsid w:val="00B85358"/>
    <w:rsid w:val="00B8554C"/>
    <w:rsid w:val="00B85657"/>
    <w:rsid w:val="00B857F0"/>
    <w:rsid w:val="00B85AEA"/>
    <w:rsid w:val="00B85E84"/>
    <w:rsid w:val="00B86048"/>
    <w:rsid w:val="00B86491"/>
    <w:rsid w:val="00B86DCF"/>
    <w:rsid w:val="00B87215"/>
    <w:rsid w:val="00B87605"/>
    <w:rsid w:val="00B87958"/>
    <w:rsid w:val="00B8797A"/>
    <w:rsid w:val="00B87AFD"/>
    <w:rsid w:val="00B87B47"/>
    <w:rsid w:val="00B87B64"/>
    <w:rsid w:val="00B900FF"/>
    <w:rsid w:val="00B9011C"/>
    <w:rsid w:val="00B90173"/>
    <w:rsid w:val="00B902C2"/>
    <w:rsid w:val="00B904C4"/>
    <w:rsid w:val="00B90A2E"/>
    <w:rsid w:val="00B90B30"/>
    <w:rsid w:val="00B90B91"/>
    <w:rsid w:val="00B90D99"/>
    <w:rsid w:val="00B910AB"/>
    <w:rsid w:val="00B91474"/>
    <w:rsid w:val="00B9150E"/>
    <w:rsid w:val="00B917FE"/>
    <w:rsid w:val="00B9196C"/>
    <w:rsid w:val="00B91CFD"/>
    <w:rsid w:val="00B91D37"/>
    <w:rsid w:val="00B91DB1"/>
    <w:rsid w:val="00B927BA"/>
    <w:rsid w:val="00B92A81"/>
    <w:rsid w:val="00B92DC4"/>
    <w:rsid w:val="00B92E53"/>
    <w:rsid w:val="00B92F4E"/>
    <w:rsid w:val="00B92F85"/>
    <w:rsid w:val="00B9305E"/>
    <w:rsid w:val="00B9326B"/>
    <w:rsid w:val="00B9372B"/>
    <w:rsid w:val="00B93B35"/>
    <w:rsid w:val="00B93F16"/>
    <w:rsid w:val="00B94252"/>
    <w:rsid w:val="00B94E64"/>
    <w:rsid w:val="00B954E1"/>
    <w:rsid w:val="00B95AE9"/>
    <w:rsid w:val="00B95CAF"/>
    <w:rsid w:val="00B95CB7"/>
    <w:rsid w:val="00B96305"/>
    <w:rsid w:val="00B96558"/>
    <w:rsid w:val="00B965D3"/>
    <w:rsid w:val="00B96EAA"/>
    <w:rsid w:val="00B96EEE"/>
    <w:rsid w:val="00B97944"/>
    <w:rsid w:val="00B97D86"/>
    <w:rsid w:val="00B97E32"/>
    <w:rsid w:val="00BA02CF"/>
    <w:rsid w:val="00BA0505"/>
    <w:rsid w:val="00BA0760"/>
    <w:rsid w:val="00BA079E"/>
    <w:rsid w:val="00BA0B56"/>
    <w:rsid w:val="00BA1036"/>
    <w:rsid w:val="00BA107B"/>
    <w:rsid w:val="00BA10F4"/>
    <w:rsid w:val="00BA1474"/>
    <w:rsid w:val="00BA15D4"/>
    <w:rsid w:val="00BA161B"/>
    <w:rsid w:val="00BA1640"/>
    <w:rsid w:val="00BA17F9"/>
    <w:rsid w:val="00BA200D"/>
    <w:rsid w:val="00BA20AA"/>
    <w:rsid w:val="00BA247B"/>
    <w:rsid w:val="00BA24EA"/>
    <w:rsid w:val="00BA267E"/>
    <w:rsid w:val="00BA27A4"/>
    <w:rsid w:val="00BA281A"/>
    <w:rsid w:val="00BA2B7E"/>
    <w:rsid w:val="00BA30ED"/>
    <w:rsid w:val="00BA3266"/>
    <w:rsid w:val="00BA32D1"/>
    <w:rsid w:val="00BA35BC"/>
    <w:rsid w:val="00BA365A"/>
    <w:rsid w:val="00BA37FB"/>
    <w:rsid w:val="00BA399E"/>
    <w:rsid w:val="00BA3AAE"/>
    <w:rsid w:val="00BA403A"/>
    <w:rsid w:val="00BA40FE"/>
    <w:rsid w:val="00BA44BB"/>
    <w:rsid w:val="00BA4629"/>
    <w:rsid w:val="00BA4ACC"/>
    <w:rsid w:val="00BA514D"/>
    <w:rsid w:val="00BA6063"/>
    <w:rsid w:val="00BA606E"/>
    <w:rsid w:val="00BA615C"/>
    <w:rsid w:val="00BA61ED"/>
    <w:rsid w:val="00BA63F0"/>
    <w:rsid w:val="00BA6692"/>
    <w:rsid w:val="00BA68A8"/>
    <w:rsid w:val="00BA68CE"/>
    <w:rsid w:val="00BA6977"/>
    <w:rsid w:val="00BA6BE9"/>
    <w:rsid w:val="00BA6C8F"/>
    <w:rsid w:val="00BA6CD7"/>
    <w:rsid w:val="00BA6CD9"/>
    <w:rsid w:val="00BA6D0C"/>
    <w:rsid w:val="00BA6E86"/>
    <w:rsid w:val="00BA715D"/>
    <w:rsid w:val="00BA75C8"/>
    <w:rsid w:val="00BA76AF"/>
    <w:rsid w:val="00BA7866"/>
    <w:rsid w:val="00BA7870"/>
    <w:rsid w:val="00BA7E2C"/>
    <w:rsid w:val="00BB0A07"/>
    <w:rsid w:val="00BB0D1A"/>
    <w:rsid w:val="00BB10C6"/>
    <w:rsid w:val="00BB1111"/>
    <w:rsid w:val="00BB11EE"/>
    <w:rsid w:val="00BB1356"/>
    <w:rsid w:val="00BB15D2"/>
    <w:rsid w:val="00BB20ED"/>
    <w:rsid w:val="00BB25FA"/>
    <w:rsid w:val="00BB2874"/>
    <w:rsid w:val="00BB2A0E"/>
    <w:rsid w:val="00BB2AA0"/>
    <w:rsid w:val="00BB2E65"/>
    <w:rsid w:val="00BB2E89"/>
    <w:rsid w:val="00BB3183"/>
    <w:rsid w:val="00BB326D"/>
    <w:rsid w:val="00BB38F4"/>
    <w:rsid w:val="00BB39AD"/>
    <w:rsid w:val="00BB3A38"/>
    <w:rsid w:val="00BB4018"/>
    <w:rsid w:val="00BB4133"/>
    <w:rsid w:val="00BB42CD"/>
    <w:rsid w:val="00BB4650"/>
    <w:rsid w:val="00BB4686"/>
    <w:rsid w:val="00BB492C"/>
    <w:rsid w:val="00BB497B"/>
    <w:rsid w:val="00BB4DB0"/>
    <w:rsid w:val="00BB512C"/>
    <w:rsid w:val="00BB5701"/>
    <w:rsid w:val="00BB57C7"/>
    <w:rsid w:val="00BB5BCD"/>
    <w:rsid w:val="00BB5E52"/>
    <w:rsid w:val="00BB683D"/>
    <w:rsid w:val="00BB6E8C"/>
    <w:rsid w:val="00BB70D9"/>
    <w:rsid w:val="00BB7415"/>
    <w:rsid w:val="00BB7C0C"/>
    <w:rsid w:val="00BB7DB1"/>
    <w:rsid w:val="00BB7E7F"/>
    <w:rsid w:val="00BC023E"/>
    <w:rsid w:val="00BC031D"/>
    <w:rsid w:val="00BC051C"/>
    <w:rsid w:val="00BC05DE"/>
    <w:rsid w:val="00BC0A56"/>
    <w:rsid w:val="00BC0CA4"/>
    <w:rsid w:val="00BC0D16"/>
    <w:rsid w:val="00BC0D69"/>
    <w:rsid w:val="00BC0E88"/>
    <w:rsid w:val="00BC1040"/>
    <w:rsid w:val="00BC131B"/>
    <w:rsid w:val="00BC1332"/>
    <w:rsid w:val="00BC1548"/>
    <w:rsid w:val="00BC159D"/>
    <w:rsid w:val="00BC1A5A"/>
    <w:rsid w:val="00BC21AE"/>
    <w:rsid w:val="00BC22DC"/>
    <w:rsid w:val="00BC26DC"/>
    <w:rsid w:val="00BC27F6"/>
    <w:rsid w:val="00BC284B"/>
    <w:rsid w:val="00BC2875"/>
    <w:rsid w:val="00BC2CCE"/>
    <w:rsid w:val="00BC2E6F"/>
    <w:rsid w:val="00BC307E"/>
    <w:rsid w:val="00BC31D0"/>
    <w:rsid w:val="00BC3989"/>
    <w:rsid w:val="00BC3D7E"/>
    <w:rsid w:val="00BC3DFA"/>
    <w:rsid w:val="00BC42AE"/>
    <w:rsid w:val="00BC490A"/>
    <w:rsid w:val="00BC4E91"/>
    <w:rsid w:val="00BC4F58"/>
    <w:rsid w:val="00BC5045"/>
    <w:rsid w:val="00BC5094"/>
    <w:rsid w:val="00BC50E6"/>
    <w:rsid w:val="00BC54CE"/>
    <w:rsid w:val="00BC558C"/>
    <w:rsid w:val="00BC56EE"/>
    <w:rsid w:val="00BC5749"/>
    <w:rsid w:val="00BC5CAC"/>
    <w:rsid w:val="00BC5DCF"/>
    <w:rsid w:val="00BC5EC6"/>
    <w:rsid w:val="00BC5F2E"/>
    <w:rsid w:val="00BC6337"/>
    <w:rsid w:val="00BC6738"/>
    <w:rsid w:val="00BC6AA9"/>
    <w:rsid w:val="00BC7272"/>
    <w:rsid w:val="00BC76E1"/>
    <w:rsid w:val="00BC7A62"/>
    <w:rsid w:val="00BD0114"/>
    <w:rsid w:val="00BD0175"/>
    <w:rsid w:val="00BD0446"/>
    <w:rsid w:val="00BD05CC"/>
    <w:rsid w:val="00BD06EA"/>
    <w:rsid w:val="00BD0B03"/>
    <w:rsid w:val="00BD0D00"/>
    <w:rsid w:val="00BD0FA6"/>
    <w:rsid w:val="00BD17EA"/>
    <w:rsid w:val="00BD1978"/>
    <w:rsid w:val="00BD1D8C"/>
    <w:rsid w:val="00BD2276"/>
    <w:rsid w:val="00BD2316"/>
    <w:rsid w:val="00BD2767"/>
    <w:rsid w:val="00BD3307"/>
    <w:rsid w:val="00BD3534"/>
    <w:rsid w:val="00BD356F"/>
    <w:rsid w:val="00BD3628"/>
    <w:rsid w:val="00BD3672"/>
    <w:rsid w:val="00BD3C19"/>
    <w:rsid w:val="00BD44D9"/>
    <w:rsid w:val="00BD46C6"/>
    <w:rsid w:val="00BD473F"/>
    <w:rsid w:val="00BD4B1A"/>
    <w:rsid w:val="00BD4B5B"/>
    <w:rsid w:val="00BD4BEE"/>
    <w:rsid w:val="00BD4C73"/>
    <w:rsid w:val="00BD54A7"/>
    <w:rsid w:val="00BD571D"/>
    <w:rsid w:val="00BD591F"/>
    <w:rsid w:val="00BD5B8C"/>
    <w:rsid w:val="00BD5C71"/>
    <w:rsid w:val="00BD60F8"/>
    <w:rsid w:val="00BD62D5"/>
    <w:rsid w:val="00BD66AA"/>
    <w:rsid w:val="00BD66E4"/>
    <w:rsid w:val="00BD6F11"/>
    <w:rsid w:val="00BD7042"/>
    <w:rsid w:val="00BD775A"/>
    <w:rsid w:val="00BD7C80"/>
    <w:rsid w:val="00BD7DA7"/>
    <w:rsid w:val="00BE0190"/>
    <w:rsid w:val="00BE0934"/>
    <w:rsid w:val="00BE09FC"/>
    <w:rsid w:val="00BE0A59"/>
    <w:rsid w:val="00BE0FB4"/>
    <w:rsid w:val="00BE1086"/>
    <w:rsid w:val="00BE1261"/>
    <w:rsid w:val="00BE17EC"/>
    <w:rsid w:val="00BE1969"/>
    <w:rsid w:val="00BE19EB"/>
    <w:rsid w:val="00BE1D06"/>
    <w:rsid w:val="00BE2113"/>
    <w:rsid w:val="00BE21F3"/>
    <w:rsid w:val="00BE23C6"/>
    <w:rsid w:val="00BE2840"/>
    <w:rsid w:val="00BE2CE7"/>
    <w:rsid w:val="00BE2E7A"/>
    <w:rsid w:val="00BE3691"/>
    <w:rsid w:val="00BE3773"/>
    <w:rsid w:val="00BE3D28"/>
    <w:rsid w:val="00BE3E6A"/>
    <w:rsid w:val="00BE3E7F"/>
    <w:rsid w:val="00BE4671"/>
    <w:rsid w:val="00BE4D49"/>
    <w:rsid w:val="00BE5131"/>
    <w:rsid w:val="00BE5154"/>
    <w:rsid w:val="00BE5207"/>
    <w:rsid w:val="00BE52F2"/>
    <w:rsid w:val="00BE5581"/>
    <w:rsid w:val="00BE5CDD"/>
    <w:rsid w:val="00BE6FD7"/>
    <w:rsid w:val="00BE7354"/>
    <w:rsid w:val="00BE75C5"/>
    <w:rsid w:val="00BE7A3D"/>
    <w:rsid w:val="00BE7D8E"/>
    <w:rsid w:val="00BE7E53"/>
    <w:rsid w:val="00BE7F1A"/>
    <w:rsid w:val="00BF0697"/>
    <w:rsid w:val="00BF09BF"/>
    <w:rsid w:val="00BF0ECE"/>
    <w:rsid w:val="00BF115C"/>
    <w:rsid w:val="00BF121F"/>
    <w:rsid w:val="00BF182D"/>
    <w:rsid w:val="00BF1DCE"/>
    <w:rsid w:val="00BF20B7"/>
    <w:rsid w:val="00BF287D"/>
    <w:rsid w:val="00BF30DD"/>
    <w:rsid w:val="00BF32ED"/>
    <w:rsid w:val="00BF3323"/>
    <w:rsid w:val="00BF34C3"/>
    <w:rsid w:val="00BF350F"/>
    <w:rsid w:val="00BF3B2B"/>
    <w:rsid w:val="00BF3ED7"/>
    <w:rsid w:val="00BF3F08"/>
    <w:rsid w:val="00BF404B"/>
    <w:rsid w:val="00BF44C0"/>
    <w:rsid w:val="00BF4B24"/>
    <w:rsid w:val="00BF4B94"/>
    <w:rsid w:val="00BF4C3B"/>
    <w:rsid w:val="00BF4EE1"/>
    <w:rsid w:val="00BF504A"/>
    <w:rsid w:val="00BF5113"/>
    <w:rsid w:val="00BF549E"/>
    <w:rsid w:val="00BF5698"/>
    <w:rsid w:val="00BF5AAD"/>
    <w:rsid w:val="00BF6054"/>
    <w:rsid w:val="00BF6079"/>
    <w:rsid w:val="00BF620C"/>
    <w:rsid w:val="00BF63A2"/>
    <w:rsid w:val="00BF67D1"/>
    <w:rsid w:val="00BF6BDB"/>
    <w:rsid w:val="00BF6C04"/>
    <w:rsid w:val="00BF6C39"/>
    <w:rsid w:val="00BF6FFB"/>
    <w:rsid w:val="00BF7A29"/>
    <w:rsid w:val="00BF7E7B"/>
    <w:rsid w:val="00C00398"/>
    <w:rsid w:val="00C00674"/>
    <w:rsid w:val="00C007BA"/>
    <w:rsid w:val="00C00836"/>
    <w:rsid w:val="00C00B12"/>
    <w:rsid w:val="00C0130F"/>
    <w:rsid w:val="00C013F3"/>
    <w:rsid w:val="00C01564"/>
    <w:rsid w:val="00C01775"/>
    <w:rsid w:val="00C01F16"/>
    <w:rsid w:val="00C02253"/>
    <w:rsid w:val="00C02834"/>
    <w:rsid w:val="00C028F0"/>
    <w:rsid w:val="00C02FC5"/>
    <w:rsid w:val="00C03380"/>
    <w:rsid w:val="00C0350D"/>
    <w:rsid w:val="00C03776"/>
    <w:rsid w:val="00C038AD"/>
    <w:rsid w:val="00C038D0"/>
    <w:rsid w:val="00C03CC8"/>
    <w:rsid w:val="00C03EC6"/>
    <w:rsid w:val="00C04002"/>
    <w:rsid w:val="00C040CE"/>
    <w:rsid w:val="00C048F6"/>
    <w:rsid w:val="00C04965"/>
    <w:rsid w:val="00C05216"/>
    <w:rsid w:val="00C05334"/>
    <w:rsid w:val="00C05363"/>
    <w:rsid w:val="00C0540B"/>
    <w:rsid w:val="00C054FB"/>
    <w:rsid w:val="00C05742"/>
    <w:rsid w:val="00C059C5"/>
    <w:rsid w:val="00C05D11"/>
    <w:rsid w:val="00C05E33"/>
    <w:rsid w:val="00C06092"/>
    <w:rsid w:val="00C064FD"/>
    <w:rsid w:val="00C066E8"/>
    <w:rsid w:val="00C06A15"/>
    <w:rsid w:val="00C06AAF"/>
    <w:rsid w:val="00C06B71"/>
    <w:rsid w:val="00C06C2E"/>
    <w:rsid w:val="00C06C77"/>
    <w:rsid w:val="00C071CD"/>
    <w:rsid w:val="00C072F4"/>
    <w:rsid w:val="00C0762B"/>
    <w:rsid w:val="00C07677"/>
    <w:rsid w:val="00C076DA"/>
    <w:rsid w:val="00C076E9"/>
    <w:rsid w:val="00C07829"/>
    <w:rsid w:val="00C0782A"/>
    <w:rsid w:val="00C07C1F"/>
    <w:rsid w:val="00C07D69"/>
    <w:rsid w:val="00C07DD2"/>
    <w:rsid w:val="00C07FA9"/>
    <w:rsid w:val="00C10072"/>
    <w:rsid w:val="00C10866"/>
    <w:rsid w:val="00C109BF"/>
    <w:rsid w:val="00C10A64"/>
    <w:rsid w:val="00C10C3A"/>
    <w:rsid w:val="00C10E03"/>
    <w:rsid w:val="00C111DC"/>
    <w:rsid w:val="00C119D3"/>
    <w:rsid w:val="00C11A15"/>
    <w:rsid w:val="00C11DB5"/>
    <w:rsid w:val="00C11E55"/>
    <w:rsid w:val="00C12117"/>
    <w:rsid w:val="00C122A8"/>
    <w:rsid w:val="00C1235E"/>
    <w:rsid w:val="00C123A0"/>
    <w:rsid w:val="00C12861"/>
    <w:rsid w:val="00C12B01"/>
    <w:rsid w:val="00C12B72"/>
    <w:rsid w:val="00C1305B"/>
    <w:rsid w:val="00C1377E"/>
    <w:rsid w:val="00C138FF"/>
    <w:rsid w:val="00C13966"/>
    <w:rsid w:val="00C13B8E"/>
    <w:rsid w:val="00C13ECA"/>
    <w:rsid w:val="00C13EEF"/>
    <w:rsid w:val="00C149D2"/>
    <w:rsid w:val="00C14B82"/>
    <w:rsid w:val="00C14DB2"/>
    <w:rsid w:val="00C14E53"/>
    <w:rsid w:val="00C15027"/>
    <w:rsid w:val="00C15081"/>
    <w:rsid w:val="00C15445"/>
    <w:rsid w:val="00C1567F"/>
    <w:rsid w:val="00C15DE1"/>
    <w:rsid w:val="00C162D0"/>
    <w:rsid w:val="00C16453"/>
    <w:rsid w:val="00C16718"/>
    <w:rsid w:val="00C1690B"/>
    <w:rsid w:val="00C1691C"/>
    <w:rsid w:val="00C169F9"/>
    <w:rsid w:val="00C16CA6"/>
    <w:rsid w:val="00C16EE7"/>
    <w:rsid w:val="00C17320"/>
    <w:rsid w:val="00C17569"/>
    <w:rsid w:val="00C177AE"/>
    <w:rsid w:val="00C17D02"/>
    <w:rsid w:val="00C17DA4"/>
    <w:rsid w:val="00C192FD"/>
    <w:rsid w:val="00C2003B"/>
    <w:rsid w:val="00C20598"/>
    <w:rsid w:val="00C2062C"/>
    <w:rsid w:val="00C20937"/>
    <w:rsid w:val="00C20ABD"/>
    <w:rsid w:val="00C20C61"/>
    <w:rsid w:val="00C20C8C"/>
    <w:rsid w:val="00C20E7B"/>
    <w:rsid w:val="00C20F60"/>
    <w:rsid w:val="00C21284"/>
    <w:rsid w:val="00C212F3"/>
    <w:rsid w:val="00C219FD"/>
    <w:rsid w:val="00C21A22"/>
    <w:rsid w:val="00C21EFA"/>
    <w:rsid w:val="00C22428"/>
    <w:rsid w:val="00C228CC"/>
    <w:rsid w:val="00C22FBC"/>
    <w:rsid w:val="00C231D9"/>
    <w:rsid w:val="00C239EC"/>
    <w:rsid w:val="00C23A97"/>
    <w:rsid w:val="00C23B94"/>
    <w:rsid w:val="00C247A0"/>
    <w:rsid w:val="00C24DC2"/>
    <w:rsid w:val="00C24DF9"/>
    <w:rsid w:val="00C251AB"/>
    <w:rsid w:val="00C2560A"/>
    <w:rsid w:val="00C25DA7"/>
    <w:rsid w:val="00C2600A"/>
    <w:rsid w:val="00C2642F"/>
    <w:rsid w:val="00C26465"/>
    <w:rsid w:val="00C26507"/>
    <w:rsid w:val="00C269A2"/>
    <w:rsid w:val="00C269FC"/>
    <w:rsid w:val="00C26B66"/>
    <w:rsid w:val="00C27171"/>
    <w:rsid w:val="00C27478"/>
    <w:rsid w:val="00C27557"/>
    <w:rsid w:val="00C277D4"/>
    <w:rsid w:val="00C27807"/>
    <w:rsid w:val="00C27E20"/>
    <w:rsid w:val="00C303F1"/>
    <w:rsid w:val="00C30633"/>
    <w:rsid w:val="00C30952"/>
    <w:rsid w:val="00C30A4D"/>
    <w:rsid w:val="00C30B51"/>
    <w:rsid w:val="00C31588"/>
    <w:rsid w:val="00C317CF"/>
    <w:rsid w:val="00C31C0B"/>
    <w:rsid w:val="00C31CEF"/>
    <w:rsid w:val="00C325C0"/>
    <w:rsid w:val="00C32889"/>
    <w:rsid w:val="00C328D0"/>
    <w:rsid w:val="00C32D2D"/>
    <w:rsid w:val="00C32FF6"/>
    <w:rsid w:val="00C33087"/>
    <w:rsid w:val="00C334B0"/>
    <w:rsid w:val="00C33AAD"/>
    <w:rsid w:val="00C33D1B"/>
    <w:rsid w:val="00C33D73"/>
    <w:rsid w:val="00C33EDE"/>
    <w:rsid w:val="00C33FDE"/>
    <w:rsid w:val="00C340E1"/>
    <w:rsid w:val="00C3426C"/>
    <w:rsid w:val="00C34546"/>
    <w:rsid w:val="00C3461A"/>
    <w:rsid w:val="00C34930"/>
    <w:rsid w:val="00C34BAD"/>
    <w:rsid w:val="00C35388"/>
    <w:rsid w:val="00C35444"/>
    <w:rsid w:val="00C35551"/>
    <w:rsid w:val="00C357D6"/>
    <w:rsid w:val="00C35F4A"/>
    <w:rsid w:val="00C3609E"/>
    <w:rsid w:val="00C3658A"/>
    <w:rsid w:val="00C36FDD"/>
    <w:rsid w:val="00C3703E"/>
    <w:rsid w:val="00C37A53"/>
    <w:rsid w:val="00C37A7A"/>
    <w:rsid w:val="00C37D1D"/>
    <w:rsid w:val="00C37E48"/>
    <w:rsid w:val="00C404FC"/>
    <w:rsid w:val="00C406DA"/>
    <w:rsid w:val="00C40878"/>
    <w:rsid w:val="00C408C3"/>
    <w:rsid w:val="00C41093"/>
    <w:rsid w:val="00C4140A"/>
    <w:rsid w:val="00C41656"/>
    <w:rsid w:val="00C4181A"/>
    <w:rsid w:val="00C41BD4"/>
    <w:rsid w:val="00C41D64"/>
    <w:rsid w:val="00C41F64"/>
    <w:rsid w:val="00C421E7"/>
    <w:rsid w:val="00C4257C"/>
    <w:rsid w:val="00C428F9"/>
    <w:rsid w:val="00C42A88"/>
    <w:rsid w:val="00C42B8E"/>
    <w:rsid w:val="00C42D13"/>
    <w:rsid w:val="00C42E29"/>
    <w:rsid w:val="00C43011"/>
    <w:rsid w:val="00C438A7"/>
    <w:rsid w:val="00C43A73"/>
    <w:rsid w:val="00C43DA2"/>
    <w:rsid w:val="00C44086"/>
    <w:rsid w:val="00C44177"/>
    <w:rsid w:val="00C441E6"/>
    <w:rsid w:val="00C441F6"/>
    <w:rsid w:val="00C44215"/>
    <w:rsid w:val="00C44540"/>
    <w:rsid w:val="00C445FE"/>
    <w:rsid w:val="00C4487E"/>
    <w:rsid w:val="00C44A31"/>
    <w:rsid w:val="00C44BD9"/>
    <w:rsid w:val="00C4539C"/>
    <w:rsid w:val="00C457E0"/>
    <w:rsid w:val="00C45CDE"/>
    <w:rsid w:val="00C46333"/>
    <w:rsid w:val="00C47142"/>
    <w:rsid w:val="00C4764D"/>
    <w:rsid w:val="00C47DC2"/>
    <w:rsid w:val="00C47EDE"/>
    <w:rsid w:val="00C500F5"/>
    <w:rsid w:val="00C501AF"/>
    <w:rsid w:val="00C5097A"/>
    <w:rsid w:val="00C50A3C"/>
    <w:rsid w:val="00C50C5A"/>
    <w:rsid w:val="00C511B3"/>
    <w:rsid w:val="00C515B8"/>
    <w:rsid w:val="00C51672"/>
    <w:rsid w:val="00C518C6"/>
    <w:rsid w:val="00C51A3F"/>
    <w:rsid w:val="00C51C7E"/>
    <w:rsid w:val="00C521B6"/>
    <w:rsid w:val="00C52289"/>
    <w:rsid w:val="00C522FD"/>
    <w:rsid w:val="00C52764"/>
    <w:rsid w:val="00C52D02"/>
    <w:rsid w:val="00C53029"/>
    <w:rsid w:val="00C531A2"/>
    <w:rsid w:val="00C536AA"/>
    <w:rsid w:val="00C53A4E"/>
    <w:rsid w:val="00C53BD4"/>
    <w:rsid w:val="00C540D1"/>
    <w:rsid w:val="00C54117"/>
    <w:rsid w:val="00C5456F"/>
    <w:rsid w:val="00C54647"/>
    <w:rsid w:val="00C54873"/>
    <w:rsid w:val="00C54AD4"/>
    <w:rsid w:val="00C54B83"/>
    <w:rsid w:val="00C54C12"/>
    <w:rsid w:val="00C5510B"/>
    <w:rsid w:val="00C55760"/>
    <w:rsid w:val="00C5577E"/>
    <w:rsid w:val="00C55882"/>
    <w:rsid w:val="00C55BEE"/>
    <w:rsid w:val="00C55C89"/>
    <w:rsid w:val="00C55C9A"/>
    <w:rsid w:val="00C56D5D"/>
    <w:rsid w:val="00C56F2C"/>
    <w:rsid w:val="00C56F53"/>
    <w:rsid w:val="00C56FD0"/>
    <w:rsid w:val="00C57211"/>
    <w:rsid w:val="00C572DD"/>
    <w:rsid w:val="00C573C9"/>
    <w:rsid w:val="00C5749C"/>
    <w:rsid w:val="00C5758D"/>
    <w:rsid w:val="00C57908"/>
    <w:rsid w:val="00C579A3"/>
    <w:rsid w:val="00C57ACE"/>
    <w:rsid w:val="00C57B53"/>
    <w:rsid w:val="00C57F1A"/>
    <w:rsid w:val="00C60719"/>
    <w:rsid w:val="00C609A8"/>
    <w:rsid w:val="00C60ADC"/>
    <w:rsid w:val="00C60D9E"/>
    <w:rsid w:val="00C61C80"/>
    <w:rsid w:val="00C6202D"/>
    <w:rsid w:val="00C621F4"/>
    <w:rsid w:val="00C62246"/>
    <w:rsid w:val="00C62614"/>
    <w:rsid w:val="00C6271B"/>
    <w:rsid w:val="00C62A29"/>
    <w:rsid w:val="00C634D5"/>
    <w:rsid w:val="00C63A83"/>
    <w:rsid w:val="00C63FD4"/>
    <w:rsid w:val="00C63FEA"/>
    <w:rsid w:val="00C641F7"/>
    <w:rsid w:val="00C64CD6"/>
    <w:rsid w:val="00C64E09"/>
    <w:rsid w:val="00C65073"/>
    <w:rsid w:val="00C65700"/>
    <w:rsid w:val="00C658F2"/>
    <w:rsid w:val="00C659CD"/>
    <w:rsid w:val="00C65BEA"/>
    <w:rsid w:val="00C65DA3"/>
    <w:rsid w:val="00C65EA1"/>
    <w:rsid w:val="00C66591"/>
    <w:rsid w:val="00C66960"/>
    <w:rsid w:val="00C66B5A"/>
    <w:rsid w:val="00C66C1A"/>
    <w:rsid w:val="00C66DBA"/>
    <w:rsid w:val="00C6734D"/>
    <w:rsid w:val="00C6743E"/>
    <w:rsid w:val="00C67ED2"/>
    <w:rsid w:val="00C700AB"/>
    <w:rsid w:val="00C700D8"/>
    <w:rsid w:val="00C701B0"/>
    <w:rsid w:val="00C702C8"/>
    <w:rsid w:val="00C70318"/>
    <w:rsid w:val="00C7054B"/>
    <w:rsid w:val="00C7075B"/>
    <w:rsid w:val="00C70802"/>
    <w:rsid w:val="00C70E49"/>
    <w:rsid w:val="00C70F72"/>
    <w:rsid w:val="00C71002"/>
    <w:rsid w:val="00C711C6"/>
    <w:rsid w:val="00C7146F"/>
    <w:rsid w:val="00C71480"/>
    <w:rsid w:val="00C7164C"/>
    <w:rsid w:val="00C71C94"/>
    <w:rsid w:val="00C71D8C"/>
    <w:rsid w:val="00C71F81"/>
    <w:rsid w:val="00C72523"/>
    <w:rsid w:val="00C7281D"/>
    <w:rsid w:val="00C72AE9"/>
    <w:rsid w:val="00C72EB5"/>
    <w:rsid w:val="00C7316E"/>
    <w:rsid w:val="00C73275"/>
    <w:rsid w:val="00C74013"/>
    <w:rsid w:val="00C7408A"/>
    <w:rsid w:val="00C740CB"/>
    <w:rsid w:val="00C7438B"/>
    <w:rsid w:val="00C744FA"/>
    <w:rsid w:val="00C747D9"/>
    <w:rsid w:val="00C74D58"/>
    <w:rsid w:val="00C7516B"/>
    <w:rsid w:val="00C752D2"/>
    <w:rsid w:val="00C75389"/>
    <w:rsid w:val="00C75C64"/>
    <w:rsid w:val="00C75D6A"/>
    <w:rsid w:val="00C764D9"/>
    <w:rsid w:val="00C769FE"/>
    <w:rsid w:val="00C76CEA"/>
    <w:rsid w:val="00C77145"/>
    <w:rsid w:val="00C772C7"/>
    <w:rsid w:val="00C77361"/>
    <w:rsid w:val="00C7771B"/>
    <w:rsid w:val="00C77779"/>
    <w:rsid w:val="00C779E7"/>
    <w:rsid w:val="00C77BC0"/>
    <w:rsid w:val="00C77D50"/>
    <w:rsid w:val="00C77F4B"/>
    <w:rsid w:val="00C80053"/>
    <w:rsid w:val="00C80115"/>
    <w:rsid w:val="00C801F7"/>
    <w:rsid w:val="00C806DF"/>
    <w:rsid w:val="00C81339"/>
    <w:rsid w:val="00C813A3"/>
    <w:rsid w:val="00C8224B"/>
    <w:rsid w:val="00C824ED"/>
    <w:rsid w:val="00C8285B"/>
    <w:rsid w:val="00C83AE9"/>
    <w:rsid w:val="00C83E4C"/>
    <w:rsid w:val="00C83EC7"/>
    <w:rsid w:val="00C845A9"/>
    <w:rsid w:val="00C84687"/>
    <w:rsid w:val="00C8469C"/>
    <w:rsid w:val="00C84D91"/>
    <w:rsid w:val="00C85873"/>
    <w:rsid w:val="00C859F9"/>
    <w:rsid w:val="00C8639B"/>
    <w:rsid w:val="00C864F5"/>
    <w:rsid w:val="00C8685B"/>
    <w:rsid w:val="00C8717F"/>
    <w:rsid w:val="00C87598"/>
    <w:rsid w:val="00C87788"/>
    <w:rsid w:val="00C879CA"/>
    <w:rsid w:val="00C87CBB"/>
    <w:rsid w:val="00C87FD0"/>
    <w:rsid w:val="00C90665"/>
    <w:rsid w:val="00C9105F"/>
    <w:rsid w:val="00C9130C"/>
    <w:rsid w:val="00C91366"/>
    <w:rsid w:val="00C91549"/>
    <w:rsid w:val="00C916C5"/>
    <w:rsid w:val="00C917F4"/>
    <w:rsid w:val="00C919CA"/>
    <w:rsid w:val="00C91AEA"/>
    <w:rsid w:val="00C91E37"/>
    <w:rsid w:val="00C91E99"/>
    <w:rsid w:val="00C91F2B"/>
    <w:rsid w:val="00C924A8"/>
    <w:rsid w:val="00C92711"/>
    <w:rsid w:val="00C928A4"/>
    <w:rsid w:val="00C928CF"/>
    <w:rsid w:val="00C92F8C"/>
    <w:rsid w:val="00C93B02"/>
    <w:rsid w:val="00C93C5C"/>
    <w:rsid w:val="00C93E91"/>
    <w:rsid w:val="00C94149"/>
    <w:rsid w:val="00C941DB"/>
    <w:rsid w:val="00C94295"/>
    <w:rsid w:val="00C94406"/>
    <w:rsid w:val="00C9484E"/>
    <w:rsid w:val="00C94A00"/>
    <w:rsid w:val="00C94BE8"/>
    <w:rsid w:val="00C95061"/>
    <w:rsid w:val="00C950E9"/>
    <w:rsid w:val="00C950F7"/>
    <w:rsid w:val="00C951DD"/>
    <w:rsid w:val="00C952D3"/>
    <w:rsid w:val="00C955B3"/>
    <w:rsid w:val="00C95827"/>
    <w:rsid w:val="00C95914"/>
    <w:rsid w:val="00C963C0"/>
    <w:rsid w:val="00C96547"/>
    <w:rsid w:val="00C965E1"/>
    <w:rsid w:val="00C968DE"/>
    <w:rsid w:val="00C96AF2"/>
    <w:rsid w:val="00C96FD9"/>
    <w:rsid w:val="00C970C2"/>
    <w:rsid w:val="00C9711A"/>
    <w:rsid w:val="00C9769E"/>
    <w:rsid w:val="00CA0435"/>
    <w:rsid w:val="00CA0922"/>
    <w:rsid w:val="00CA0A94"/>
    <w:rsid w:val="00CA0CF5"/>
    <w:rsid w:val="00CA0D85"/>
    <w:rsid w:val="00CA0F8D"/>
    <w:rsid w:val="00CA0FA9"/>
    <w:rsid w:val="00CA1061"/>
    <w:rsid w:val="00CA188A"/>
    <w:rsid w:val="00CA237B"/>
    <w:rsid w:val="00CA25EE"/>
    <w:rsid w:val="00CA2793"/>
    <w:rsid w:val="00CA29C6"/>
    <w:rsid w:val="00CA2F16"/>
    <w:rsid w:val="00CA317F"/>
    <w:rsid w:val="00CA32F1"/>
    <w:rsid w:val="00CA38C5"/>
    <w:rsid w:val="00CA3984"/>
    <w:rsid w:val="00CA3985"/>
    <w:rsid w:val="00CA3D20"/>
    <w:rsid w:val="00CA3D65"/>
    <w:rsid w:val="00CA4637"/>
    <w:rsid w:val="00CA5093"/>
    <w:rsid w:val="00CA5A3A"/>
    <w:rsid w:val="00CA5CD8"/>
    <w:rsid w:val="00CA6192"/>
    <w:rsid w:val="00CA641B"/>
    <w:rsid w:val="00CA66C2"/>
    <w:rsid w:val="00CA693F"/>
    <w:rsid w:val="00CA6E13"/>
    <w:rsid w:val="00CA6E7C"/>
    <w:rsid w:val="00CA7583"/>
    <w:rsid w:val="00CA75F1"/>
    <w:rsid w:val="00CA7636"/>
    <w:rsid w:val="00CA76C3"/>
    <w:rsid w:val="00CA7820"/>
    <w:rsid w:val="00CA784C"/>
    <w:rsid w:val="00CA7AB6"/>
    <w:rsid w:val="00CA7DD0"/>
    <w:rsid w:val="00CA7EB2"/>
    <w:rsid w:val="00CB0336"/>
    <w:rsid w:val="00CB03C2"/>
    <w:rsid w:val="00CB12FC"/>
    <w:rsid w:val="00CB1568"/>
    <w:rsid w:val="00CB15C6"/>
    <w:rsid w:val="00CB19C0"/>
    <w:rsid w:val="00CB1B5F"/>
    <w:rsid w:val="00CB201C"/>
    <w:rsid w:val="00CB21E5"/>
    <w:rsid w:val="00CB2462"/>
    <w:rsid w:val="00CB27DC"/>
    <w:rsid w:val="00CB2CA4"/>
    <w:rsid w:val="00CB2F98"/>
    <w:rsid w:val="00CB2FEC"/>
    <w:rsid w:val="00CB345C"/>
    <w:rsid w:val="00CB36CD"/>
    <w:rsid w:val="00CB377A"/>
    <w:rsid w:val="00CB39DE"/>
    <w:rsid w:val="00CB3A19"/>
    <w:rsid w:val="00CB3B0C"/>
    <w:rsid w:val="00CB3CA8"/>
    <w:rsid w:val="00CB3F3F"/>
    <w:rsid w:val="00CB3F45"/>
    <w:rsid w:val="00CB4204"/>
    <w:rsid w:val="00CB446D"/>
    <w:rsid w:val="00CB4733"/>
    <w:rsid w:val="00CB4847"/>
    <w:rsid w:val="00CB4959"/>
    <w:rsid w:val="00CB4E3A"/>
    <w:rsid w:val="00CB5102"/>
    <w:rsid w:val="00CB5385"/>
    <w:rsid w:val="00CB59DB"/>
    <w:rsid w:val="00CB5A6B"/>
    <w:rsid w:val="00CB5F06"/>
    <w:rsid w:val="00CB5FB5"/>
    <w:rsid w:val="00CB6021"/>
    <w:rsid w:val="00CB6110"/>
    <w:rsid w:val="00CB64DE"/>
    <w:rsid w:val="00CB65AF"/>
    <w:rsid w:val="00CB65C8"/>
    <w:rsid w:val="00CB665D"/>
    <w:rsid w:val="00CB676A"/>
    <w:rsid w:val="00CB682E"/>
    <w:rsid w:val="00CB6DBB"/>
    <w:rsid w:val="00CB6E09"/>
    <w:rsid w:val="00CB6E2C"/>
    <w:rsid w:val="00CB7084"/>
    <w:rsid w:val="00CB70A2"/>
    <w:rsid w:val="00CB70BF"/>
    <w:rsid w:val="00CB7622"/>
    <w:rsid w:val="00CB7628"/>
    <w:rsid w:val="00CB7919"/>
    <w:rsid w:val="00CC03BF"/>
    <w:rsid w:val="00CC04AF"/>
    <w:rsid w:val="00CC04CC"/>
    <w:rsid w:val="00CC0665"/>
    <w:rsid w:val="00CC073C"/>
    <w:rsid w:val="00CC10BA"/>
    <w:rsid w:val="00CC10C6"/>
    <w:rsid w:val="00CC11C2"/>
    <w:rsid w:val="00CC139B"/>
    <w:rsid w:val="00CC182C"/>
    <w:rsid w:val="00CC19FC"/>
    <w:rsid w:val="00CC1B9D"/>
    <w:rsid w:val="00CC1EBA"/>
    <w:rsid w:val="00CC1F92"/>
    <w:rsid w:val="00CC217B"/>
    <w:rsid w:val="00CC23B4"/>
    <w:rsid w:val="00CC25BD"/>
    <w:rsid w:val="00CC266C"/>
    <w:rsid w:val="00CC2978"/>
    <w:rsid w:val="00CC2C17"/>
    <w:rsid w:val="00CC2C53"/>
    <w:rsid w:val="00CC2FC6"/>
    <w:rsid w:val="00CC3030"/>
    <w:rsid w:val="00CC3093"/>
    <w:rsid w:val="00CC3854"/>
    <w:rsid w:val="00CC3AF7"/>
    <w:rsid w:val="00CC3C0A"/>
    <w:rsid w:val="00CC3F25"/>
    <w:rsid w:val="00CC3F85"/>
    <w:rsid w:val="00CC40CD"/>
    <w:rsid w:val="00CC45BC"/>
    <w:rsid w:val="00CC46AB"/>
    <w:rsid w:val="00CC47CC"/>
    <w:rsid w:val="00CC4A09"/>
    <w:rsid w:val="00CC4ABE"/>
    <w:rsid w:val="00CC4AEC"/>
    <w:rsid w:val="00CC4DA7"/>
    <w:rsid w:val="00CC4E18"/>
    <w:rsid w:val="00CC52F8"/>
    <w:rsid w:val="00CC58A7"/>
    <w:rsid w:val="00CC59A2"/>
    <w:rsid w:val="00CC5DAB"/>
    <w:rsid w:val="00CC5DDA"/>
    <w:rsid w:val="00CC5E3F"/>
    <w:rsid w:val="00CC5EE1"/>
    <w:rsid w:val="00CC652B"/>
    <w:rsid w:val="00CC6788"/>
    <w:rsid w:val="00CC6A5F"/>
    <w:rsid w:val="00CC6FC3"/>
    <w:rsid w:val="00CC701C"/>
    <w:rsid w:val="00CC70F2"/>
    <w:rsid w:val="00CD0123"/>
    <w:rsid w:val="00CD04B3"/>
    <w:rsid w:val="00CD05A5"/>
    <w:rsid w:val="00CD05BB"/>
    <w:rsid w:val="00CD0993"/>
    <w:rsid w:val="00CD0E61"/>
    <w:rsid w:val="00CD1003"/>
    <w:rsid w:val="00CD13BA"/>
    <w:rsid w:val="00CD186C"/>
    <w:rsid w:val="00CD1936"/>
    <w:rsid w:val="00CD1EA3"/>
    <w:rsid w:val="00CD205E"/>
    <w:rsid w:val="00CD2069"/>
    <w:rsid w:val="00CD2087"/>
    <w:rsid w:val="00CD21E9"/>
    <w:rsid w:val="00CD2736"/>
    <w:rsid w:val="00CD288B"/>
    <w:rsid w:val="00CD2C51"/>
    <w:rsid w:val="00CD2D52"/>
    <w:rsid w:val="00CD2E8B"/>
    <w:rsid w:val="00CD3251"/>
    <w:rsid w:val="00CD3938"/>
    <w:rsid w:val="00CD39DA"/>
    <w:rsid w:val="00CD3B4D"/>
    <w:rsid w:val="00CD3B4E"/>
    <w:rsid w:val="00CD3FCD"/>
    <w:rsid w:val="00CD4561"/>
    <w:rsid w:val="00CD4CBA"/>
    <w:rsid w:val="00CD4E20"/>
    <w:rsid w:val="00CD5211"/>
    <w:rsid w:val="00CD5255"/>
    <w:rsid w:val="00CD5301"/>
    <w:rsid w:val="00CD53A5"/>
    <w:rsid w:val="00CD5872"/>
    <w:rsid w:val="00CD5AF4"/>
    <w:rsid w:val="00CD6378"/>
    <w:rsid w:val="00CD64FA"/>
    <w:rsid w:val="00CD6613"/>
    <w:rsid w:val="00CD6DD0"/>
    <w:rsid w:val="00CD6EBB"/>
    <w:rsid w:val="00CD6EF4"/>
    <w:rsid w:val="00CD6F50"/>
    <w:rsid w:val="00CD6FC3"/>
    <w:rsid w:val="00CD76E0"/>
    <w:rsid w:val="00CD7ED8"/>
    <w:rsid w:val="00CD7FC7"/>
    <w:rsid w:val="00CE0192"/>
    <w:rsid w:val="00CE0387"/>
    <w:rsid w:val="00CE0441"/>
    <w:rsid w:val="00CE0500"/>
    <w:rsid w:val="00CE06EA"/>
    <w:rsid w:val="00CE0A92"/>
    <w:rsid w:val="00CE13CB"/>
    <w:rsid w:val="00CE14FD"/>
    <w:rsid w:val="00CE1CE4"/>
    <w:rsid w:val="00CE1ECC"/>
    <w:rsid w:val="00CE2064"/>
    <w:rsid w:val="00CE2133"/>
    <w:rsid w:val="00CE2FAA"/>
    <w:rsid w:val="00CE3130"/>
    <w:rsid w:val="00CE35A7"/>
    <w:rsid w:val="00CE35D0"/>
    <w:rsid w:val="00CE3E93"/>
    <w:rsid w:val="00CE4655"/>
    <w:rsid w:val="00CE4793"/>
    <w:rsid w:val="00CE4C11"/>
    <w:rsid w:val="00CE5109"/>
    <w:rsid w:val="00CE5129"/>
    <w:rsid w:val="00CE5245"/>
    <w:rsid w:val="00CE5DD1"/>
    <w:rsid w:val="00CE5E4A"/>
    <w:rsid w:val="00CE619F"/>
    <w:rsid w:val="00CE6252"/>
    <w:rsid w:val="00CE6578"/>
    <w:rsid w:val="00CE6796"/>
    <w:rsid w:val="00CE68B9"/>
    <w:rsid w:val="00CE6ABF"/>
    <w:rsid w:val="00CE6EE2"/>
    <w:rsid w:val="00CE6FB9"/>
    <w:rsid w:val="00CE7138"/>
    <w:rsid w:val="00CE716C"/>
    <w:rsid w:val="00CE7417"/>
    <w:rsid w:val="00CE768F"/>
    <w:rsid w:val="00CE7A48"/>
    <w:rsid w:val="00CE7A64"/>
    <w:rsid w:val="00CE7B2B"/>
    <w:rsid w:val="00CF07DF"/>
    <w:rsid w:val="00CF092D"/>
    <w:rsid w:val="00CF09AF"/>
    <w:rsid w:val="00CF127E"/>
    <w:rsid w:val="00CF163A"/>
    <w:rsid w:val="00CF170E"/>
    <w:rsid w:val="00CF18D5"/>
    <w:rsid w:val="00CF18E9"/>
    <w:rsid w:val="00CF1BB5"/>
    <w:rsid w:val="00CF1D51"/>
    <w:rsid w:val="00CF1D6E"/>
    <w:rsid w:val="00CF1E22"/>
    <w:rsid w:val="00CF1E4D"/>
    <w:rsid w:val="00CF27BC"/>
    <w:rsid w:val="00CF28D1"/>
    <w:rsid w:val="00CF33B6"/>
    <w:rsid w:val="00CF37B0"/>
    <w:rsid w:val="00CF381B"/>
    <w:rsid w:val="00CF3983"/>
    <w:rsid w:val="00CF3B74"/>
    <w:rsid w:val="00CF3DE2"/>
    <w:rsid w:val="00CF3E50"/>
    <w:rsid w:val="00CF3FE7"/>
    <w:rsid w:val="00CF4290"/>
    <w:rsid w:val="00CF4673"/>
    <w:rsid w:val="00CF472E"/>
    <w:rsid w:val="00CF495C"/>
    <w:rsid w:val="00CF4BC5"/>
    <w:rsid w:val="00CF50A0"/>
    <w:rsid w:val="00CF584F"/>
    <w:rsid w:val="00CF603E"/>
    <w:rsid w:val="00CF610D"/>
    <w:rsid w:val="00CF6AD0"/>
    <w:rsid w:val="00CF6B53"/>
    <w:rsid w:val="00CF6F5B"/>
    <w:rsid w:val="00CF7220"/>
    <w:rsid w:val="00CF735F"/>
    <w:rsid w:val="00CF7B21"/>
    <w:rsid w:val="00CF7BE3"/>
    <w:rsid w:val="00D0022D"/>
    <w:rsid w:val="00D00754"/>
    <w:rsid w:val="00D00821"/>
    <w:rsid w:val="00D00B54"/>
    <w:rsid w:val="00D00F92"/>
    <w:rsid w:val="00D028E0"/>
    <w:rsid w:val="00D02C04"/>
    <w:rsid w:val="00D02D7E"/>
    <w:rsid w:val="00D02DBC"/>
    <w:rsid w:val="00D038F6"/>
    <w:rsid w:val="00D043F9"/>
    <w:rsid w:val="00D04793"/>
    <w:rsid w:val="00D049E5"/>
    <w:rsid w:val="00D04C42"/>
    <w:rsid w:val="00D04F81"/>
    <w:rsid w:val="00D0503C"/>
    <w:rsid w:val="00D0605D"/>
    <w:rsid w:val="00D065F5"/>
    <w:rsid w:val="00D0694C"/>
    <w:rsid w:val="00D06B9A"/>
    <w:rsid w:val="00D06CB3"/>
    <w:rsid w:val="00D06E15"/>
    <w:rsid w:val="00D07AB5"/>
    <w:rsid w:val="00D07B70"/>
    <w:rsid w:val="00D07C41"/>
    <w:rsid w:val="00D100F4"/>
    <w:rsid w:val="00D101BC"/>
    <w:rsid w:val="00D104EA"/>
    <w:rsid w:val="00D105AA"/>
    <w:rsid w:val="00D10731"/>
    <w:rsid w:val="00D10BB9"/>
    <w:rsid w:val="00D111E8"/>
    <w:rsid w:val="00D111F1"/>
    <w:rsid w:val="00D11713"/>
    <w:rsid w:val="00D1178A"/>
    <w:rsid w:val="00D11819"/>
    <w:rsid w:val="00D11E1D"/>
    <w:rsid w:val="00D1207E"/>
    <w:rsid w:val="00D125A2"/>
    <w:rsid w:val="00D12613"/>
    <w:rsid w:val="00D1288B"/>
    <w:rsid w:val="00D12AC7"/>
    <w:rsid w:val="00D12CDF"/>
    <w:rsid w:val="00D12CFB"/>
    <w:rsid w:val="00D12E20"/>
    <w:rsid w:val="00D12F65"/>
    <w:rsid w:val="00D133C7"/>
    <w:rsid w:val="00D136D7"/>
    <w:rsid w:val="00D13A9E"/>
    <w:rsid w:val="00D13F53"/>
    <w:rsid w:val="00D1415C"/>
    <w:rsid w:val="00D141F6"/>
    <w:rsid w:val="00D147E6"/>
    <w:rsid w:val="00D14981"/>
    <w:rsid w:val="00D14B07"/>
    <w:rsid w:val="00D14BCB"/>
    <w:rsid w:val="00D14C94"/>
    <w:rsid w:val="00D14DBE"/>
    <w:rsid w:val="00D1529C"/>
    <w:rsid w:val="00D1550F"/>
    <w:rsid w:val="00D159C9"/>
    <w:rsid w:val="00D15BD8"/>
    <w:rsid w:val="00D15CE5"/>
    <w:rsid w:val="00D1685E"/>
    <w:rsid w:val="00D1693F"/>
    <w:rsid w:val="00D170FB"/>
    <w:rsid w:val="00D17583"/>
    <w:rsid w:val="00D17822"/>
    <w:rsid w:val="00D1797E"/>
    <w:rsid w:val="00D17CA9"/>
    <w:rsid w:val="00D17D36"/>
    <w:rsid w:val="00D17DC5"/>
    <w:rsid w:val="00D17FC9"/>
    <w:rsid w:val="00D20594"/>
    <w:rsid w:val="00D20B5D"/>
    <w:rsid w:val="00D20C3F"/>
    <w:rsid w:val="00D20C8E"/>
    <w:rsid w:val="00D2157C"/>
    <w:rsid w:val="00D21664"/>
    <w:rsid w:val="00D21A37"/>
    <w:rsid w:val="00D21EC4"/>
    <w:rsid w:val="00D22436"/>
    <w:rsid w:val="00D22655"/>
    <w:rsid w:val="00D226E3"/>
    <w:rsid w:val="00D227F8"/>
    <w:rsid w:val="00D228AD"/>
    <w:rsid w:val="00D2341C"/>
    <w:rsid w:val="00D237B8"/>
    <w:rsid w:val="00D23A1A"/>
    <w:rsid w:val="00D23C0E"/>
    <w:rsid w:val="00D23C4D"/>
    <w:rsid w:val="00D24114"/>
    <w:rsid w:val="00D24233"/>
    <w:rsid w:val="00D2430B"/>
    <w:rsid w:val="00D24450"/>
    <w:rsid w:val="00D24476"/>
    <w:rsid w:val="00D24641"/>
    <w:rsid w:val="00D247E7"/>
    <w:rsid w:val="00D24A50"/>
    <w:rsid w:val="00D24CF9"/>
    <w:rsid w:val="00D25383"/>
    <w:rsid w:val="00D2549B"/>
    <w:rsid w:val="00D25832"/>
    <w:rsid w:val="00D25AE5"/>
    <w:rsid w:val="00D25F9B"/>
    <w:rsid w:val="00D25FC9"/>
    <w:rsid w:val="00D263E7"/>
    <w:rsid w:val="00D26AF5"/>
    <w:rsid w:val="00D26B09"/>
    <w:rsid w:val="00D27068"/>
    <w:rsid w:val="00D270D0"/>
    <w:rsid w:val="00D27255"/>
    <w:rsid w:val="00D27351"/>
    <w:rsid w:val="00D27852"/>
    <w:rsid w:val="00D27927"/>
    <w:rsid w:val="00D2A090"/>
    <w:rsid w:val="00D302A1"/>
    <w:rsid w:val="00D30490"/>
    <w:rsid w:val="00D307BB"/>
    <w:rsid w:val="00D30812"/>
    <w:rsid w:val="00D30F16"/>
    <w:rsid w:val="00D30F4D"/>
    <w:rsid w:val="00D31005"/>
    <w:rsid w:val="00D31183"/>
    <w:rsid w:val="00D31267"/>
    <w:rsid w:val="00D3165A"/>
    <w:rsid w:val="00D31A79"/>
    <w:rsid w:val="00D31C3A"/>
    <w:rsid w:val="00D3250D"/>
    <w:rsid w:val="00D3259C"/>
    <w:rsid w:val="00D325E1"/>
    <w:rsid w:val="00D327C2"/>
    <w:rsid w:val="00D329E7"/>
    <w:rsid w:val="00D32F0F"/>
    <w:rsid w:val="00D32FF5"/>
    <w:rsid w:val="00D33464"/>
    <w:rsid w:val="00D33491"/>
    <w:rsid w:val="00D33537"/>
    <w:rsid w:val="00D33579"/>
    <w:rsid w:val="00D337F5"/>
    <w:rsid w:val="00D33B2A"/>
    <w:rsid w:val="00D3444C"/>
    <w:rsid w:val="00D34592"/>
    <w:rsid w:val="00D347A5"/>
    <w:rsid w:val="00D347F9"/>
    <w:rsid w:val="00D34D05"/>
    <w:rsid w:val="00D3520B"/>
    <w:rsid w:val="00D35763"/>
    <w:rsid w:val="00D358B6"/>
    <w:rsid w:val="00D35CBF"/>
    <w:rsid w:val="00D360FF"/>
    <w:rsid w:val="00D3626A"/>
    <w:rsid w:val="00D3635B"/>
    <w:rsid w:val="00D36388"/>
    <w:rsid w:val="00D36746"/>
    <w:rsid w:val="00D36911"/>
    <w:rsid w:val="00D3705A"/>
    <w:rsid w:val="00D376A1"/>
    <w:rsid w:val="00D37917"/>
    <w:rsid w:val="00D3793A"/>
    <w:rsid w:val="00D37BA4"/>
    <w:rsid w:val="00D37DA1"/>
    <w:rsid w:val="00D40286"/>
    <w:rsid w:val="00D403A1"/>
    <w:rsid w:val="00D407F1"/>
    <w:rsid w:val="00D40943"/>
    <w:rsid w:val="00D40ACF"/>
    <w:rsid w:val="00D40C79"/>
    <w:rsid w:val="00D40F87"/>
    <w:rsid w:val="00D410E3"/>
    <w:rsid w:val="00D41984"/>
    <w:rsid w:val="00D41DAF"/>
    <w:rsid w:val="00D42066"/>
    <w:rsid w:val="00D4206C"/>
    <w:rsid w:val="00D430F5"/>
    <w:rsid w:val="00D43508"/>
    <w:rsid w:val="00D43853"/>
    <w:rsid w:val="00D43B2F"/>
    <w:rsid w:val="00D43E5A"/>
    <w:rsid w:val="00D4410D"/>
    <w:rsid w:val="00D44777"/>
    <w:rsid w:val="00D448E8"/>
    <w:rsid w:val="00D449B3"/>
    <w:rsid w:val="00D44A7A"/>
    <w:rsid w:val="00D44E82"/>
    <w:rsid w:val="00D44EA2"/>
    <w:rsid w:val="00D44FDE"/>
    <w:rsid w:val="00D44FFD"/>
    <w:rsid w:val="00D450FC"/>
    <w:rsid w:val="00D45C33"/>
    <w:rsid w:val="00D45CA1"/>
    <w:rsid w:val="00D46058"/>
    <w:rsid w:val="00D46A34"/>
    <w:rsid w:val="00D46B70"/>
    <w:rsid w:val="00D46ECB"/>
    <w:rsid w:val="00D47092"/>
    <w:rsid w:val="00D4719C"/>
    <w:rsid w:val="00D473C1"/>
    <w:rsid w:val="00D47850"/>
    <w:rsid w:val="00D47887"/>
    <w:rsid w:val="00D478A9"/>
    <w:rsid w:val="00D478C3"/>
    <w:rsid w:val="00D47908"/>
    <w:rsid w:val="00D479FD"/>
    <w:rsid w:val="00D47CC4"/>
    <w:rsid w:val="00D50054"/>
    <w:rsid w:val="00D5037E"/>
    <w:rsid w:val="00D5062D"/>
    <w:rsid w:val="00D50861"/>
    <w:rsid w:val="00D50B78"/>
    <w:rsid w:val="00D50CC4"/>
    <w:rsid w:val="00D50F3D"/>
    <w:rsid w:val="00D5132C"/>
    <w:rsid w:val="00D5181B"/>
    <w:rsid w:val="00D51C45"/>
    <w:rsid w:val="00D51F9C"/>
    <w:rsid w:val="00D5213E"/>
    <w:rsid w:val="00D5236E"/>
    <w:rsid w:val="00D523D8"/>
    <w:rsid w:val="00D52448"/>
    <w:rsid w:val="00D525C5"/>
    <w:rsid w:val="00D528F6"/>
    <w:rsid w:val="00D5290C"/>
    <w:rsid w:val="00D52CAA"/>
    <w:rsid w:val="00D52E2D"/>
    <w:rsid w:val="00D53049"/>
    <w:rsid w:val="00D530B3"/>
    <w:rsid w:val="00D53393"/>
    <w:rsid w:val="00D5386F"/>
    <w:rsid w:val="00D5394B"/>
    <w:rsid w:val="00D5397E"/>
    <w:rsid w:val="00D539ED"/>
    <w:rsid w:val="00D53EA2"/>
    <w:rsid w:val="00D53F22"/>
    <w:rsid w:val="00D54626"/>
    <w:rsid w:val="00D54677"/>
    <w:rsid w:val="00D546FC"/>
    <w:rsid w:val="00D5480A"/>
    <w:rsid w:val="00D54D91"/>
    <w:rsid w:val="00D54E21"/>
    <w:rsid w:val="00D5502E"/>
    <w:rsid w:val="00D556B4"/>
    <w:rsid w:val="00D5593C"/>
    <w:rsid w:val="00D55977"/>
    <w:rsid w:val="00D55CEF"/>
    <w:rsid w:val="00D55E0F"/>
    <w:rsid w:val="00D56855"/>
    <w:rsid w:val="00D56A51"/>
    <w:rsid w:val="00D56AA6"/>
    <w:rsid w:val="00D56BC6"/>
    <w:rsid w:val="00D57341"/>
    <w:rsid w:val="00D578B4"/>
    <w:rsid w:val="00D57BAE"/>
    <w:rsid w:val="00D57C6D"/>
    <w:rsid w:val="00D601AD"/>
    <w:rsid w:val="00D60D0E"/>
    <w:rsid w:val="00D61531"/>
    <w:rsid w:val="00D6175D"/>
    <w:rsid w:val="00D618AB"/>
    <w:rsid w:val="00D61913"/>
    <w:rsid w:val="00D61997"/>
    <w:rsid w:val="00D61AAF"/>
    <w:rsid w:val="00D6229D"/>
    <w:rsid w:val="00D62311"/>
    <w:rsid w:val="00D62347"/>
    <w:rsid w:val="00D627AD"/>
    <w:rsid w:val="00D630A6"/>
    <w:rsid w:val="00D6337C"/>
    <w:rsid w:val="00D63496"/>
    <w:rsid w:val="00D63961"/>
    <w:rsid w:val="00D63ADC"/>
    <w:rsid w:val="00D63BF4"/>
    <w:rsid w:val="00D63CB9"/>
    <w:rsid w:val="00D63D8F"/>
    <w:rsid w:val="00D63F10"/>
    <w:rsid w:val="00D64462"/>
    <w:rsid w:val="00D6448D"/>
    <w:rsid w:val="00D64F7C"/>
    <w:rsid w:val="00D65557"/>
    <w:rsid w:val="00D65A07"/>
    <w:rsid w:val="00D6618E"/>
    <w:rsid w:val="00D667A8"/>
    <w:rsid w:val="00D66838"/>
    <w:rsid w:val="00D66F40"/>
    <w:rsid w:val="00D671EB"/>
    <w:rsid w:val="00D67278"/>
    <w:rsid w:val="00D67730"/>
    <w:rsid w:val="00D67987"/>
    <w:rsid w:val="00D70080"/>
    <w:rsid w:val="00D70155"/>
    <w:rsid w:val="00D7017A"/>
    <w:rsid w:val="00D7075E"/>
    <w:rsid w:val="00D70869"/>
    <w:rsid w:val="00D70D4B"/>
    <w:rsid w:val="00D70DA1"/>
    <w:rsid w:val="00D712AD"/>
    <w:rsid w:val="00D713F9"/>
    <w:rsid w:val="00D71456"/>
    <w:rsid w:val="00D7152A"/>
    <w:rsid w:val="00D71A0B"/>
    <w:rsid w:val="00D71EC5"/>
    <w:rsid w:val="00D71F07"/>
    <w:rsid w:val="00D72888"/>
    <w:rsid w:val="00D72963"/>
    <w:rsid w:val="00D72AE8"/>
    <w:rsid w:val="00D72BB9"/>
    <w:rsid w:val="00D731E8"/>
    <w:rsid w:val="00D734E9"/>
    <w:rsid w:val="00D7366B"/>
    <w:rsid w:val="00D7391C"/>
    <w:rsid w:val="00D739B3"/>
    <w:rsid w:val="00D73E53"/>
    <w:rsid w:val="00D74073"/>
    <w:rsid w:val="00D742D6"/>
    <w:rsid w:val="00D74B1D"/>
    <w:rsid w:val="00D74D5F"/>
    <w:rsid w:val="00D754B1"/>
    <w:rsid w:val="00D75548"/>
    <w:rsid w:val="00D7579B"/>
    <w:rsid w:val="00D75902"/>
    <w:rsid w:val="00D75A0F"/>
    <w:rsid w:val="00D75BBA"/>
    <w:rsid w:val="00D76316"/>
    <w:rsid w:val="00D76548"/>
    <w:rsid w:val="00D76ABC"/>
    <w:rsid w:val="00D774E4"/>
    <w:rsid w:val="00D77AEB"/>
    <w:rsid w:val="00D77C60"/>
    <w:rsid w:val="00D804BF"/>
    <w:rsid w:val="00D8073C"/>
    <w:rsid w:val="00D80B01"/>
    <w:rsid w:val="00D80E15"/>
    <w:rsid w:val="00D81093"/>
    <w:rsid w:val="00D81146"/>
    <w:rsid w:val="00D812E7"/>
    <w:rsid w:val="00D813F2"/>
    <w:rsid w:val="00D8182B"/>
    <w:rsid w:val="00D821E0"/>
    <w:rsid w:val="00D82352"/>
    <w:rsid w:val="00D823B3"/>
    <w:rsid w:val="00D823C5"/>
    <w:rsid w:val="00D82664"/>
    <w:rsid w:val="00D82713"/>
    <w:rsid w:val="00D829E7"/>
    <w:rsid w:val="00D83428"/>
    <w:rsid w:val="00D837D8"/>
    <w:rsid w:val="00D8380B"/>
    <w:rsid w:val="00D83AB2"/>
    <w:rsid w:val="00D83FE0"/>
    <w:rsid w:val="00D84266"/>
    <w:rsid w:val="00D84916"/>
    <w:rsid w:val="00D84B56"/>
    <w:rsid w:val="00D84CE5"/>
    <w:rsid w:val="00D84D70"/>
    <w:rsid w:val="00D8507C"/>
    <w:rsid w:val="00D850F2"/>
    <w:rsid w:val="00D85422"/>
    <w:rsid w:val="00D85838"/>
    <w:rsid w:val="00D85926"/>
    <w:rsid w:val="00D85A22"/>
    <w:rsid w:val="00D85B9A"/>
    <w:rsid w:val="00D85BAB"/>
    <w:rsid w:val="00D85EF3"/>
    <w:rsid w:val="00D861CA"/>
    <w:rsid w:val="00D866C8"/>
    <w:rsid w:val="00D86909"/>
    <w:rsid w:val="00D87494"/>
    <w:rsid w:val="00D87DAB"/>
    <w:rsid w:val="00D9035A"/>
    <w:rsid w:val="00D904A5"/>
    <w:rsid w:val="00D9088E"/>
    <w:rsid w:val="00D90A03"/>
    <w:rsid w:val="00D90ED1"/>
    <w:rsid w:val="00D90F22"/>
    <w:rsid w:val="00D910D7"/>
    <w:rsid w:val="00D91888"/>
    <w:rsid w:val="00D9191A"/>
    <w:rsid w:val="00D91CA5"/>
    <w:rsid w:val="00D91E2A"/>
    <w:rsid w:val="00D91E56"/>
    <w:rsid w:val="00D91FCA"/>
    <w:rsid w:val="00D922F0"/>
    <w:rsid w:val="00D924EA"/>
    <w:rsid w:val="00D9264F"/>
    <w:rsid w:val="00D92924"/>
    <w:rsid w:val="00D92AF0"/>
    <w:rsid w:val="00D92BF4"/>
    <w:rsid w:val="00D92DE9"/>
    <w:rsid w:val="00D93431"/>
    <w:rsid w:val="00D935CD"/>
    <w:rsid w:val="00D935CF"/>
    <w:rsid w:val="00D9362B"/>
    <w:rsid w:val="00D9367A"/>
    <w:rsid w:val="00D9389D"/>
    <w:rsid w:val="00D938EA"/>
    <w:rsid w:val="00D93B80"/>
    <w:rsid w:val="00D93C27"/>
    <w:rsid w:val="00D93C2C"/>
    <w:rsid w:val="00D94770"/>
    <w:rsid w:val="00D94B26"/>
    <w:rsid w:val="00D94B71"/>
    <w:rsid w:val="00D94F62"/>
    <w:rsid w:val="00D95427"/>
    <w:rsid w:val="00D9572F"/>
    <w:rsid w:val="00D95E35"/>
    <w:rsid w:val="00D96675"/>
    <w:rsid w:val="00D967AC"/>
    <w:rsid w:val="00D96905"/>
    <w:rsid w:val="00D96A2A"/>
    <w:rsid w:val="00D970C4"/>
    <w:rsid w:val="00D97143"/>
    <w:rsid w:val="00D9714E"/>
    <w:rsid w:val="00D97546"/>
    <w:rsid w:val="00D9781D"/>
    <w:rsid w:val="00D97E72"/>
    <w:rsid w:val="00DA0189"/>
    <w:rsid w:val="00DA0359"/>
    <w:rsid w:val="00DA0504"/>
    <w:rsid w:val="00DA0E17"/>
    <w:rsid w:val="00DA116A"/>
    <w:rsid w:val="00DA12A5"/>
    <w:rsid w:val="00DA14C1"/>
    <w:rsid w:val="00DA196D"/>
    <w:rsid w:val="00DA1F9C"/>
    <w:rsid w:val="00DA22D1"/>
    <w:rsid w:val="00DA251B"/>
    <w:rsid w:val="00DA2A15"/>
    <w:rsid w:val="00DA2A62"/>
    <w:rsid w:val="00DA30B4"/>
    <w:rsid w:val="00DA3180"/>
    <w:rsid w:val="00DA34C9"/>
    <w:rsid w:val="00DA3AA4"/>
    <w:rsid w:val="00DA3B76"/>
    <w:rsid w:val="00DA3CD2"/>
    <w:rsid w:val="00DA3CEA"/>
    <w:rsid w:val="00DA497E"/>
    <w:rsid w:val="00DA499C"/>
    <w:rsid w:val="00DA4D2A"/>
    <w:rsid w:val="00DA524F"/>
    <w:rsid w:val="00DA548C"/>
    <w:rsid w:val="00DA5857"/>
    <w:rsid w:val="00DA58CE"/>
    <w:rsid w:val="00DA5926"/>
    <w:rsid w:val="00DA5F9C"/>
    <w:rsid w:val="00DA6056"/>
    <w:rsid w:val="00DA6435"/>
    <w:rsid w:val="00DA64F1"/>
    <w:rsid w:val="00DA65A8"/>
    <w:rsid w:val="00DA6788"/>
    <w:rsid w:val="00DA6DDF"/>
    <w:rsid w:val="00DA7300"/>
    <w:rsid w:val="00DA7339"/>
    <w:rsid w:val="00DA7952"/>
    <w:rsid w:val="00DA7C45"/>
    <w:rsid w:val="00DB0372"/>
    <w:rsid w:val="00DB06FE"/>
    <w:rsid w:val="00DB07D9"/>
    <w:rsid w:val="00DB1776"/>
    <w:rsid w:val="00DB1AC3"/>
    <w:rsid w:val="00DB1B50"/>
    <w:rsid w:val="00DB1CBD"/>
    <w:rsid w:val="00DB22A0"/>
    <w:rsid w:val="00DB25CC"/>
    <w:rsid w:val="00DB28BA"/>
    <w:rsid w:val="00DB2B14"/>
    <w:rsid w:val="00DB2D4D"/>
    <w:rsid w:val="00DB2E69"/>
    <w:rsid w:val="00DB2F20"/>
    <w:rsid w:val="00DB32B6"/>
    <w:rsid w:val="00DB36F1"/>
    <w:rsid w:val="00DB3940"/>
    <w:rsid w:val="00DB3A26"/>
    <w:rsid w:val="00DB3C8A"/>
    <w:rsid w:val="00DB3DEA"/>
    <w:rsid w:val="00DB4767"/>
    <w:rsid w:val="00DB47ED"/>
    <w:rsid w:val="00DB499D"/>
    <w:rsid w:val="00DB4B58"/>
    <w:rsid w:val="00DB4B93"/>
    <w:rsid w:val="00DB4BB0"/>
    <w:rsid w:val="00DB4E08"/>
    <w:rsid w:val="00DB5196"/>
    <w:rsid w:val="00DB54B0"/>
    <w:rsid w:val="00DB55B8"/>
    <w:rsid w:val="00DB57D2"/>
    <w:rsid w:val="00DB5D4E"/>
    <w:rsid w:val="00DB5F30"/>
    <w:rsid w:val="00DB62B5"/>
    <w:rsid w:val="00DB647F"/>
    <w:rsid w:val="00DB6728"/>
    <w:rsid w:val="00DB68EE"/>
    <w:rsid w:val="00DB69DE"/>
    <w:rsid w:val="00DB6FF4"/>
    <w:rsid w:val="00DB73BE"/>
    <w:rsid w:val="00DB7545"/>
    <w:rsid w:val="00DB76BF"/>
    <w:rsid w:val="00DB78F4"/>
    <w:rsid w:val="00DB7D57"/>
    <w:rsid w:val="00DC003D"/>
    <w:rsid w:val="00DC0220"/>
    <w:rsid w:val="00DC031A"/>
    <w:rsid w:val="00DC036C"/>
    <w:rsid w:val="00DC047B"/>
    <w:rsid w:val="00DC055F"/>
    <w:rsid w:val="00DC06AD"/>
    <w:rsid w:val="00DC0804"/>
    <w:rsid w:val="00DC0A63"/>
    <w:rsid w:val="00DC0AEC"/>
    <w:rsid w:val="00DC0D60"/>
    <w:rsid w:val="00DC10A1"/>
    <w:rsid w:val="00DC129B"/>
    <w:rsid w:val="00DC1490"/>
    <w:rsid w:val="00DC1940"/>
    <w:rsid w:val="00DC1969"/>
    <w:rsid w:val="00DC1C02"/>
    <w:rsid w:val="00DC24CB"/>
    <w:rsid w:val="00DC2767"/>
    <w:rsid w:val="00DC27FD"/>
    <w:rsid w:val="00DC3223"/>
    <w:rsid w:val="00DC3339"/>
    <w:rsid w:val="00DC333F"/>
    <w:rsid w:val="00DC3340"/>
    <w:rsid w:val="00DC3581"/>
    <w:rsid w:val="00DC39AB"/>
    <w:rsid w:val="00DC3BC4"/>
    <w:rsid w:val="00DC4216"/>
    <w:rsid w:val="00DC44BF"/>
    <w:rsid w:val="00DC48E2"/>
    <w:rsid w:val="00DC5191"/>
    <w:rsid w:val="00DC5355"/>
    <w:rsid w:val="00DC5463"/>
    <w:rsid w:val="00DC58ED"/>
    <w:rsid w:val="00DC59B2"/>
    <w:rsid w:val="00DC5C50"/>
    <w:rsid w:val="00DC5D02"/>
    <w:rsid w:val="00DC666C"/>
    <w:rsid w:val="00DC6671"/>
    <w:rsid w:val="00DC694F"/>
    <w:rsid w:val="00DC69D0"/>
    <w:rsid w:val="00DC6A0E"/>
    <w:rsid w:val="00DC6D84"/>
    <w:rsid w:val="00DC6DFB"/>
    <w:rsid w:val="00DC6ED7"/>
    <w:rsid w:val="00DC7390"/>
    <w:rsid w:val="00DC782B"/>
    <w:rsid w:val="00DC79AE"/>
    <w:rsid w:val="00DC7CC2"/>
    <w:rsid w:val="00DC7E45"/>
    <w:rsid w:val="00DD003A"/>
    <w:rsid w:val="00DD0476"/>
    <w:rsid w:val="00DD04BE"/>
    <w:rsid w:val="00DD0568"/>
    <w:rsid w:val="00DD0B26"/>
    <w:rsid w:val="00DD11DB"/>
    <w:rsid w:val="00DD1554"/>
    <w:rsid w:val="00DD196C"/>
    <w:rsid w:val="00DD19AA"/>
    <w:rsid w:val="00DD1B6A"/>
    <w:rsid w:val="00DD1D4C"/>
    <w:rsid w:val="00DD2038"/>
    <w:rsid w:val="00DD2115"/>
    <w:rsid w:val="00DD21C6"/>
    <w:rsid w:val="00DD238C"/>
    <w:rsid w:val="00DD2413"/>
    <w:rsid w:val="00DD2693"/>
    <w:rsid w:val="00DD27A1"/>
    <w:rsid w:val="00DD2EC1"/>
    <w:rsid w:val="00DD34B6"/>
    <w:rsid w:val="00DD389A"/>
    <w:rsid w:val="00DD3DE5"/>
    <w:rsid w:val="00DD3F8E"/>
    <w:rsid w:val="00DD421F"/>
    <w:rsid w:val="00DD4D49"/>
    <w:rsid w:val="00DD50C5"/>
    <w:rsid w:val="00DD5341"/>
    <w:rsid w:val="00DD5373"/>
    <w:rsid w:val="00DD5CB0"/>
    <w:rsid w:val="00DD6141"/>
    <w:rsid w:val="00DD6220"/>
    <w:rsid w:val="00DD654A"/>
    <w:rsid w:val="00DD665D"/>
    <w:rsid w:val="00DD6BC3"/>
    <w:rsid w:val="00DD72AE"/>
    <w:rsid w:val="00DD7386"/>
    <w:rsid w:val="00DD7596"/>
    <w:rsid w:val="00DD77CE"/>
    <w:rsid w:val="00DD78EF"/>
    <w:rsid w:val="00DD7B84"/>
    <w:rsid w:val="00DD7DF4"/>
    <w:rsid w:val="00DD7F83"/>
    <w:rsid w:val="00DE039B"/>
    <w:rsid w:val="00DE04A1"/>
    <w:rsid w:val="00DE062B"/>
    <w:rsid w:val="00DE0CD6"/>
    <w:rsid w:val="00DE0DC4"/>
    <w:rsid w:val="00DE0DE3"/>
    <w:rsid w:val="00DE0F4D"/>
    <w:rsid w:val="00DE1449"/>
    <w:rsid w:val="00DE1486"/>
    <w:rsid w:val="00DE1CAC"/>
    <w:rsid w:val="00DE1EC3"/>
    <w:rsid w:val="00DE1F71"/>
    <w:rsid w:val="00DE2004"/>
    <w:rsid w:val="00DE20FE"/>
    <w:rsid w:val="00DE247F"/>
    <w:rsid w:val="00DE25DE"/>
    <w:rsid w:val="00DE278E"/>
    <w:rsid w:val="00DE2A60"/>
    <w:rsid w:val="00DE2B54"/>
    <w:rsid w:val="00DE325B"/>
    <w:rsid w:val="00DE363A"/>
    <w:rsid w:val="00DE3820"/>
    <w:rsid w:val="00DE3A0F"/>
    <w:rsid w:val="00DE3D16"/>
    <w:rsid w:val="00DE3DA8"/>
    <w:rsid w:val="00DE3F07"/>
    <w:rsid w:val="00DE3F68"/>
    <w:rsid w:val="00DE45D6"/>
    <w:rsid w:val="00DE47FF"/>
    <w:rsid w:val="00DE4B49"/>
    <w:rsid w:val="00DE4C0D"/>
    <w:rsid w:val="00DE4CE3"/>
    <w:rsid w:val="00DE4E92"/>
    <w:rsid w:val="00DE4EA7"/>
    <w:rsid w:val="00DE5098"/>
    <w:rsid w:val="00DE5228"/>
    <w:rsid w:val="00DE5344"/>
    <w:rsid w:val="00DE547F"/>
    <w:rsid w:val="00DE54F6"/>
    <w:rsid w:val="00DE56D0"/>
    <w:rsid w:val="00DE5AD3"/>
    <w:rsid w:val="00DE5B0D"/>
    <w:rsid w:val="00DE5C7E"/>
    <w:rsid w:val="00DE5CA8"/>
    <w:rsid w:val="00DE5F91"/>
    <w:rsid w:val="00DE605B"/>
    <w:rsid w:val="00DE6405"/>
    <w:rsid w:val="00DE651C"/>
    <w:rsid w:val="00DE681A"/>
    <w:rsid w:val="00DE6ADB"/>
    <w:rsid w:val="00DE6EDF"/>
    <w:rsid w:val="00DE6FC5"/>
    <w:rsid w:val="00DE7AED"/>
    <w:rsid w:val="00DE7B0D"/>
    <w:rsid w:val="00DE7F9D"/>
    <w:rsid w:val="00DF097A"/>
    <w:rsid w:val="00DF0FA6"/>
    <w:rsid w:val="00DF1437"/>
    <w:rsid w:val="00DF16D1"/>
    <w:rsid w:val="00DF18CE"/>
    <w:rsid w:val="00DF1984"/>
    <w:rsid w:val="00DF1AEE"/>
    <w:rsid w:val="00DF1E6A"/>
    <w:rsid w:val="00DF1EB5"/>
    <w:rsid w:val="00DF1FD2"/>
    <w:rsid w:val="00DF2073"/>
    <w:rsid w:val="00DF2182"/>
    <w:rsid w:val="00DF270C"/>
    <w:rsid w:val="00DF272E"/>
    <w:rsid w:val="00DF27D9"/>
    <w:rsid w:val="00DF2A78"/>
    <w:rsid w:val="00DF2D69"/>
    <w:rsid w:val="00DF2DE2"/>
    <w:rsid w:val="00DF2FF8"/>
    <w:rsid w:val="00DF324C"/>
    <w:rsid w:val="00DF34F9"/>
    <w:rsid w:val="00DF3678"/>
    <w:rsid w:val="00DF3CCE"/>
    <w:rsid w:val="00DF3D91"/>
    <w:rsid w:val="00DF3EE6"/>
    <w:rsid w:val="00DF4222"/>
    <w:rsid w:val="00DF48F2"/>
    <w:rsid w:val="00DF505F"/>
    <w:rsid w:val="00DF5B2F"/>
    <w:rsid w:val="00DF5E5B"/>
    <w:rsid w:val="00DF60F0"/>
    <w:rsid w:val="00DF61C0"/>
    <w:rsid w:val="00DF6418"/>
    <w:rsid w:val="00DF64E9"/>
    <w:rsid w:val="00DF6A7D"/>
    <w:rsid w:val="00DF6E28"/>
    <w:rsid w:val="00DF6E94"/>
    <w:rsid w:val="00DF6EB5"/>
    <w:rsid w:val="00DF6ED2"/>
    <w:rsid w:val="00DF70E6"/>
    <w:rsid w:val="00DF72B5"/>
    <w:rsid w:val="00DF741C"/>
    <w:rsid w:val="00DF777E"/>
    <w:rsid w:val="00DF77BD"/>
    <w:rsid w:val="00DF7C58"/>
    <w:rsid w:val="00E00797"/>
    <w:rsid w:val="00E00BFE"/>
    <w:rsid w:val="00E00E99"/>
    <w:rsid w:val="00E011D4"/>
    <w:rsid w:val="00E012AC"/>
    <w:rsid w:val="00E01A7F"/>
    <w:rsid w:val="00E02374"/>
    <w:rsid w:val="00E024BC"/>
    <w:rsid w:val="00E02C21"/>
    <w:rsid w:val="00E02E8D"/>
    <w:rsid w:val="00E02F1B"/>
    <w:rsid w:val="00E031A6"/>
    <w:rsid w:val="00E035EC"/>
    <w:rsid w:val="00E03608"/>
    <w:rsid w:val="00E0397D"/>
    <w:rsid w:val="00E039DE"/>
    <w:rsid w:val="00E03B60"/>
    <w:rsid w:val="00E03EE4"/>
    <w:rsid w:val="00E040DB"/>
    <w:rsid w:val="00E044B9"/>
    <w:rsid w:val="00E045CA"/>
    <w:rsid w:val="00E046AD"/>
    <w:rsid w:val="00E04B3C"/>
    <w:rsid w:val="00E04BB9"/>
    <w:rsid w:val="00E04E55"/>
    <w:rsid w:val="00E04FE3"/>
    <w:rsid w:val="00E05061"/>
    <w:rsid w:val="00E05336"/>
    <w:rsid w:val="00E0553B"/>
    <w:rsid w:val="00E0557A"/>
    <w:rsid w:val="00E056EE"/>
    <w:rsid w:val="00E059B2"/>
    <w:rsid w:val="00E05F54"/>
    <w:rsid w:val="00E062C4"/>
    <w:rsid w:val="00E06502"/>
    <w:rsid w:val="00E06CF7"/>
    <w:rsid w:val="00E06DE2"/>
    <w:rsid w:val="00E07A28"/>
    <w:rsid w:val="00E07BC5"/>
    <w:rsid w:val="00E10114"/>
    <w:rsid w:val="00E1018A"/>
    <w:rsid w:val="00E101D4"/>
    <w:rsid w:val="00E1023E"/>
    <w:rsid w:val="00E1031C"/>
    <w:rsid w:val="00E104AC"/>
    <w:rsid w:val="00E1169E"/>
    <w:rsid w:val="00E11905"/>
    <w:rsid w:val="00E119BD"/>
    <w:rsid w:val="00E120E3"/>
    <w:rsid w:val="00E12146"/>
    <w:rsid w:val="00E122A7"/>
    <w:rsid w:val="00E124B6"/>
    <w:rsid w:val="00E1271F"/>
    <w:rsid w:val="00E12CA9"/>
    <w:rsid w:val="00E12CAC"/>
    <w:rsid w:val="00E12D6B"/>
    <w:rsid w:val="00E12DBF"/>
    <w:rsid w:val="00E12E2F"/>
    <w:rsid w:val="00E130F6"/>
    <w:rsid w:val="00E1316A"/>
    <w:rsid w:val="00E134DF"/>
    <w:rsid w:val="00E1357A"/>
    <w:rsid w:val="00E13EAE"/>
    <w:rsid w:val="00E13FF9"/>
    <w:rsid w:val="00E14380"/>
    <w:rsid w:val="00E143C4"/>
    <w:rsid w:val="00E146AF"/>
    <w:rsid w:val="00E146FF"/>
    <w:rsid w:val="00E1470D"/>
    <w:rsid w:val="00E149CF"/>
    <w:rsid w:val="00E1522C"/>
    <w:rsid w:val="00E1552C"/>
    <w:rsid w:val="00E1578E"/>
    <w:rsid w:val="00E15906"/>
    <w:rsid w:val="00E16004"/>
    <w:rsid w:val="00E16690"/>
    <w:rsid w:val="00E169B7"/>
    <w:rsid w:val="00E16F90"/>
    <w:rsid w:val="00E1704A"/>
    <w:rsid w:val="00E171D0"/>
    <w:rsid w:val="00E1722D"/>
    <w:rsid w:val="00E17568"/>
    <w:rsid w:val="00E177EA"/>
    <w:rsid w:val="00E17965"/>
    <w:rsid w:val="00E17B54"/>
    <w:rsid w:val="00E17B60"/>
    <w:rsid w:val="00E17ECD"/>
    <w:rsid w:val="00E206F5"/>
    <w:rsid w:val="00E20BDA"/>
    <w:rsid w:val="00E21299"/>
    <w:rsid w:val="00E213F1"/>
    <w:rsid w:val="00E2164B"/>
    <w:rsid w:val="00E21690"/>
    <w:rsid w:val="00E21973"/>
    <w:rsid w:val="00E21A1E"/>
    <w:rsid w:val="00E21F43"/>
    <w:rsid w:val="00E21FC9"/>
    <w:rsid w:val="00E22142"/>
    <w:rsid w:val="00E2220E"/>
    <w:rsid w:val="00E223EE"/>
    <w:rsid w:val="00E22467"/>
    <w:rsid w:val="00E224C8"/>
    <w:rsid w:val="00E22B0E"/>
    <w:rsid w:val="00E22C62"/>
    <w:rsid w:val="00E22CD3"/>
    <w:rsid w:val="00E23668"/>
    <w:rsid w:val="00E2378E"/>
    <w:rsid w:val="00E23DC0"/>
    <w:rsid w:val="00E23E07"/>
    <w:rsid w:val="00E241B1"/>
    <w:rsid w:val="00E2422D"/>
    <w:rsid w:val="00E24462"/>
    <w:rsid w:val="00E24632"/>
    <w:rsid w:val="00E24771"/>
    <w:rsid w:val="00E249A2"/>
    <w:rsid w:val="00E249B7"/>
    <w:rsid w:val="00E249C0"/>
    <w:rsid w:val="00E24CF9"/>
    <w:rsid w:val="00E24DC2"/>
    <w:rsid w:val="00E24F26"/>
    <w:rsid w:val="00E2504C"/>
    <w:rsid w:val="00E25055"/>
    <w:rsid w:val="00E2597C"/>
    <w:rsid w:val="00E25CF2"/>
    <w:rsid w:val="00E2620E"/>
    <w:rsid w:val="00E2654F"/>
    <w:rsid w:val="00E2658B"/>
    <w:rsid w:val="00E26590"/>
    <w:rsid w:val="00E2728F"/>
    <w:rsid w:val="00E275D2"/>
    <w:rsid w:val="00E2791A"/>
    <w:rsid w:val="00E27C1C"/>
    <w:rsid w:val="00E30176"/>
    <w:rsid w:val="00E302B8"/>
    <w:rsid w:val="00E30C0B"/>
    <w:rsid w:val="00E31311"/>
    <w:rsid w:val="00E31413"/>
    <w:rsid w:val="00E31D5C"/>
    <w:rsid w:val="00E31D5E"/>
    <w:rsid w:val="00E326B1"/>
    <w:rsid w:val="00E32B09"/>
    <w:rsid w:val="00E32BF7"/>
    <w:rsid w:val="00E32E8D"/>
    <w:rsid w:val="00E33087"/>
    <w:rsid w:val="00E330CB"/>
    <w:rsid w:val="00E33343"/>
    <w:rsid w:val="00E334EF"/>
    <w:rsid w:val="00E33615"/>
    <w:rsid w:val="00E33817"/>
    <w:rsid w:val="00E3443C"/>
    <w:rsid w:val="00E34540"/>
    <w:rsid w:val="00E347CB"/>
    <w:rsid w:val="00E348AF"/>
    <w:rsid w:val="00E34ACD"/>
    <w:rsid w:val="00E34B1A"/>
    <w:rsid w:val="00E34DE9"/>
    <w:rsid w:val="00E35378"/>
    <w:rsid w:val="00E35623"/>
    <w:rsid w:val="00E3564F"/>
    <w:rsid w:val="00E35B29"/>
    <w:rsid w:val="00E35DDD"/>
    <w:rsid w:val="00E3640E"/>
    <w:rsid w:val="00E364B2"/>
    <w:rsid w:val="00E3676C"/>
    <w:rsid w:val="00E3677C"/>
    <w:rsid w:val="00E36D94"/>
    <w:rsid w:val="00E36E63"/>
    <w:rsid w:val="00E37038"/>
    <w:rsid w:val="00E3712B"/>
    <w:rsid w:val="00E3757E"/>
    <w:rsid w:val="00E37FF7"/>
    <w:rsid w:val="00E40017"/>
    <w:rsid w:val="00E40190"/>
    <w:rsid w:val="00E40285"/>
    <w:rsid w:val="00E40A5E"/>
    <w:rsid w:val="00E40A7E"/>
    <w:rsid w:val="00E40ED7"/>
    <w:rsid w:val="00E40EE0"/>
    <w:rsid w:val="00E40EF7"/>
    <w:rsid w:val="00E40F3F"/>
    <w:rsid w:val="00E41462"/>
    <w:rsid w:val="00E415AB"/>
    <w:rsid w:val="00E41941"/>
    <w:rsid w:val="00E41F18"/>
    <w:rsid w:val="00E424AD"/>
    <w:rsid w:val="00E4255C"/>
    <w:rsid w:val="00E4280A"/>
    <w:rsid w:val="00E42893"/>
    <w:rsid w:val="00E42A10"/>
    <w:rsid w:val="00E42E8A"/>
    <w:rsid w:val="00E4326A"/>
    <w:rsid w:val="00E433C3"/>
    <w:rsid w:val="00E4347A"/>
    <w:rsid w:val="00E435B4"/>
    <w:rsid w:val="00E4376A"/>
    <w:rsid w:val="00E437A5"/>
    <w:rsid w:val="00E437CC"/>
    <w:rsid w:val="00E4419B"/>
    <w:rsid w:val="00E44318"/>
    <w:rsid w:val="00E4439C"/>
    <w:rsid w:val="00E4464E"/>
    <w:rsid w:val="00E44F9B"/>
    <w:rsid w:val="00E4545D"/>
    <w:rsid w:val="00E45960"/>
    <w:rsid w:val="00E45A44"/>
    <w:rsid w:val="00E45C99"/>
    <w:rsid w:val="00E46016"/>
    <w:rsid w:val="00E461A7"/>
    <w:rsid w:val="00E46409"/>
    <w:rsid w:val="00E466B9"/>
    <w:rsid w:val="00E466D8"/>
    <w:rsid w:val="00E467C0"/>
    <w:rsid w:val="00E46E1B"/>
    <w:rsid w:val="00E479CB"/>
    <w:rsid w:val="00E47B47"/>
    <w:rsid w:val="00E47B83"/>
    <w:rsid w:val="00E47D3F"/>
    <w:rsid w:val="00E47E01"/>
    <w:rsid w:val="00E50A15"/>
    <w:rsid w:val="00E50EA1"/>
    <w:rsid w:val="00E51149"/>
    <w:rsid w:val="00E5127B"/>
    <w:rsid w:val="00E51505"/>
    <w:rsid w:val="00E515A1"/>
    <w:rsid w:val="00E518D4"/>
    <w:rsid w:val="00E518ED"/>
    <w:rsid w:val="00E51FA7"/>
    <w:rsid w:val="00E5209C"/>
    <w:rsid w:val="00E52192"/>
    <w:rsid w:val="00E52239"/>
    <w:rsid w:val="00E52311"/>
    <w:rsid w:val="00E5250F"/>
    <w:rsid w:val="00E52543"/>
    <w:rsid w:val="00E5254E"/>
    <w:rsid w:val="00E529A5"/>
    <w:rsid w:val="00E52BC6"/>
    <w:rsid w:val="00E52CC2"/>
    <w:rsid w:val="00E53313"/>
    <w:rsid w:val="00E53326"/>
    <w:rsid w:val="00E5351C"/>
    <w:rsid w:val="00E5368E"/>
    <w:rsid w:val="00E53CC6"/>
    <w:rsid w:val="00E53F81"/>
    <w:rsid w:val="00E53FCA"/>
    <w:rsid w:val="00E547CC"/>
    <w:rsid w:val="00E54905"/>
    <w:rsid w:val="00E549B2"/>
    <w:rsid w:val="00E54A68"/>
    <w:rsid w:val="00E54E24"/>
    <w:rsid w:val="00E5501D"/>
    <w:rsid w:val="00E55366"/>
    <w:rsid w:val="00E557A9"/>
    <w:rsid w:val="00E55A92"/>
    <w:rsid w:val="00E5603E"/>
    <w:rsid w:val="00E5673F"/>
    <w:rsid w:val="00E5685D"/>
    <w:rsid w:val="00E56D04"/>
    <w:rsid w:val="00E56D65"/>
    <w:rsid w:val="00E571D0"/>
    <w:rsid w:val="00E5737F"/>
    <w:rsid w:val="00E57812"/>
    <w:rsid w:val="00E57D1F"/>
    <w:rsid w:val="00E6006B"/>
    <w:rsid w:val="00E600DD"/>
    <w:rsid w:val="00E60680"/>
    <w:rsid w:val="00E608C2"/>
    <w:rsid w:val="00E60DD1"/>
    <w:rsid w:val="00E60F2A"/>
    <w:rsid w:val="00E60FFD"/>
    <w:rsid w:val="00E616B5"/>
    <w:rsid w:val="00E6181F"/>
    <w:rsid w:val="00E61F69"/>
    <w:rsid w:val="00E62058"/>
    <w:rsid w:val="00E6243F"/>
    <w:rsid w:val="00E625F5"/>
    <w:rsid w:val="00E62A49"/>
    <w:rsid w:val="00E6315A"/>
    <w:rsid w:val="00E63202"/>
    <w:rsid w:val="00E634F4"/>
    <w:rsid w:val="00E63BB9"/>
    <w:rsid w:val="00E63D63"/>
    <w:rsid w:val="00E64215"/>
    <w:rsid w:val="00E6432E"/>
    <w:rsid w:val="00E64482"/>
    <w:rsid w:val="00E64842"/>
    <w:rsid w:val="00E65383"/>
    <w:rsid w:val="00E6538D"/>
    <w:rsid w:val="00E65545"/>
    <w:rsid w:val="00E65885"/>
    <w:rsid w:val="00E65D94"/>
    <w:rsid w:val="00E65EDC"/>
    <w:rsid w:val="00E66202"/>
    <w:rsid w:val="00E665CF"/>
    <w:rsid w:val="00E669E8"/>
    <w:rsid w:val="00E66BB3"/>
    <w:rsid w:val="00E66D8A"/>
    <w:rsid w:val="00E66F96"/>
    <w:rsid w:val="00E67080"/>
    <w:rsid w:val="00E679C9"/>
    <w:rsid w:val="00E67B4F"/>
    <w:rsid w:val="00E67C1C"/>
    <w:rsid w:val="00E67C4A"/>
    <w:rsid w:val="00E67C64"/>
    <w:rsid w:val="00E702F6"/>
    <w:rsid w:val="00E708A9"/>
    <w:rsid w:val="00E70A4B"/>
    <w:rsid w:val="00E711C1"/>
    <w:rsid w:val="00E7141F"/>
    <w:rsid w:val="00E718A8"/>
    <w:rsid w:val="00E719AC"/>
    <w:rsid w:val="00E71B28"/>
    <w:rsid w:val="00E71C39"/>
    <w:rsid w:val="00E71E22"/>
    <w:rsid w:val="00E71F56"/>
    <w:rsid w:val="00E720B6"/>
    <w:rsid w:val="00E721F9"/>
    <w:rsid w:val="00E7235D"/>
    <w:rsid w:val="00E723FE"/>
    <w:rsid w:val="00E72574"/>
    <w:rsid w:val="00E72B52"/>
    <w:rsid w:val="00E72C82"/>
    <w:rsid w:val="00E72F2B"/>
    <w:rsid w:val="00E73088"/>
    <w:rsid w:val="00E730BF"/>
    <w:rsid w:val="00E730E2"/>
    <w:rsid w:val="00E73461"/>
    <w:rsid w:val="00E73B95"/>
    <w:rsid w:val="00E73E6C"/>
    <w:rsid w:val="00E743C6"/>
    <w:rsid w:val="00E74456"/>
    <w:rsid w:val="00E74615"/>
    <w:rsid w:val="00E74C5D"/>
    <w:rsid w:val="00E74DE2"/>
    <w:rsid w:val="00E75125"/>
    <w:rsid w:val="00E75471"/>
    <w:rsid w:val="00E7558B"/>
    <w:rsid w:val="00E75F2F"/>
    <w:rsid w:val="00E75FDA"/>
    <w:rsid w:val="00E76162"/>
    <w:rsid w:val="00E76174"/>
    <w:rsid w:val="00E762D9"/>
    <w:rsid w:val="00E762DC"/>
    <w:rsid w:val="00E768E9"/>
    <w:rsid w:val="00E77118"/>
    <w:rsid w:val="00E7738B"/>
    <w:rsid w:val="00E77792"/>
    <w:rsid w:val="00E7782F"/>
    <w:rsid w:val="00E77C2D"/>
    <w:rsid w:val="00E800A0"/>
    <w:rsid w:val="00E800D7"/>
    <w:rsid w:val="00E8016A"/>
    <w:rsid w:val="00E801D3"/>
    <w:rsid w:val="00E802AA"/>
    <w:rsid w:val="00E80309"/>
    <w:rsid w:val="00E80377"/>
    <w:rsid w:val="00E80526"/>
    <w:rsid w:val="00E8088F"/>
    <w:rsid w:val="00E80A2E"/>
    <w:rsid w:val="00E80AEA"/>
    <w:rsid w:val="00E80D0C"/>
    <w:rsid w:val="00E81463"/>
    <w:rsid w:val="00E81761"/>
    <w:rsid w:val="00E8185A"/>
    <w:rsid w:val="00E81BB0"/>
    <w:rsid w:val="00E81D5F"/>
    <w:rsid w:val="00E8225D"/>
    <w:rsid w:val="00E82569"/>
    <w:rsid w:val="00E828AB"/>
    <w:rsid w:val="00E829C0"/>
    <w:rsid w:val="00E82A55"/>
    <w:rsid w:val="00E83032"/>
    <w:rsid w:val="00E832AB"/>
    <w:rsid w:val="00E833BE"/>
    <w:rsid w:val="00E8353D"/>
    <w:rsid w:val="00E83975"/>
    <w:rsid w:val="00E8397A"/>
    <w:rsid w:val="00E841BE"/>
    <w:rsid w:val="00E845DD"/>
    <w:rsid w:val="00E84760"/>
    <w:rsid w:val="00E84D3D"/>
    <w:rsid w:val="00E84DBD"/>
    <w:rsid w:val="00E852C7"/>
    <w:rsid w:val="00E85328"/>
    <w:rsid w:val="00E853A0"/>
    <w:rsid w:val="00E858CC"/>
    <w:rsid w:val="00E85FC7"/>
    <w:rsid w:val="00E8636F"/>
    <w:rsid w:val="00E86629"/>
    <w:rsid w:val="00E866CF"/>
    <w:rsid w:val="00E86E1B"/>
    <w:rsid w:val="00E86EB4"/>
    <w:rsid w:val="00E86F9F"/>
    <w:rsid w:val="00E87227"/>
    <w:rsid w:val="00E87A91"/>
    <w:rsid w:val="00E87C72"/>
    <w:rsid w:val="00E90112"/>
    <w:rsid w:val="00E902DA"/>
    <w:rsid w:val="00E90422"/>
    <w:rsid w:val="00E90717"/>
    <w:rsid w:val="00E911E6"/>
    <w:rsid w:val="00E91233"/>
    <w:rsid w:val="00E91D92"/>
    <w:rsid w:val="00E91DA4"/>
    <w:rsid w:val="00E92DAE"/>
    <w:rsid w:val="00E93376"/>
    <w:rsid w:val="00E93FAC"/>
    <w:rsid w:val="00E940BC"/>
    <w:rsid w:val="00E94453"/>
    <w:rsid w:val="00E9470D"/>
    <w:rsid w:val="00E947A3"/>
    <w:rsid w:val="00E94A58"/>
    <w:rsid w:val="00E95686"/>
    <w:rsid w:val="00E95E9D"/>
    <w:rsid w:val="00E96822"/>
    <w:rsid w:val="00E96950"/>
    <w:rsid w:val="00E97107"/>
    <w:rsid w:val="00E9713F"/>
    <w:rsid w:val="00E976E8"/>
    <w:rsid w:val="00EA04DD"/>
    <w:rsid w:val="00EA0788"/>
    <w:rsid w:val="00EA07DF"/>
    <w:rsid w:val="00EA07E0"/>
    <w:rsid w:val="00EA0847"/>
    <w:rsid w:val="00EA0A77"/>
    <w:rsid w:val="00EA0D14"/>
    <w:rsid w:val="00EA0E92"/>
    <w:rsid w:val="00EA0ED2"/>
    <w:rsid w:val="00EA120A"/>
    <w:rsid w:val="00EA1A11"/>
    <w:rsid w:val="00EA1C2C"/>
    <w:rsid w:val="00EA1FDE"/>
    <w:rsid w:val="00EA2192"/>
    <w:rsid w:val="00EA240F"/>
    <w:rsid w:val="00EA244B"/>
    <w:rsid w:val="00EA2481"/>
    <w:rsid w:val="00EA28F8"/>
    <w:rsid w:val="00EA2DDC"/>
    <w:rsid w:val="00EA352F"/>
    <w:rsid w:val="00EA3676"/>
    <w:rsid w:val="00EA3E1A"/>
    <w:rsid w:val="00EA447F"/>
    <w:rsid w:val="00EA4613"/>
    <w:rsid w:val="00EA49A2"/>
    <w:rsid w:val="00EA5223"/>
    <w:rsid w:val="00EA5499"/>
    <w:rsid w:val="00EA588A"/>
    <w:rsid w:val="00EA5D9A"/>
    <w:rsid w:val="00EA5E40"/>
    <w:rsid w:val="00EA684A"/>
    <w:rsid w:val="00EA6A82"/>
    <w:rsid w:val="00EA6BB8"/>
    <w:rsid w:val="00EA6BDB"/>
    <w:rsid w:val="00EA72D3"/>
    <w:rsid w:val="00EA77C4"/>
    <w:rsid w:val="00EA7A34"/>
    <w:rsid w:val="00EB03DD"/>
    <w:rsid w:val="00EB0520"/>
    <w:rsid w:val="00EB0BF8"/>
    <w:rsid w:val="00EB106B"/>
    <w:rsid w:val="00EB12FA"/>
    <w:rsid w:val="00EB1316"/>
    <w:rsid w:val="00EB13D5"/>
    <w:rsid w:val="00EB13EC"/>
    <w:rsid w:val="00EB1409"/>
    <w:rsid w:val="00EB1855"/>
    <w:rsid w:val="00EB23AB"/>
    <w:rsid w:val="00EB2493"/>
    <w:rsid w:val="00EB266D"/>
    <w:rsid w:val="00EB29DF"/>
    <w:rsid w:val="00EB2BF1"/>
    <w:rsid w:val="00EB2E15"/>
    <w:rsid w:val="00EB3870"/>
    <w:rsid w:val="00EB3B83"/>
    <w:rsid w:val="00EB3CCB"/>
    <w:rsid w:val="00EB3DED"/>
    <w:rsid w:val="00EB3E2F"/>
    <w:rsid w:val="00EB4074"/>
    <w:rsid w:val="00EB4179"/>
    <w:rsid w:val="00EB456B"/>
    <w:rsid w:val="00EB48D4"/>
    <w:rsid w:val="00EB54C0"/>
    <w:rsid w:val="00EB6090"/>
    <w:rsid w:val="00EB6434"/>
    <w:rsid w:val="00EB687A"/>
    <w:rsid w:val="00EB6CBE"/>
    <w:rsid w:val="00EB6D9F"/>
    <w:rsid w:val="00EB76BC"/>
    <w:rsid w:val="00EB77E4"/>
    <w:rsid w:val="00EB7ACF"/>
    <w:rsid w:val="00EB7C2F"/>
    <w:rsid w:val="00EC0055"/>
    <w:rsid w:val="00EC041C"/>
    <w:rsid w:val="00EC09E5"/>
    <w:rsid w:val="00EC1265"/>
    <w:rsid w:val="00EC126D"/>
    <w:rsid w:val="00EC1319"/>
    <w:rsid w:val="00EC14AE"/>
    <w:rsid w:val="00EC1504"/>
    <w:rsid w:val="00EC1902"/>
    <w:rsid w:val="00EC1FC9"/>
    <w:rsid w:val="00EC1FCD"/>
    <w:rsid w:val="00EC2AF8"/>
    <w:rsid w:val="00EC2DD8"/>
    <w:rsid w:val="00EC39E4"/>
    <w:rsid w:val="00EC3A17"/>
    <w:rsid w:val="00EC3BB9"/>
    <w:rsid w:val="00EC3FA1"/>
    <w:rsid w:val="00EC402F"/>
    <w:rsid w:val="00EC44FA"/>
    <w:rsid w:val="00EC47C2"/>
    <w:rsid w:val="00EC4B84"/>
    <w:rsid w:val="00EC4B8C"/>
    <w:rsid w:val="00EC4DAC"/>
    <w:rsid w:val="00EC4F41"/>
    <w:rsid w:val="00EC4F5D"/>
    <w:rsid w:val="00EC4FD0"/>
    <w:rsid w:val="00EC5251"/>
    <w:rsid w:val="00EC559D"/>
    <w:rsid w:val="00EC5B77"/>
    <w:rsid w:val="00EC5DFB"/>
    <w:rsid w:val="00EC62C0"/>
    <w:rsid w:val="00EC630E"/>
    <w:rsid w:val="00EC64F9"/>
    <w:rsid w:val="00EC66F4"/>
    <w:rsid w:val="00EC6834"/>
    <w:rsid w:val="00EC71FF"/>
    <w:rsid w:val="00EC73AB"/>
    <w:rsid w:val="00EC7ABE"/>
    <w:rsid w:val="00EC7AF3"/>
    <w:rsid w:val="00ED08E2"/>
    <w:rsid w:val="00ED0F4D"/>
    <w:rsid w:val="00ED11BD"/>
    <w:rsid w:val="00ED137A"/>
    <w:rsid w:val="00ED1445"/>
    <w:rsid w:val="00ED1A22"/>
    <w:rsid w:val="00ED1A6C"/>
    <w:rsid w:val="00ED1B78"/>
    <w:rsid w:val="00ED1BB5"/>
    <w:rsid w:val="00ED1C05"/>
    <w:rsid w:val="00ED1D24"/>
    <w:rsid w:val="00ED1D5F"/>
    <w:rsid w:val="00ED2FF7"/>
    <w:rsid w:val="00ED31DA"/>
    <w:rsid w:val="00ED325B"/>
    <w:rsid w:val="00ED32A1"/>
    <w:rsid w:val="00ED396F"/>
    <w:rsid w:val="00ED3BD9"/>
    <w:rsid w:val="00ED3CF2"/>
    <w:rsid w:val="00ED4569"/>
    <w:rsid w:val="00ED4F64"/>
    <w:rsid w:val="00ED5030"/>
    <w:rsid w:val="00ED5066"/>
    <w:rsid w:val="00ED53F1"/>
    <w:rsid w:val="00ED5809"/>
    <w:rsid w:val="00ED58E2"/>
    <w:rsid w:val="00ED5955"/>
    <w:rsid w:val="00ED5B1D"/>
    <w:rsid w:val="00ED5DBD"/>
    <w:rsid w:val="00ED64BB"/>
    <w:rsid w:val="00ED6727"/>
    <w:rsid w:val="00ED6989"/>
    <w:rsid w:val="00ED6A27"/>
    <w:rsid w:val="00ED6E62"/>
    <w:rsid w:val="00ED710A"/>
    <w:rsid w:val="00ED7402"/>
    <w:rsid w:val="00ED7551"/>
    <w:rsid w:val="00ED76EB"/>
    <w:rsid w:val="00ED7AAD"/>
    <w:rsid w:val="00ED7B89"/>
    <w:rsid w:val="00ED7DCF"/>
    <w:rsid w:val="00ED7F5B"/>
    <w:rsid w:val="00ED7FC4"/>
    <w:rsid w:val="00EE0421"/>
    <w:rsid w:val="00EE0495"/>
    <w:rsid w:val="00EE0502"/>
    <w:rsid w:val="00EE092F"/>
    <w:rsid w:val="00EE0ABE"/>
    <w:rsid w:val="00EE0BCC"/>
    <w:rsid w:val="00EE0E17"/>
    <w:rsid w:val="00EE0F1A"/>
    <w:rsid w:val="00EE107C"/>
    <w:rsid w:val="00EE116D"/>
    <w:rsid w:val="00EE11A0"/>
    <w:rsid w:val="00EE1598"/>
    <w:rsid w:val="00EE16E2"/>
    <w:rsid w:val="00EE1A09"/>
    <w:rsid w:val="00EE2256"/>
    <w:rsid w:val="00EE2457"/>
    <w:rsid w:val="00EE24D2"/>
    <w:rsid w:val="00EE2B28"/>
    <w:rsid w:val="00EE2BA6"/>
    <w:rsid w:val="00EE30EA"/>
    <w:rsid w:val="00EE344C"/>
    <w:rsid w:val="00EE3543"/>
    <w:rsid w:val="00EE36E0"/>
    <w:rsid w:val="00EE3A2D"/>
    <w:rsid w:val="00EE3D32"/>
    <w:rsid w:val="00EE3F25"/>
    <w:rsid w:val="00EE4150"/>
    <w:rsid w:val="00EE4CCC"/>
    <w:rsid w:val="00EE4DE1"/>
    <w:rsid w:val="00EE4F89"/>
    <w:rsid w:val="00EE5199"/>
    <w:rsid w:val="00EE5434"/>
    <w:rsid w:val="00EE58A3"/>
    <w:rsid w:val="00EE5978"/>
    <w:rsid w:val="00EE5A6B"/>
    <w:rsid w:val="00EE5C7C"/>
    <w:rsid w:val="00EE5E56"/>
    <w:rsid w:val="00EE6BC7"/>
    <w:rsid w:val="00EE6BD7"/>
    <w:rsid w:val="00EE6D88"/>
    <w:rsid w:val="00EE7286"/>
    <w:rsid w:val="00EE7715"/>
    <w:rsid w:val="00EE78C3"/>
    <w:rsid w:val="00EF0280"/>
    <w:rsid w:val="00EF0507"/>
    <w:rsid w:val="00EF0654"/>
    <w:rsid w:val="00EF0927"/>
    <w:rsid w:val="00EF0B10"/>
    <w:rsid w:val="00EF1445"/>
    <w:rsid w:val="00EF16B4"/>
    <w:rsid w:val="00EF16B7"/>
    <w:rsid w:val="00EF19CC"/>
    <w:rsid w:val="00EF1EBF"/>
    <w:rsid w:val="00EF2223"/>
    <w:rsid w:val="00EF23B2"/>
    <w:rsid w:val="00EF26BF"/>
    <w:rsid w:val="00EF27CD"/>
    <w:rsid w:val="00EF2962"/>
    <w:rsid w:val="00EF2AEA"/>
    <w:rsid w:val="00EF2D29"/>
    <w:rsid w:val="00EF2E6B"/>
    <w:rsid w:val="00EF2ECF"/>
    <w:rsid w:val="00EF31EE"/>
    <w:rsid w:val="00EF3685"/>
    <w:rsid w:val="00EF3972"/>
    <w:rsid w:val="00EF3C0A"/>
    <w:rsid w:val="00EF3D0B"/>
    <w:rsid w:val="00EF3F40"/>
    <w:rsid w:val="00EF3F66"/>
    <w:rsid w:val="00EF4386"/>
    <w:rsid w:val="00EF47D0"/>
    <w:rsid w:val="00EF4B73"/>
    <w:rsid w:val="00EF4DAF"/>
    <w:rsid w:val="00EF4DE4"/>
    <w:rsid w:val="00EF53DD"/>
    <w:rsid w:val="00EF546E"/>
    <w:rsid w:val="00EF5496"/>
    <w:rsid w:val="00EF5558"/>
    <w:rsid w:val="00EF55B1"/>
    <w:rsid w:val="00EF5654"/>
    <w:rsid w:val="00EF5D35"/>
    <w:rsid w:val="00EF5ED5"/>
    <w:rsid w:val="00EF6128"/>
    <w:rsid w:val="00EF6400"/>
    <w:rsid w:val="00EF659E"/>
    <w:rsid w:val="00EF6634"/>
    <w:rsid w:val="00EF67C9"/>
    <w:rsid w:val="00EF6B57"/>
    <w:rsid w:val="00EF6B5C"/>
    <w:rsid w:val="00EF71A5"/>
    <w:rsid w:val="00EF72C7"/>
    <w:rsid w:val="00EF79AE"/>
    <w:rsid w:val="00EF79B1"/>
    <w:rsid w:val="00EF7A0C"/>
    <w:rsid w:val="00F00915"/>
    <w:rsid w:val="00F00AD2"/>
    <w:rsid w:val="00F011D2"/>
    <w:rsid w:val="00F01239"/>
    <w:rsid w:val="00F012F9"/>
    <w:rsid w:val="00F01465"/>
    <w:rsid w:val="00F015DF"/>
    <w:rsid w:val="00F017F9"/>
    <w:rsid w:val="00F01A87"/>
    <w:rsid w:val="00F01BEB"/>
    <w:rsid w:val="00F02410"/>
    <w:rsid w:val="00F025F3"/>
    <w:rsid w:val="00F0265B"/>
    <w:rsid w:val="00F0284D"/>
    <w:rsid w:val="00F02875"/>
    <w:rsid w:val="00F02A35"/>
    <w:rsid w:val="00F02D0C"/>
    <w:rsid w:val="00F03074"/>
    <w:rsid w:val="00F039AA"/>
    <w:rsid w:val="00F03A28"/>
    <w:rsid w:val="00F03C48"/>
    <w:rsid w:val="00F03C63"/>
    <w:rsid w:val="00F03EE6"/>
    <w:rsid w:val="00F03F04"/>
    <w:rsid w:val="00F03F94"/>
    <w:rsid w:val="00F0412E"/>
    <w:rsid w:val="00F048C8"/>
    <w:rsid w:val="00F054EC"/>
    <w:rsid w:val="00F05520"/>
    <w:rsid w:val="00F0589C"/>
    <w:rsid w:val="00F05AC0"/>
    <w:rsid w:val="00F05C8B"/>
    <w:rsid w:val="00F05D4D"/>
    <w:rsid w:val="00F0637E"/>
    <w:rsid w:val="00F06436"/>
    <w:rsid w:val="00F06DE4"/>
    <w:rsid w:val="00F06F0B"/>
    <w:rsid w:val="00F07A88"/>
    <w:rsid w:val="00F07C9D"/>
    <w:rsid w:val="00F07CE8"/>
    <w:rsid w:val="00F07DFC"/>
    <w:rsid w:val="00F07E2C"/>
    <w:rsid w:val="00F101DE"/>
    <w:rsid w:val="00F10D4A"/>
    <w:rsid w:val="00F10D75"/>
    <w:rsid w:val="00F1117E"/>
    <w:rsid w:val="00F11B4D"/>
    <w:rsid w:val="00F125A0"/>
    <w:rsid w:val="00F12DBA"/>
    <w:rsid w:val="00F13279"/>
    <w:rsid w:val="00F1368D"/>
    <w:rsid w:val="00F138AC"/>
    <w:rsid w:val="00F13C90"/>
    <w:rsid w:val="00F14036"/>
    <w:rsid w:val="00F14078"/>
    <w:rsid w:val="00F141B6"/>
    <w:rsid w:val="00F14373"/>
    <w:rsid w:val="00F14FD8"/>
    <w:rsid w:val="00F154EB"/>
    <w:rsid w:val="00F15A6B"/>
    <w:rsid w:val="00F15A6E"/>
    <w:rsid w:val="00F15B6E"/>
    <w:rsid w:val="00F15C11"/>
    <w:rsid w:val="00F15CBD"/>
    <w:rsid w:val="00F15D97"/>
    <w:rsid w:val="00F16065"/>
    <w:rsid w:val="00F16401"/>
    <w:rsid w:val="00F16853"/>
    <w:rsid w:val="00F16C30"/>
    <w:rsid w:val="00F16F6D"/>
    <w:rsid w:val="00F170B3"/>
    <w:rsid w:val="00F17629"/>
    <w:rsid w:val="00F1762F"/>
    <w:rsid w:val="00F17B55"/>
    <w:rsid w:val="00F17C2E"/>
    <w:rsid w:val="00F17DB0"/>
    <w:rsid w:val="00F20896"/>
    <w:rsid w:val="00F209EC"/>
    <w:rsid w:val="00F211AC"/>
    <w:rsid w:val="00F2148A"/>
    <w:rsid w:val="00F216FC"/>
    <w:rsid w:val="00F21936"/>
    <w:rsid w:val="00F21B9B"/>
    <w:rsid w:val="00F22124"/>
    <w:rsid w:val="00F22262"/>
    <w:rsid w:val="00F22A32"/>
    <w:rsid w:val="00F22DFF"/>
    <w:rsid w:val="00F230A4"/>
    <w:rsid w:val="00F230A6"/>
    <w:rsid w:val="00F234D3"/>
    <w:rsid w:val="00F23AE1"/>
    <w:rsid w:val="00F23DFD"/>
    <w:rsid w:val="00F24230"/>
    <w:rsid w:val="00F2427C"/>
    <w:rsid w:val="00F248D5"/>
    <w:rsid w:val="00F2492E"/>
    <w:rsid w:val="00F24933"/>
    <w:rsid w:val="00F24B6E"/>
    <w:rsid w:val="00F24DD8"/>
    <w:rsid w:val="00F24E3F"/>
    <w:rsid w:val="00F25218"/>
    <w:rsid w:val="00F25490"/>
    <w:rsid w:val="00F259DA"/>
    <w:rsid w:val="00F25D50"/>
    <w:rsid w:val="00F25FDB"/>
    <w:rsid w:val="00F2623B"/>
    <w:rsid w:val="00F26350"/>
    <w:rsid w:val="00F265D8"/>
    <w:rsid w:val="00F265E1"/>
    <w:rsid w:val="00F26BB8"/>
    <w:rsid w:val="00F26EF8"/>
    <w:rsid w:val="00F27022"/>
    <w:rsid w:val="00F2727A"/>
    <w:rsid w:val="00F272EC"/>
    <w:rsid w:val="00F27D06"/>
    <w:rsid w:val="00F30041"/>
    <w:rsid w:val="00F3036C"/>
    <w:rsid w:val="00F30ABD"/>
    <w:rsid w:val="00F30FA9"/>
    <w:rsid w:val="00F310F6"/>
    <w:rsid w:val="00F311E1"/>
    <w:rsid w:val="00F31217"/>
    <w:rsid w:val="00F31A0B"/>
    <w:rsid w:val="00F31AE1"/>
    <w:rsid w:val="00F31B58"/>
    <w:rsid w:val="00F324A6"/>
    <w:rsid w:val="00F325A9"/>
    <w:rsid w:val="00F32833"/>
    <w:rsid w:val="00F328ED"/>
    <w:rsid w:val="00F32E8F"/>
    <w:rsid w:val="00F3304E"/>
    <w:rsid w:val="00F33302"/>
    <w:rsid w:val="00F334FF"/>
    <w:rsid w:val="00F33AD7"/>
    <w:rsid w:val="00F33D31"/>
    <w:rsid w:val="00F34140"/>
    <w:rsid w:val="00F345CC"/>
    <w:rsid w:val="00F347AD"/>
    <w:rsid w:val="00F34BF3"/>
    <w:rsid w:val="00F34E10"/>
    <w:rsid w:val="00F34ECD"/>
    <w:rsid w:val="00F350F4"/>
    <w:rsid w:val="00F35561"/>
    <w:rsid w:val="00F357CF"/>
    <w:rsid w:val="00F35835"/>
    <w:rsid w:val="00F35F4F"/>
    <w:rsid w:val="00F360FF"/>
    <w:rsid w:val="00F3618B"/>
    <w:rsid w:val="00F3640F"/>
    <w:rsid w:val="00F367BB"/>
    <w:rsid w:val="00F36972"/>
    <w:rsid w:val="00F36CED"/>
    <w:rsid w:val="00F36D3A"/>
    <w:rsid w:val="00F37215"/>
    <w:rsid w:val="00F37242"/>
    <w:rsid w:val="00F37255"/>
    <w:rsid w:val="00F37464"/>
    <w:rsid w:val="00F37515"/>
    <w:rsid w:val="00F378AA"/>
    <w:rsid w:val="00F37AD6"/>
    <w:rsid w:val="00F37B29"/>
    <w:rsid w:val="00F37C50"/>
    <w:rsid w:val="00F40029"/>
    <w:rsid w:val="00F40336"/>
    <w:rsid w:val="00F4040D"/>
    <w:rsid w:val="00F40B89"/>
    <w:rsid w:val="00F40E2B"/>
    <w:rsid w:val="00F4134C"/>
    <w:rsid w:val="00F41A3F"/>
    <w:rsid w:val="00F41ABD"/>
    <w:rsid w:val="00F41F57"/>
    <w:rsid w:val="00F420A4"/>
    <w:rsid w:val="00F420EC"/>
    <w:rsid w:val="00F42611"/>
    <w:rsid w:val="00F42798"/>
    <w:rsid w:val="00F444EB"/>
    <w:rsid w:val="00F446BD"/>
    <w:rsid w:val="00F44A72"/>
    <w:rsid w:val="00F44B7E"/>
    <w:rsid w:val="00F44E0D"/>
    <w:rsid w:val="00F4504D"/>
    <w:rsid w:val="00F454F7"/>
    <w:rsid w:val="00F4555D"/>
    <w:rsid w:val="00F45689"/>
    <w:rsid w:val="00F457A5"/>
    <w:rsid w:val="00F458FB"/>
    <w:rsid w:val="00F45D46"/>
    <w:rsid w:val="00F45E91"/>
    <w:rsid w:val="00F45F7E"/>
    <w:rsid w:val="00F46192"/>
    <w:rsid w:val="00F462D1"/>
    <w:rsid w:val="00F468AC"/>
    <w:rsid w:val="00F46F19"/>
    <w:rsid w:val="00F473DF"/>
    <w:rsid w:val="00F4754A"/>
    <w:rsid w:val="00F4773E"/>
    <w:rsid w:val="00F47788"/>
    <w:rsid w:val="00F4799F"/>
    <w:rsid w:val="00F47A0D"/>
    <w:rsid w:val="00F47BEC"/>
    <w:rsid w:val="00F47E0B"/>
    <w:rsid w:val="00F50439"/>
    <w:rsid w:val="00F505D6"/>
    <w:rsid w:val="00F50AC8"/>
    <w:rsid w:val="00F50AD3"/>
    <w:rsid w:val="00F50CEB"/>
    <w:rsid w:val="00F50E01"/>
    <w:rsid w:val="00F50E71"/>
    <w:rsid w:val="00F511B7"/>
    <w:rsid w:val="00F515B3"/>
    <w:rsid w:val="00F5160B"/>
    <w:rsid w:val="00F519DF"/>
    <w:rsid w:val="00F52767"/>
    <w:rsid w:val="00F52F25"/>
    <w:rsid w:val="00F530F6"/>
    <w:rsid w:val="00F53396"/>
    <w:rsid w:val="00F538E2"/>
    <w:rsid w:val="00F53BB8"/>
    <w:rsid w:val="00F53E74"/>
    <w:rsid w:val="00F5431D"/>
    <w:rsid w:val="00F5476F"/>
    <w:rsid w:val="00F54861"/>
    <w:rsid w:val="00F54937"/>
    <w:rsid w:val="00F54DA3"/>
    <w:rsid w:val="00F55151"/>
    <w:rsid w:val="00F5539D"/>
    <w:rsid w:val="00F55619"/>
    <w:rsid w:val="00F557D5"/>
    <w:rsid w:val="00F55859"/>
    <w:rsid w:val="00F5597B"/>
    <w:rsid w:val="00F55CB0"/>
    <w:rsid w:val="00F55CF3"/>
    <w:rsid w:val="00F563DB"/>
    <w:rsid w:val="00F56518"/>
    <w:rsid w:val="00F56559"/>
    <w:rsid w:val="00F56EAF"/>
    <w:rsid w:val="00F56EF5"/>
    <w:rsid w:val="00F57038"/>
    <w:rsid w:val="00F5703B"/>
    <w:rsid w:val="00F57CFE"/>
    <w:rsid w:val="00F6054C"/>
    <w:rsid w:val="00F6086A"/>
    <w:rsid w:val="00F60D00"/>
    <w:rsid w:val="00F61182"/>
    <w:rsid w:val="00F611C0"/>
    <w:rsid w:val="00F61773"/>
    <w:rsid w:val="00F6193B"/>
    <w:rsid w:val="00F61E97"/>
    <w:rsid w:val="00F61F0E"/>
    <w:rsid w:val="00F626E3"/>
    <w:rsid w:val="00F6296D"/>
    <w:rsid w:val="00F62BBA"/>
    <w:rsid w:val="00F62C99"/>
    <w:rsid w:val="00F62D9B"/>
    <w:rsid w:val="00F6395B"/>
    <w:rsid w:val="00F64A75"/>
    <w:rsid w:val="00F64E5D"/>
    <w:rsid w:val="00F64F29"/>
    <w:rsid w:val="00F64FBB"/>
    <w:rsid w:val="00F65229"/>
    <w:rsid w:val="00F6546C"/>
    <w:rsid w:val="00F65576"/>
    <w:rsid w:val="00F65597"/>
    <w:rsid w:val="00F659BA"/>
    <w:rsid w:val="00F65B47"/>
    <w:rsid w:val="00F6605F"/>
    <w:rsid w:val="00F66443"/>
    <w:rsid w:val="00F669A4"/>
    <w:rsid w:val="00F66AEF"/>
    <w:rsid w:val="00F67892"/>
    <w:rsid w:val="00F67E62"/>
    <w:rsid w:val="00F701A6"/>
    <w:rsid w:val="00F70240"/>
    <w:rsid w:val="00F70337"/>
    <w:rsid w:val="00F706CD"/>
    <w:rsid w:val="00F708C1"/>
    <w:rsid w:val="00F708E2"/>
    <w:rsid w:val="00F70A08"/>
    <w:rsid w:val="00F70B43"/>
    <w:rsid w:val="00F70C4B"/>
    <w:rsid w:val="00F71080"/>
    <w:rsid w:val="00F718FA"/>
    <w:rsid w:val="00F719E6"/>
    <w:rsid w:val="00F71A74"/>
    <w:rsid w:val="00F71D80"/>
    <w:rsid w:val="00F71E1E"/>
    <w:rsid w:val="00F720FF"/>
    <w:rsid w:val="00F721F2"/>
    <w:rsid w:val="00F72777"/>
    <w:rsid w:val="00F72B02"/>
    <w:rsid w:val="00F7306E"/>
    <w:rsid w:val="00F73524"/>
    <w:rsid w:val="00F735F7"/>
    <w:rsid w:val="00F7360F"/>
    <w:rsid w:val="00F736E0"/>
    <w:rsid w:val="00F741D4"/>
    <w:rsid w:val="00F743AB"/>
    <w:rsid w:val="00F74763"/>
    <w:rsid w:val="00F74B37"/>
    <w:rsid w:val="00F74C50"/>
    <w:rsid w:val="00F74EFC"/>
    <w:rsid w:val="00F74FA6"/>
    <w:rsid w:val="00F7528F"/>
    <w:rsid w:val="00F7532F"/>
    <w:rsid w:val="00F754EE"/>
    <w:rsid w:val="00F758EC"/>
    <w:rsid w:val="00F75BEC"/>
    <w:rsid w:val="00F75EFD"/>
    <w:rsid w:val="00F75F5D"/>
    <w:rsid w:val="00F760C7"/>
    <w:rsid w:val="00F7679D"/>
    <w:rsid w:val="00F767BD"/>
    <w:rsid w:val="00F76BE5"/>
    <w:rsid w:val="00F76C19"/>
    <w:rsid w:val="00F76D18"/>
    <w:rsid w:val="00F76E5E"/>
    <w:rsid w:val="00F773AA"/>
    <w:rsid w:val="00F77439"/>
    <w:rsid w:val="00F774EF"/>
    <w:rsid w:val="00F77824"/>
    <w:rsid w:val="00F803DD"/>
    <w:rsid w:val="00F8054C"/>
    <w:rsid w:val="00F80873"/>
    <w:rsid w:val="00F80A66"/>
    <w:rsid w:val="00F81516"/>
    <w:rsid w:val="00F81CC2"/>
    <w:rsid w:val="00F81E50"/>
    <w:rsid w:val="00F81F57"/>
    <w:rsid w:val="00F82025"/>
    <w:rsid w:val="00F8242B"/>
    <w:rsid w:val="00F82535"/>
    <w:rsid w:val="00F8261B"/>
    <w:rsid w:val="00F82B2E"/>
    <w:rsid w:val="00F82C66"/>
    <w:rsid w:val="00F82ED2"/>
    <w:rsid w:val="00F82F6E"/>
    <w:rsid w:val="00F832E9"/>
    <w:rsid w:val="00F832EB"/>
    <w:rsid w:val="00F83460"/>
    <w:rsid w:val="00F835FC"/>
    <w:rsid w:val="00F838DD"/>
    <w:rsid w:val="00F83BDE"/>
    <w:rsid w:val="00F83C09"/>
    <w:rsid w:val="00F83F8C"/>
    <w:rsid w:val="00F83F94"/>
    <w:rsid w:val="00F84019"/>
    <w:rsid w:val="00F8482B"/>
    <w:rsid w:val="00F848FB"/>
    <w:rsid w:val="00F8569A"/>
    <w:rsid w:val="00F8571B"/>
    <w:rsid w:val="00F85D1A"/>
    <w:rsid w:val="00F85DAC"/>
    <w:rsid w:val="00F85EDC"/>
    <w:rsid w:val="00F8630C"/>
    <w:rsid w:val="00F86428"/>
    <w:rsid w:val="00F864A8"/>
    <w:rsid w:val="00F865E6"/>
    <w:rsid w:val="00F865E7"/>
    <w:rsid w:val="00F8675E"/>
    <w:rsid w:val="00F86D7A"/>
    <w:rsid w:val="00F86E80"/>
    <w:rsid w:val="00F87B57"/>
    <w:rsid w:val="00F87DD6"/>
    <w:rsid w:val="00F87E66"/>
    <w:rsid w:val="00F909AE"/>
    <w:rsid w:val="00F90AB1"/>
    <w:rsid w:val="00F90DB4"/>
    <w:rsid w:val="00F91101"/>
    <w:rsid w:val="00F91828"/>
    <w:rsid w:val="00F9188A"/>
    <w:rsid w:val="00F91BAD"/>
    <w:rsid w:val="00F91DB9"/>
    <w:rsid w:val="00F91F75"/>
    <w:rsid w:val="00F9261A"/>
    <w:rsid w:val="00F92664"/>
    <w:rsid w:val="00F9274F"/>
    <w:rsid w:val="00F92A4D"/>
    <w:rsid w:val="00F93314"/>
    <w:rsid w:val="00F9336C"/>
    <w:rsid w:val="00F933ED"/>
    <w:rsid w:val="00F93684"/>
    <w:rsid w:val="00F9397F"/>
    <w:rsid w:val="00F939B5"/>
    <w:rsid w:val="00F93CB9"/>
    <w:rsid w:val="00F93E81"/>
    <w:rsid w:val="00F93E8A"/>
    <w:rsid w:val="00F94021"/>
    <w:rsid w:val="00F9413B"/>
    <w:rsid w:val="00F941AE"/>
    <w:rsid w:val="00F94559"/>
    <w:rsid w:val="00F946FA"/>
    <w:rsid w:val="00F9477A"/>
    <w:rsid w:val="00F9483C"/>
    <w:rsid w:val="00F950A8"/>
    <w:rsid w:val="00F957A8"/>
    <w:rsid w:val="00F95A8F"/>
    <w:rsid w:val="00F95B60"/>
    <w:rsid w:val="00F95D08"/>
    <w:rsid w:val="00F9611A"/>
    <w:rsid w:val="00F96207"/>
    <w:rsid w:val="00F965F0"/>
    <w:rsid w:val="00F967C1"/>
    <w:rsid w:val="00F967F3"/>
    <w:rsid w:val="00F9681C"/>
    <w:rsid w:val="00F96ADD"/>
    <w:rsid w:val="00F96B13"/>
    <w:rsid w:val="00F96EAB"/>
    <w:rsid w:val="00F9714D"/>
    <w:rsid w:val="00F978C6"/>
    <w:rsid w:val="00FA049F"/>
    <w:rsid w:val="00FA0937"/>
    <w:rsid w:val="00FA0ABA"/>
    <w:rsid w:val="00FA17C5"/>
    <w:rsid w:val="00FA18F6"/>
    <w:rsid w:val="00FA1EA4"/>
    <w:rsid w:val="00FA2041"/>
    <w:rsid w:val="00FA20AB"/>
    <w:rsid w:val="00FA21CD"/>
    <w:rsid w:val="00FA2868"/>
    <w:rsid w:val="00FA2A3F"/>
    <w:rsid w:val="00FA2C81"/>
    <w:rsid w:val="00FA2CF8"/>
    <w:rsid w:val="00FA2EA9"/>
    <w:rsid w:val="00FA30AF"/>
    <w:rsid w:val="00FA337B"/>
    <w:rsid w:val="00FA361B"/>
    <w:rsid w:val="00FA3668"/>
    <w:rsid w:val="00FA36D3"/>
    <w:rsid w:val="00FA376E"/>
    <w:rsid w:val="00FA3CB0"/>
    <w:rsid w:val="00FA3E27"/>
    <w:rsid w:val="00FA463D"/>
    <w:rsid w:val="00FA4916"/>
    <w:rsid w:val="00FA4B1E"/>
    <w:rsid w:val="00FA4CDD"/>
    <w:rsid w:val="00FA4D51"/>
    <w:rsid w:val="00FA502D"/>
    <w:rsid w:val="00FA50D7"/>
    <w:rsid w:val="00FA53F5"/>
    <w:rsid w:val="00FA5911"/>
    <w:rsid w:val="00FA5AFC"/>
    <w:rsid w:val="00FA6179"/>
    <w:rsid w:val="00FA6395"/>
    <w:rsid w:val="00FA639E"/>
    <w:rsid w:val="00FA6528"/>
    <w:rsid w:val="00FA6566"/>
    <w:rsid w:val="00FA65B5"/>
    <w:rsid w:val="00FA6668"/>
    <w:rsid w:val="00FA6769"/>
    <w:rsid w:val="00FA69C4"/>
    <w:rsid w:val="00FA69DE"/>
    <w:rsid w:val="00FA6B78"/>
    <w:rsid w:val="00FA6DCA"/>
    <w:rsid w:val="00FA6E4B"/>
    <w:rsid w:val="00FA71A8"/>
    <w:rsid w:val="00FA7724"/>
    <w:rsid w:val="00FA7907"/>
    <w:rsid w:val="00FA7A60"/>
    <w:rsid w:val="00FA7D2E"/>
    <w:rsid w:val="00FA7EFC"/>
    <w:rsid w:val="00FA7F09"/>
    <w:rsid w:val="00FB00C2"/>
    <w:rsid w:val="00FB011C"/>
    <w:rsid w:val="00FB01AB"/>
    <w:rsid w:val="00FB0A87"/>
    <w:rsid w:val="00FB0C56"/>
    <w:rsid w:val="00FB0C7D"/>
    <w:rsid w:val="00FB0D6F"/>
    <w:rsid w:val="00FB0E70"/>
    <w:rsid w:val="00FB12DB"/>
    <w:rsid w:val="00FB13DA"/>
    <w:rsid w:val="00FB14D1"/>
    <w:rsid w:val="00FB1B48"/>
    <w:rsid w:val="00FB1C68"/>
    <w:rsid w:val="00FB1E1F"/>
    <w:rsid w:val="00FB1E9E"/>
    <w:rsid w:val="00FB21D2"/>
    <w:rsid w:val="00FB286A"/>
    <w:rsid w:val="00FB2B9D"/>
    <w:rsid w:val="00FB304E"/>
    <w:rsid w:val="00FB3077"/>
    <w:rsid w:val="00FB33C6"/>
    <w:rsid w:val="00FB3572"/>
    <w:rsid w:val="00FB368B"/>
    <w:rsid w:val="00FB3C09"/>
    <w:rsid w:val="00FB3F1C"/>
    <w:rsid w:val="00FB4088"/>
    <w:rsid w:val="00FB4663"/>
    <w:rsid w:val="00FB4DFC"/>
    <w:rsid w:val="00FB51E7"/>
    <w:rsid w:val="00FB54B3"/>
    <w:rsid w:val="00FB5EB5"/>
    <w:rsid w:val="00FB6038"/>
    <w:rsid w:val="00FB61F6"/>
    <w:rsid w:val="00FB686A"/>
    <w:rsid w:val="00FB6B4B"/>
    <w:rsid w:val="00FB6BFC"/>
    <w:rsid w:val="00FB6C76"/>
    <w:rsid w:val="00FB6E67"/>
    <w:rsid w:val="00FB7195"/>
    <w:rsid w:val="00FB781A"/>
    <w:rsid w:val="00FB7E56"/>
    <w:rsid w:val="00FC0095"/>
    <w:rsid w:val="00FC01CC"/>
    <w:rsid w:val="00FC051A"/>
    <w:rsid w:val="00FC09E4"/>
    <w:rsid w:val="00FC0B33"/>
    <w:rsid w:val="00FC0D4A"/>
    <w:rsid w:val="00FC1267"/>
    <w:rsid w:val="00FC16FB"/>
    <w:rsid w:val="00FC1965"/>
    <w:rsid w:val="00FC2174"/>
    <w:rsid w:val="00FC2660"/>
    <w:rsid w:val="00FC2693"/>
    <w:rsid w:val="00FC26D5"/>
    <w:rsid w:val="00FC28D1"/>
    <w:rsid w:val="00FC2B7A"/>
    <w:rsid w:val="00FC326B"/>
    <w:rsid w:val="00FC33AA"/>
    <w:rsid w:val="00FC34A7"/>
    <w:rsid w:val="00FC3568"/>
    <w:rsid w:val="00FC39E4"/>
    <w:rsid w:val="00FC3A90"/>
    <w:rsid w:val="00FC3C56"/>
    <w:rsid w:val="00FC3E66"/>
    <w:rsid w:val="00FC3F6A"/>
    <w:rsid w:val="00FC3FD9"/>
    <w:rsid w:val="00FC4A6C"/>
    <w:rsid w:val="00FC4E6D"/>
    <w:rsid w:val="00FC4F3E"/>
    <w:rsid w:val="00FC5363"/>
    <w:rsid w:val="00FC53F7"/>
    <w:rsid w:val="00FC5410"/>
    <w:rsid w:val="00FC5442"/>
    <w:rsid w:val="00FC5626"/>
    <w:rsid w:val="00FC5629"/>
    <w:rsid w:val="00FC58D4"/>
    <w:rsid w:val="00FC5948"/>
    <w:rsid w:val="00FC5B91"/>
    <w:rsid w:val="00FC5C81"/>
    <w:rsid w:val="00FC5D78"/>
    <w:rsid w:val="00FC6188"/>
    <w:rsid w:val="00FC6261"/>
    <w:rsid w:val="00FC62A0"/>
    <w:rsid w:val="00FC6471"/>
    <w:rsid w:val="00FC651F"/>
    <w:rsid w:val="00FC6A53"/>
    <w:rsid w:val="00FC6A7C"/>
    <w:rsid w:val="00FC6C13"/>
    <w:rsid w:val="00FC6D92"/>
    <w:rsid w:val="00FC6F41"/>
    <w:rsid w:val="00FC7007"/>
    <w:rsid w:val="00FC73D0"/>
    <w:rsid w:val="00FC768E"/>
    <w:rsid w:val="00FC799A"/>
    <w:rsid w:val="00FC7AD6"/>
    <w:rsid w:val="00FC7B04"/>
    <w:rsid w:val="00FC7C13"/>
    <w:rsid w:val="00FC7C75"/>
    <w:rsid w:val="00FC7D60"/>
    <w:rsid w:val="00FC7D70"/>
    <w:rsid w:val="00FC7D79"/>
    <w:rsid w:val="00FD0092"/>
    <w:rsid w:val="00FD042A"/>
    <w:rsid w:val="00FD05AF"/>
    <w:rsid w:val="00FD0784"/>
    <w:rsid w:val="00FD0932"/>
    <w:rsid w:val="00FD09C8"/>
    <w:rsid w:val="00FD0B14"/>
    <w:rsid w:val="00FD0E15"/>
    <w:rsid w:val="00FD14FE"/>
    <w:rsid w:val="00FD1673"/>
    <w:rsid w:val="00FD1757"/>
    <w:rsid w:val="00FD20AA"/>
    <w:rsid w:val="00FD20C0"/>
    <w:rsid w:val="00FD22C0"/>
    <w:rsid w:val="00FD233D"/>
    <w:rsid w:val="00FD25DD"/>
    <w:rsid w:val="00FD26D8"/>
    <w:rsid w:val="00FD34CE"/>
    <w:rsid w:val="00FD379F"/>
    <w:rsid w:val="00FD3CC7"/>
    <w:rsid w:val="00FD3D70"/>
    <w:rsid w:val="00FD43CE"/>
    <w:rsid w:val="00FD45B1"/>
    <w:rsid w:val="00FD4BE2"/>
    <w:rsid w:val="00FD4C44"/>
    <w:rsid w:val="00FD4DD4"/>
    <w:rsid w:val="00FD4EE8"/>
    <w:rsid w:val="00FD5599"/>
    <w:rsid w:val="00FD5697"/>
    <w:rsid w:val="00FD56D3"/>
    <w:rsid w:val="00FD57F4"/>
    <w:rsid w:val="00FD5A5D"/>
    <w:rsid w:val="00FD6058"/>
    <w:rsid w:val="00FD6259"/>
    <w:rsid w:val="00FD63D5"/>
    <w:rsid w:val="00FD690F"/>
    <w:rsid w:val="00FD69F5"/>
    <w:rsid w:val="00FD6A83"/>
    <w:rsid w:val="00FD6B18"/>
    <w:rsid w:val="00FD6D9C"/>
    <w:rsid w:val="00FD719B"/>
    <w:rsid w:val="00FD71E9"/>
    <w:rsid w:val="00FD77E5"/>
    <w:rsid w:val="00FD7A1F"/>
    <w:rsid w:val="00FD7D25"/>
    <w:rsid w:val="00FE0662"/>
    <w:rsid w:val="00FE0EE9"/>
    <w:rsid w:val="00FE1633"/>
    <w:rsid w:val="00FE2352"/>
    <w:rsid w:val="00FE25CC"/>
    <w:rsid w:val="00FE26F6"/>
    <w:rsid w:val="00FE2E5C"/>
    <w:rsid w:val="00FE3059"/>
    <w:rsid w:val="00FE30C6"/>
    <w:rsid w:val="00FE315C"/>
    <w:rsid w:val="00FE327D"/>
    <w:rsid w:val="00FE3697"/>
    <w:rsid w:val="00FE3D25"/>
    <w:rsid w:val="00FE3F90"/>
    <w:rsid w:val="00FE4339"/>
    <w:rsid w:val="00FE44A4"/>
    <w:rsid w:val="00FE460F"/>
    <w:rsid w:val="00FE4A0B"/>
    <w:rsid w:val="00FE4E1F"/>
    <w:rsid w:val="00FE501A"/>
    <w:rsid w:val="00FE52A8"/>
    <w:rsid w:val="00FE570E"/>
    <w:rsid w:val="00FE57C6"/>
    <w:rsid w:val="00FE5B65"/>
    <w:rsid w:val="00FE5CD4"/>
    <w:rsid w:val="00FE5ECF"/>
    <w:rsid w:val="00FE5F92"/>
    <w:rsid w:val="00FE62AA"/>
    <w:rsid w:val="00FE630D"/>
    <w:rsid w:val="00FE64A8"/>
    <w:rsid w:val="00FE6535"/>
    <w:rsid w:val="00FE65BA"/>
    <w:rsid w:val="00FE66AA"/>
    <w:rsid w:val="00FE66C5"/>
    <w:rsid w:val="00FE6DD4"/>
    <w:rsid w:val="00FE70BF"/>
    <w:rsid w:val="00FE7551"/>
    <w:rsid w:val="00FE76EA"/>
    <w:rsid w:val="00FE77BF"/>
    <w:rsid w:val="00FE79C6"/>
    <w:rsid w:val="00FE7BED"/>
    <w:rsid w:val="00FE7DB7"/>
    <w:rsid w:val="00FF012B"/>
    <w:rsid w:val="00FF0649"/>
    <w:rsid w:val="00FF08AE"/>
    <w:rsid w:val="00FF0967"/>
    <w:rsid w:val="00FF0A89"/>
    <w:rsid w:val="00FF0CE6"/>
    <w:rsid w:val="00FF0EA1"/>
    <w:rsid w:val="00FF0F3A"/>
    <w:rsid w:val="00FF109A"/>
    <w:rsid w:val="00FF123C"/>
    <w:rsid w:val="00FF159D"/>
    <w:rsid w:val="00FF1BCB"/>
    <w:rsid w:val="00FF211A"/>
    <w:rsid w:val="00FF219D"/>
    <w:rsid w:val="00FF2245"/>
    <w:rsid w:val="00FF226A"/>
    <w:rsid w:val="00FF22E2"/>
    <w:rsid w:val="00FF27A4"/>
    <w:rsid w:val="00FF29D5"/>
    <w:rsid w:val="00FF2C73"/>
    <w:rsid w:val="00FF3063"/>
    <w:rsid w:val="00FF32FE"/>
    <w:rsid w:val="00FF371C"/>
    <w:rsid w:val="00FF3A3C"/>
    <w:rsid w:val="00FF3BE1"/>
    <w:rsid w:val="00FF4196"/>
    <w:rsid w:val="00FF4197"/>
    <w:rsid w:val="00FF436F"/>
    <w:rsid w:val="00FF480E"/>
    <w:rsid w:val="00FF48DC"/>
    <w:rsid w:val="00FF50E6"/>
    <w:rsid w:val="00FF513A"/>
    <w:rsid w:val="00FF5485"/>
    <w:rsid w:val="00FF5671"/>
    <w:rsid w:val="00FF567F"/>
    <w:rsid w:val="00FF5E12"/>
    <w:rsid w:val="00FF5FD0"/>
    <w:rsid w:val="00FF62A4"/>
    <w:rsid w:val="00FF6420"/>
    <w:rsid w:val="00FF6583"/>
    <w:rsid w:val="00FF676B"/>
    <w:rsid w:val="00FF68FA"/>
    <w:rsid w:val="00FF6C5E"/>
    <w:rsid w:val="00FF6FFC"/>
    <w:rsid w:val="00FF72E6"/>
    <w:rsid w:val="00FF7612"/>
    <w:rsid w:val="00FF7701"/>
    <w:rsid w:val="00FF77B2"/>
    <w:rsid w:val="00FF7825"/>
    <w:rsid w:val="00FF7894"/>
    <w:rsid w:val="00FF7BE8"/>
    <w:rsid w:val="00FF7C28"/>
    <w:rsid w:val="00FF7E03"/>
    <w:rsid w:val="00FF7E87"/>
    <w:rsid w:val="00FF7F01"/>
    <w:rsid w:val="011C9529"/>
    <w:rsid w:val="0123A302"/>
    <w:rsid w:val="012B3389"/>
    <w:rsid w:val="0137D2CD"/>
    <w:rsid w:val="0143FDF5"/>
    <w:rsid w:val="01683891"/>
    <w:rsid w:val="01747C49"/>
    <w:rsid w:val="01821964"/>
    <w:rsid w:val="018C10CD"/>
    <w:rsid w:val="01A2B381"/>
    <w:rsid w:val="01B3C117"/>
    <w:rsid w:val="01B954BF"/>
    <w:rsid w:val="01CD6325"/>
    <w:rsid w:val="01E1278E"/>
    <w:rsid w:val="01FEA077"/>
    <w:rsid w:val="020069A5"/>
    <w:rsid w:val="020107B9"/>
    <w:rsid w:val="021D51AB"/>
    <w:rsid w:val="022F83A0"/>
    <w:rsid w:val="0236A2BF"/>
    <w:rsid w:val="02374D97"/>
    <w:rsid w:val="0252F0A6"/>
    <w:rsid w:val="0261ED14"/>
    <w:rsid w:val="0265BC92"/>
    <w:rsid w:val="026BEB25"/>
    <w:rsid w:val="027544FC"/>
    <w:rsid w:val="027A49AC"/>
    <w:rsid w:val="02A62CDA"/>
    <w:rsid w:val="02C05DF1"/>
    <w:rsid w:val="02EFDFAF"/>
    <w:rsid w:val="02F79CE0"/>
    <w:rsid w:val="02FCC891"/>
    <w:rsid w:val="0320102F"/>
    <w:rsid w:val="037E2ACB"/>
    <w:rsid w:val="03803A16"/>
    <w:rsid w:val="0380ABCA"/>
    <w:rsid w:val="03922EC3"/>
    <w:rsid w:val="03940AA5"/>
    <w:rsid w:val="03AD305D"/>
    <w:rsid w:val="03AE7BCE"/>
    <w:rsid w:val="03C6857E"/>
    <w:rsid w:val="03F1A28F"/>
    <w:rsid w:val="03F4F740"/>
    <w:rsid w:val="04086E5D"/>
    <w:rsid w:val="042F2713"/>
    <w:rsid w:val="046832BA"/>
    <w:rsid w:val="04711C58"/>
    <w:rsid w:val="048A741C"/>
    <w:rsid w:val="04A3FCD4"/>
    <w:rsid w:val="04B8CCE4"/>
    <w:rsid w:val="04E00D7B"/>
    <w:rsid w:val="04E486C4"/>
    <w:rsid w:val="04EC52A7"/>
    <w:rsid w:val="04FD5E18"/>
    <w:rsid w:val="0515CAEA"/>
    <w:rsid w:val="05162B4D"/>
    <w:rsid w:val="0522C219"/>
    <w:rsid w:val="0530F73E"/>
    <w:rsid w:val="053248C5"/>
    <w:rsid w:val="05348D3E"/>
    <w:rsid w:val="056D2357"/>
    <w:rsid w:val="056E48DE"/>
    <w:rsid w:val="05878ED0"/>
    <w:rsid w:val="058E231A"/>
    <w:rsid w:val="0594CF3F"/>
    <w:rsid w:val="059F2BBF"/>
    <w:rsid w:val="05BE1C5A"/>
    <w:rsid w:val="05C47761"/>
    <w:rsid w:val="05D696AF"/>
    <w:rsid w:val="05E2506E"/>
    <w:rsid w:val="05E44476"/>
    <w:rsid w:val="0613F9D4"/>
    <w:rsid w:val="062A3B01"/>
    <w:rsid w:val="06349FA9"/>
    <w:rsid w:val="0638E687"/>
    <w:rsid w:val="06410CFB"/>
    <w:rsid w:val="064B2831"/>
    <w:rsid w:val="064DCD59"/>
    <w:rsid w:val="064E33C9"/>
    <w:rsid w:val="065CC2F4"/>
    <w:rsid w:val="06846E79"/>
    <w:rsid w:val="068B631D"/>
    <w:rsid w:val="06968805"/>
    <w:rsid w:val="06A337C2"/>
    <w:rsid w:val="06AC9A02"/>
    <w:rsid w:val="06BE28F4"/>
    <w:rsid w:val="07108509"/>
    <w:rsid w:val="07218984"/>
    <w:rsid w:val="0730BDB1"/>
    <w:rsid w:val="074AE344"/>
    <w:rsid w:val="074F84BA"/>
    <w:rsid w:val="07ABA790"/>
    <w:rsid w:val="07D871FB"/>
    <w:rsid w:val="07DF2F5C"/>
    <w:rsid w:val="07E48F7F"/>
    <w:rsid w:val="07EF7AC2"/>
    <w:rsid w:val="08019231"/>
    <w:rsid w:val="081CEEC5"/>
    <w:rsid w:val="082880B9"/>
    <w:rsid w:val="0852F49B"/>
    <w:rsid w:val="0855F85F"/>
    <w:rsid w:val="085B490D"/>
    <w:rsid w:val="088972AF"/>
    <w:rsid w:val="0897DEE3"/>
    <w:rsid w:val="08BD245B"/>
    <w:rsid w:val="08F2A588"/>
    <w:rsid w:val="08FE7CD1"/>
    <w:rsid w:val="090394C1"/>
    <w:rsid w:val="0905A53F"/>
    <w:rsid w:val="0905E47E"/>
    <w:rsid w:val="09273B4A"/>
    <w:rsid w:val="09819C59"/>
    <w:rsid w:val="098D5AA6"/>
    <w:rsid w:val="098F4B15"/>
    <w:rsid w:val="099C241A"/>
    <w:rsid w:val="09AE7C4C"/>
    <w:rsid w:val="09F9DBD1"/>
    <w:rsid w:val="0A103E71"/>
    <w:rsid w:val="0A1E7EE7"/>
    <w:rsid w:val="0A2402A6"/>
    <w:rsid w:val="0A2CF4F3"/>
    <w:rsid w:val="0A483281"/>
    <w:rsid w:val="0A486FA7"/>
    <w:rsid w:val="0A524863"/>
    <w:rsid w:val="0A7FF0D5"/>
    <w:rsid w:val="0A84B2FA"/>
    <w:rsid w:val="0A88945A"/>
    <w:rsid w:val="0AA2EEB9"/>
    <w:rsid w:val="0AAB4966"/>
    <w:rsid w:val="0AAF7105"/>
    <w:rsid w:val="0ABA4573"/>
    <w:rsid w:val="0AC2B4AA"/>
    <w:rsid w:val="0ADB00EE"/>
    <w:rsid w:val="0AF79D2C"/>
    <w:rsid w:val="0B11472D"/>
    <w:rsid w:val="0B23A8D2"/>
    <w:rsid w:val="0B3D9360"/>
    <w:rsid w:val="0B3F95B5"/>
    <w:rsid w:val="0B4484BB"/>
    <w:rsid w:val="0B52E3A4"/>
    <w:rsid w:val="0B5AA614"/>
    <w:rsid w:val="0B82D160"/>
    <w:rsid w:val="0B9EC6DB"/>
    <w:rsid w:val="0BB0E0FD"/>
    <w:rsid w:val="0BC16DC6"/>
    <w:rsid w:val="0BC551B1"/>
    <w:rsid w:val="0BF14B6B"/>
    <w:rsid w:val="0BF534D8"/>
    <w:rsid w:val="0BF7531D"/>
    <w:rsid w:val="0C050122"/>
    <w:rsid w:val="0C111A20"/>
    <w:rsid w:val="0C4A141A"/>
    <w:rsid w:val="0C566FBC"/>
    <w:rsid w:val="0C624A17"/>
    <w:rsid w:val="0C84F229"/>
    <w:rsid w:val="0CBFE38D"/>
    <w:rsid w:val="0CC201CC"/>
    <w:rsid w:val="0CD1274D"/>
    <w:rsid w:val="0CD1B76D"/>
    <w:rsid w:val="0CDBC2C6"/>
    <w:rsid w:val="0CF70114"/>
    <w:rsid w:val="0D0C5E77"/>
    <w:rsid w:val="0D23D305"/>
    <w:rsid w:val="0D26BDC9"/>
    <w:rsid w:val="0D3D8A11"/>
    <w:rsid w:val="0D48E70D"/>
    <w:rsid w:val="0D55F990"/>
    <w:rsid w:val="0D58BE53"/>
    <w:rsid w:val="0D74F970"/>
    <w:rsid w:val="0D99320E"/>
    <w:rsid w:val="0D9D1670"/>
    <w:rsid w:val="0DBEE1AB"/>
    <w:rsid w:val="0DF471DE"/>
    <w:rsid w:val="0E007D11"/>
    <w:rsid w:val="0E012755"/>
    <w:rsid w:val="0E03C496"/>
    <w:rsid w:val="0E0BA6B9"/>
    <w:rsid w:val="0E1015F0"/>
    <w:rsid w:val="0E18F0D1"/>
    <w:rsid w:val="0E230F4C"/>
    <w:rsid w:val="0E273368"/>
    <w:rsid w:val="0E30769E"/>
    <w:rsid w:val="0E3C9755"/>
    <w:rsid w:val="0E4ED649"/>
    <w:rsid w:val="0E52CB95"/>
    <w:rsid w:val="0E5E8292"/>
    <w:rsid w:val="0E66EC08"/>
    <w:rsid w:val="0E83D237"/>
    <w:rsid w:val="0ECE462D"/>
    <w:rsid w:val="0ED502ED"/>
    <w:rsid w:val="0EFEE3D6"/>
    <w:rsid w:val="0F024FDB"/>
    <w:rsid w:val="0F1FB13B"/>
    <w:rsid w:val="0F2CC3FB"/>
    <w:rsid w:val="0F312106"/>
    <w:rsid w:val="0F36506E"/>
    <w:rsid w:val="0F42BD6F"/>
    <w:rsid w:val="0F65A7AB"/>
    <w:rsid w:val="0F6A75FD"/>
    <w:rsid w:val="0F7D3066"/>
    <w:rsid w:val="0F883DF8"/>
    <w:rsid w:val="0F95D259"/>
    <w:rsid w:val="0FC141A6"/>
    <w:rsid w:val="0FD236C2"/>
    <w:rsid w:val="1005D3D7"/>
    <w:rsid w:val="100E85BC"/>
    <w:rsid w:val="1028B542"/>
    <w:rsid w:val="1054A673"/>
    <w:rsid w:val="10569801"/>
    <w:rsid w:val="1058E676"/>
    <w:rsid w:val="1063FE39"/>
    <w:rsid w:val="106DBEC7"/>
    <w:rsid w:val="10758F6E"/>
    <w:rsid w:val="107786C4"/>
    <w:rsid w:val="1095F239"/>
    <w:rsid w:val="1098F5CC"/>
    <w:rsid w:val="10A4763D"/>
    <w:rsid w:val="10CF8E35"/>
    <w:rsid w:val="10DA127C"/>
    <w:rsid w:val="10E24AA2"/>
    <w:rsid w:val="10ECD5D7"/>
    <w:rsid w:val="10F86C0B"/>
    <w:rsid w:val="11129F31"/>
    <w:rsid w:val="111352BF"/>
    <w:rsid w:val="111F8EC5"/>
    <w:rsid w:val="112D004E"/>
    <w:rsid w:val="11469640"/>
    <w:rsid w:val="1167AAD1"/>
    <w:rsid w:val="11699DBB"/>
    <w:rsid w:val="116EF04C"/>
    <w:rsid w:val="11A48D21"/>
    <w:rsid w:val="11A5A725"/>
    <w:rsid w:val="11A60DFB"/>
    <w:rsid w:val="11C14D87"/>
    <w:rsid w:val="11FFD5C4"/>
    <w:rsid w:val="12160036"/>
    <w:rsid w:val="121EA80A"/>
    <w:rsid w:val="122A3739"/>
    <w:rsid w:val="123C1D57"/>
    <w:rsid w:val="124F66C5"/>
    <w:rsid w:val="125266AB"/>
    <w:rsid w:val="12600967"/>
    <w:rsid w:val="126D2975"/>
    <w:rsid w:val="12A4A08F"/>
    <w:rsid w:val="12A70208"/>
    <w:rsid w:val="12B65883"/>
    <w:rsid w:val="12BD820B"/>
    <w:rsid w:val="12C300FE"/>
    <w:rsid w:val="12E1BE58"/>
    <w:rsid w:val="12E20890"/>
    <w:rsid w:val="12FB10A5"/>
    <w:rsid w:val="130D34B1"/>
    <w:rsid w:val="1315E1B7"/>
    <w:rsid w:val="131CDDB5"/>
    <w:rsid w:val="1325DAFB"/>
    <w:rsid w:val="133C1CDD"/>
    <w:rsid w:val="134BC13C"/>
    <w:rsid w:val="134D5A78"/>
    <w:rsid w:val="1373DB5F"/>
    <w:rsid w:val="1384B681"/>
    <w:rsid w:val="13B1E211"/>
    <w:rsid w:val="13B7A506"/>
    <w:rsid w:val="13BF4A0C"/>
    <w:rsid w:val="13CE4CC1"/>
    <w:rsid w:val="13CF86FD"/>
    <w:rsid w:val="13D0101A"/>
    <w:rsid w:val="13E70CD3"/>
    <w:rsid w:val="13F93238"/>
    <w:rsid w:val="13FB8C10"/>
    <w:rsid w:val="13FE8E71"/>
    <w:rsid w:val="140445D4"/>
    <w:rsid w:val="14104B18"/>
    <w:rsid w:val="141412A3"/>
    <w:rsid w:val="141B6448"/>
    <w:rsid w:val="14592471"/>
    <w:rsid w:val="145A3E49"/>
    <w:rsid w:val="14672F1F"/>
    <w:rsid w:val="14734C5F"/>
    <w:rsid w:val="1480EA4D"/>
    <w:rsid w:val="1491DEE3"/>
    <w:rsid w:val="14ADBE0C"/>
    <w:rsid w:val="14C6752C"/>
    <w:rsid w:val="14CE8FF0"/>
    <w:rsid w:val="14FE7974"/>
    <w:rsid w:val="1511BB20"/>
    <w:rsid w:val="151D7EBD"/>
    <w:rsid w:val="15532458"/>
    <w:rsid w:val="1564F19F"/>
    <w:rsid w:val="157E0745"/>
    <w:rsid w:val="1581E20C"/>
    <w:rsid w:val="15A028B7"/>
    <w:rsid w:val="15AC89EF"/>
    <w:rsid w:val="15CB5DFF"/>
    <w:rsid w:val="15CF42AB"/>
    <w:rsid w:val="15DD9813"/>
    <w:rsid w:val="15F9DB9E"/>
    <w:rsid w:val="161CBAAE"/>
    <w:rsid w:val="161EE87A"/>
    <w:rsid w:val="1629F0F1"/>
    <w:rsid w:val="162BD5F0"/>
    <w:rsid w:val="162FF85B"/>
    <w:rsid w:val="1632BFDF"/>
    <w:rsid w:val="16444EC4"/>
    <w:rsid w:val="1646A4D6"/>
    <w:rsid w:val="16595907"/>
    <w:rsid w:val="16867262"/>
    <w:rsid w:val="16881120"/>
    <w:rsid w:val="16B38FA9"/>
    <w:rsid w:val="16BA013A"/>
    <w:rsid w:val="16CC49CE"/>
    <w:rsid w:val="16D83CA9"/>
    <w:rsid w:val="16F054FB"/>
    <w:rsid w:val="16FA0313"/>
    <w:rsid w:val="1701FF6C"/>
    <w:rsid w:val="17030864"/>
    <w:rsid w:val="17109246"/>
    <w:rsid w:val="1713EFFB"/>
    <w:rsid w:val="17158FB6"/>
    <w:rsid w:val="173C5CC5"/>
    <w:rsid w:val="17404179"/>
    <w:rsid w:val="17436DD9"/>
    <w:rsid w:val="175DD5F5"/>
    <w:rsid w:val="176F99C5"/>
    <w:rsid w:val="177C3F2A"/>
    <w:rsid w:val="17BCAB2E"/>
    <w:rsid w:val="17CE89FD"/>
    <w:rsid w:val="17E25361"/>
    <w:rsid w:val="17FA6C69"/>
    <w:rsid w:val="18184115"/>
    <w:rsid w:val="181F30A5"/>
    <w:rsid w:val="1828A16F"/>
    <w:rsid w:val="182A0E33"/>
    <w:rsid w:val="182A19C1"/>
    <w:rsid w:val="18444F62"/>
    <w:rsid w:val="1846CCB6"/>
    <w:rsid w:val="185818F2"/>
    <w:rsid w:val="186A96F1"/>
    <w:rsid w:val="189514E4"/>
    <w:rsid w:val="18959E4A"/>
    <w:rsid w:val="18AA86DF"/>
    <w:rsid w:val="193035C4"/>
    <w:rsid w:val="19431B71"/>
    <w:rsid w:val="1948E472"/>
    <w:rsid w:val="195A9AAC"/>
    <w:rsid w:val="195D2514"/>
    <w:rsid w:val="196B6FCD"/>
    <w:rsid w:val="1989CCF3"/>
    <w:rsid w:val="19A93FB0"/>
    <w:rsid w:val="19C2685E"/>
    <w:rsid w:val="1A49E1A2"/>
    <w:rsid w:val="1A586D0F"/>
    <w:rsid w:val="1A7DEFB6"/>
    <w:rsid w:val="1A84A905"/>
    <w:rsid w:val="1A8A46AA"/>
    <w:rsid w:val="1AA30D83"/>
    <w:rsid w:val="1AC3F721"/>
    <w:rsid w:val="1AD25939"/>
    <w:rsid w:val="1AF316FD"/>
    <w:rsid w:val="1B2398AE"/>
    <w:rsid w:val="1B2515D0"/>
    <w:rsid w:val="1B3FF1CA"/>
    <w:rsid w:val="1B460852"/>
    <w:rsid w:val="1B543ADA"/>
    <w:rsid w:val="1B65B32B"/>
    <w:rsid w:val="1B7BED56"/>
    <w:rsid w:val="1B9251AA"/>
    <w:rsid w:val="1BACE2F6"/>
    <w:rsid w:val="1BB3360D"/>
    <w:rsid w:val="1BDDD8E7"/>
    <w:rsid w:val="1C066608"/>
    <w:rsid w:val="1C148EC0"/>
    <w:rsid w:val="1C190F1A"/>
    <w:rsid w:val="1C2C8C5C"/>
    <w:rsid w:val="1C2DE486"/>
    <w:rsid w:val="1C39D4E3"/>
    <w:rsid w:val="1C405B15"/>
    <w:rsid w:val="1C562B08"/>
    <w:rsid w:val="1C6DEE24"/>
    <w:rsid w:val="1CA656DE"/>
    <w:rsid w:val="1CAC68A8"/>
    <w:rsid w:val="1CB43299"/>
    <w:rsid w:val="1CCE28B8"/>
    <w:rsid w:val="1CD019D4"/>
    <w:rsid w:val="1CE243BE"/>
    <w:rsid w:val="1D0CC3C0"/>
    <w:rsid w:val="1D40C7A5"/>
    <w:rsid w:val="1D427544"/>
    <w:rsid w:val="1D64C637"/>
    <w:rsid w:val="1D6FEEA8"/>
    <w:rsid w:val="1D786962"/>
    <w:rsid w:val="1D7A6333"/>
    <w:rsid w:val="1D8FF796"/>
    <w:rsid w:val="1D92FCD2"/>
    <w:rsid w:val="1DD80129"/>
    <w:rsid w:val="1DDB9E2A"/>
    <w:rsid w:val="1E01801E"/>
    <w:rsid w:val="1E142705"/>
    <w:rsid w:val="1E1645F1"/>
    <w:rsid w:val="1E20CAAF"/>
    <w:rsid w:val="1E3E3536"/>
    <w:rsid w:val="1E52FCFD"/>
    <w:rsid w:val="1E5CDE38"/>
    <w:rsid w:val="1E60B0D5"/>
    <w:rsid w:val="1E705F6F"/>
    <w:rsid w:val="1EABDBC7"/>
    <w:rsid w:val="1EBA0379"/>
    <w:rsid w:val="1ECF9C91"/>
    <w:rsid w:val="1ED4CC53"/>
    <w:rsid w:val="1EDAED77"/>
    <w:rsid w:val="1EFD1669"/>
    <w:rsid w:val="1F23CC68"/>
    <w:rsid w:val="1F33085C"/>
    <w:rsid w:val="1F4AA657"/>
    <w:rsid w:val="1F6DA4BB"/>
    <w:rsid w:val="1F8B0D67"/>
    <w:rsid w:val="1F9E825C"/>
    <w:rsid w:val="1FBF2136"/>
    <w:rsid w:val="1FC885B5"/>
    <w:rsid w:val="1FE7BA10"/>
    <w:rsid w:val="1FFC871F"/>
    <w:rsid w:val="2007D9CD"/>
    <w:rsid w:val="2017D3EC"/>
    <w:rsid w:val="201E961E"/>
    <w:rsid w:val="202280DB"/>
    <w:rsid w:val="204A1B9B"/>
    <w:rsid w:val="204A3C9A"/>
    <w:rsid w:val="204D6ADF"/>
    <w:rsid w:val="20954361"/>
    <w:rsid w:val="20A2AA7C"/>
    <w:rsid w:val="20B90171"/>
    <w:rsid w:val="20E46FAA"/>
    <w:rsid w:val="20EAD499"/>
    <w:rsid w:val="20F6BB72"/>
    <w:rsid w:val="2112D68D"/>
    <w:rsid w:val="213C61A7"/>
    <w:rsid w:val="21574802"/>
    <w:rsid w:val="2159E639"/>
    <w:rsid w:val="2164C6CC"/>
    <w:rsid w:val="2166CC4D"/>
    <w:rsid w:val="2170AD11"/>
    <w:rsid w:val="2170F1C7"/>
    <w:rsid w:val="217C85C3"/>
    <w:rsid w:val="2182F8FA"/>
    <w:rsid w:val="2193DE1B"/>
    <w:rsid w:val="21AECB18"/>
    <w:rsid w:val="21CF513F"/>
    <w:rsid w:val="21D15DDB"/>
    <w:rsid w:val="21D8CDC8"/>
    <w:rsid w:val="21E6BFD3"/>
    <w:rsid w:val="21FAE89C"/>
    <w:rsid w:val="22105460"/>
    <w:rsid w:val="2221D7D5"/>
    <w:rsid w:val="22315F07"/>
    <w:rsid w:val="223F29FE"/>
    <w:rsid w:val="22666DF5"/>
    <w:rsid w:val="226D0590"/>
    <w:rsid w:val="2282CD83"/>
    <w:rsid w:val="22984CFD"/>
    <w:rsid w:val="22AB4198"/>
    <w:rsid w:val="22ACDCCD"/>
    <w:rsid w:val="22B7FE34"/>
    <w:rsid w:val="22C86DB1"/>
    <w:rsid w:val="22DBF62A"/>
    <w:rsid w:val="23156EBA"/>
    <w:rsid w:val="2327C51F"/>
    <w:rsid w:val="23323DA8"/>
    <w:rsid w:val="233617D4"/>
    <w:rsid w:val="234F7542"/>
    <w:rsid w:val="2356297A"/>
    <w:rsid w:val="23565B10"/>
    <w:rsid w:val="235CA258"/>
    <w:rsid w:val="237F4D33"/>
    <w:rsid w:val="23924FFD"/>
    <w:rsid w:val="2393B5AB"/>
    <w:rsid w:val="23B05770"/>
    <w:rsid w:val="23C6153A"/>
    <w:rsid w:val="23D17E38"/>
    <w:rsid w:val="23DCDBA4"/>
    <w:rsid w:val="23EF0824"/>
    <w:rsid w:val="240C5666"/>
    <w:rsid w:val="2417D0E1"/>
    <w:rsid w:val="242FCCA8"/>
    <w:rsid w:val="2439CAE4"/>
    <w:rsid w:val="24508FFF"/>
    <w:rsid w:val="24676FC0"/>
    <w:rsid w:val="246792E1"/>
    <w:rsid w:val="246A6B20"/>
    <w:rsid w:val="2493F90E"/>
    <w:rsid w:val="24AA976A"/>
    <w:rsid w:val="24D016BD"/>
    <w:rsid w:val="24E7D022"/>
    <w:rsid w:val="24EAE888"/>
    <w:rsid w:val="24EDDF2B"/>
    <w:rsid w:val="24F4DB21"/>
    <w:rsid w:val="2512A575"/>
    <w:rsid w:val="25359C0C"/>
    <w:rsid w:val="254107D2"/>
    <w:rsid w:val="25411BAE"/>
    <w:rsid w:val="255353D3"/>
    <w:rsid w:val="2570E73B"/>
    <w:rsid w:val="25B79EBB"/>
    <w:rsid w:val="25BDA2EB"/>
    <w:rsid w:val="25D10724"/>
    <w:rsid w:val="25D575A1"/>
    <w:rsid w:val="25E10B47"/>
    <w:rsid w:val="25F5545B"/>
    <w:rsid w:val="2600C231"/>
    <w:rsid w:val="26017C1F"/>
    <w:rsid w:val="26101FEE"/>
    <w:rsid w:val="261C0BD3"/>
    <w:rsid w:val="26211349"/>
    <w:rsid w:val="262A8C4B"/>
    <w:rsid w:val="2636511E"/>
    <w:rsid w:val="26372F77"/>
    <w:rsid w:val="26418594"/>
    <w:rsid w:val="264E09AB"/>
    <w:rsid w:val="265D5E64"/>
    <w:rsid w:val="266DC796"/>
    <w:rsid w:val="26BEAE97"/>
    <w:rsid w:val="26DDA13D"/>
    <w:rsid w:val="26E5A9A2"/>
    <w:rsid w:val="26EBD272"/>
    <w:rsid w:val="2704EEB2"/>
    <w:rsid w:val="270778BB"/>
    <w:rsid w:val="27223E02"/>
    <w:rsid w:val="274C8B11"/>
    <w:rsid w:val="2763A234"/>
    <w:rsid w:val="276AA6EF"/>
    <w:rsid w:val="27714039"/>
    <w:rsid w:val="2781916D"/>
    <w:rsid w:val="27B87468"/>
    <w:rsid w:val="27B8D19D"/>
    <w:rsid w:val="27C3C8A5"/>
    <w:rsid w:val="27C62F8B"/>
    <w:rsid w:val="27CDAEB9"/>
    <w:rsid w:val="27D52477"/>
    <w:rsid w:val="27D55B9C"/>
    <w:rsid w:val="27ECB6D1"/>
    <w:rsid w:val="27F9DEF7"/>
    <w:rsid w:val="27FA6D65"/>
    <w:rsid w:val="28044CB3"/>
    <w:rsid w:val="280A8567"/>
    <w:rsid w:val="281182F6"/>
    <w:rsid w:val="282449C9"/>
    <w:rsid w:val="2829F241"/>
    <w:rsid w:val="2839F3FF"/>
    <w:rsid w:val="28455102"/>
    <w:rsid w:val="2855F1BB"/>
    <w:rsid w:val="287680CE"/>
    <w:rsid w:val="287B4120"/>
    <w:rsid w:val="288F9D67"/>
    <w:rsid w:val="289270C0"/>
    <w:rsid w:val="28A5D611"/>
    <w:rsid w:val="28B41F38"/>
    <w:rsid w:val="28B8E170"/>
    <w:rsid w:val="28B9181E"/>
    <w:rsid w:val="28C71D6C"/>
    <w:rsid w:val="28C788EA"/>
    <w:rsid w:val="28D44D31"/>
    <w:rsid w:val="28EAD0EE"/>
    <w:rsid w:val="28F4410A"/>
    <w:rsid w:val="2921CAA0"/>
    <w:rsid w:val="292517DF"/>
    <w:rsid w:val="293E0D20"/>
    <w:rsid w:val="294E7CD7"/>
    <w:rsid w:val="294F71A0"/>
    <w:rsid w:val="29572C02"/>
    <w:rsid w:val="2957D66C"/>
    <w:rsid w:val="29622D0D"/>
    <w:rsid w:val="29797D0D"/>
    <w:rsid w:val="29889BDD"/>
    <w:rsid w:val="299D18D9"/>
    <w:rsid w:val="29B21AD5"/>
    <w:rsid w:val="29CEA0A2"/>
    <w:rsid w:val="29EA32F9"/>
    <w:rsid w:val="29FA5BE5"/>
    <w:rsid w:val="2A21E12E"/>
    <w:rsid w:val="2A272025"/>
    <w:rsid w:val="2A37919F"/>
    <w:rsid w:val="2A4B199B"/>
    <w:rsid w:val="2AA7D7FD"/>
    <w:rsid w:val="2AAF77FF"/>
    <w:rsid w:val="2AB21613"/>
    <w:rsid w:val="2AB4B89C"/>
    <w:rsid w:val="2ACBBC8B"/>
    <w:rsid w:val="2AE4E093"/>
    <w:rsid w:val="2B01BE66"/>
    <w:rsid w:val="2B2F3740"/>
    <w:rsid w:val="2B3F3432"/>
    <w:rsid w:val="2B464756"/>
    <w:rsid w:val="2B47750F"/>
    <w:rsid w:val="2B569322"/>
    <w:rsid w:val="2B7AACAA"/>
    <w:rsid w:val="2B7C3D5D"/>
    <w:rsid w:val="2B821898"/>
    <w:rsid w:val="2B82B7AA"/>
    <w:rsid w:val="2B946D6A"/>
    <w:rsid w:val="2BA92C23"/>
    <w:rsid w:val="2BBC7C57"/>
    <w:rsid w:val="2BC48CF2"/>
    <w:rsid w:val="2BCDE51A"/>
    <w:rsid w:val="2BCE90D0"/>
    <w:rsid w:val="2BD594F4"/>
    <w:rsid w:val="2BE118B8"/>
    <w:rsid w:val="2BE35EE3"/>
    <w:rsid w:val="2BEBFC82"/>
    <w:rsid w:val="2BFC1564"/>
    <w:rsid w:val="2C0D503B"/>
    <w:rsid w:val="2C1BB349"/>
    <w:rsid w:val="2C3D4E22"/>
    <w:rsid w:val="2C58DC98"/>
    <w:rsid w:val="2C629976"/>
    <w:rsid w:val="2C7E6C28"/>
    <w:rsid w:val="2C85A7AF"/>
    <w:rsid w:val="2C8A0D7A"/>
    <w:rsid w:val="2C957FE7"/>
    <w:rsid w:val="2CB06C64"/>
    <w:rsid w:val="2CBC7CED"/>
    <w:rsid w:val="2CDF8A0E"/>
    <w:rsid w:val="2CE84CAD"/>
    <w:rsid w:val="2D065FB8"/>
    <w:rsid w:val="2D16EA31"/>
    <w:rsid w:val="2D3F1F74"/>
    <w:rsid w:val="2D5CE3F9"/>
    <w:rsid w:val="2D6A1722"/>
    <w:rsid w:val="2D7C2087"/>
    <w:rsid w:val="2D8AB964"/>
    <w:rsid w:val="2D94581D"/>
    <w:rsid w:val="2D9FDC96"/>
    <w:rsid w:val="2DB719D5"/>
    <w:rsid w:val="2DD9714B"/>
    <w:rsid w:val="2E0D1FB2"/>
    <w:rsid w:val="2E1C5C74"/>
    <w:rsid w:val="2E25F84A"/>
    <w:rsid w:val="2E2F745E"/>
    <w:rsid w:val="2E39FD7D"/>
    <w:rsid w:val="2E516ACA"/>
    <w:rsid w:val="2E5DE699"/>
    <w:rsid w:val="2E742953"/>
    <w:rsid w:val="2E82C22E"/>
    <w:rsid w:val="2EAA6025"/>
    <w:rsid w:val="2EC109DA"/>
    <w:rsid w:val="2EDE16CF"/>
    <w:rsid w:val="2EE048B4"/>
    <w:rsid w:val="2EE0978A"/>
    <w:rsid w:val="2EEAC592"/>
    <w:rsid w:val="2EF4122D"/>
    <w:rsid w:val="2F2C8E44"/>
    <w:rsid w:val="2F46F96E"/>
    <w:rsid w:val="2F557B8B"/>
    <w:rsid w:val="2F6FB579"/>
    <w:rsid w:val="2F72B6DE"/>
    <w:rsid w:val="2F8B6E2C"/>
    <w:rsid w:val="2F96754D"/>
    <w:rsid w:val="2FC515E9"/>
    <w:rsid w:val="2FEF47A3"/>
    <w:rsid w:val="300321DB"/>
    <w:rsid w:val="3006D35C"/>
    <w:rsid w:val="3009BE0F"/>
    <w:rsid w:val="301472B0"/>
    <w:rsid w:val="301D440C"/>
    <w:rsid w:val="3022B1DC"/>
    <w:rsid w:val="302D7952"/>
    <w:rsid w:val="3036F542"/>
    <w:rsid w:val="303F4600"/>
    <w:rsid w:val="30459168"/>
    <w:rsid w:val="30468C9B"/>
    <w:rsid w:val="3046EE22"/>
    <w:rsid w:val="30672E5A"/>
    <w:rsid w:val="30710102"/>
    <w:rsid w:val="308B70FB"/>
    <w:rsid w:val="3092593B"/>
    <w:rsid w:val="309DACD5"/>
    <w:rsid w:val="30B10D07"/>
    <w:rsid w:val="30BD76A8"/>
    <w:rsid w:val="30CA5954"/>
    <w:rsid w:val="30D65453"/>
    <w:rsid w:val="30D9F674"/>
    <w:rsid w:val="30E9A71E"/>
    <w:rsid w:val="30FC6BC7"/>
    <w:rsid w:val="31177F51"/>
    <w:rsid w:val="3119D34E"/>
    <w:rsid w:val="3124B7DB"/>
    <w:rsid w:val="3130F4A5"/>
    <w:rsid w:val="31552E4B"/>
    <w:rsid w:val="31587A11"/>
    <w:rsid w:val="316E3F12"/>
    <w:rsid w:val="318EDC89"/>
    <w:rsid w:val="31A6CB55"/>
    <w:rsid w:val="31C99508"/>
    <w:rsid w:val="31E7245C"/>
    <w:rsid w:val="31FD682B"/>
    <w:rsid w:val="31FFA2D0"/>
    <w:rsid w:val="32286FB2"/>
    <w:rsid w:val="323266EC"/>
    <w:rsid w:val="3236ECCA"/>
    <w:rsid w:val="325DACBE"/>
    <w:rsid w:val="326B4C52"/>
    <w:rsid w:val="326E348D"/>
    <w:rsid w:val="32876D70"/>
    <w:rsid w:val="328CBD1D"/>
    <w:rsid w:val="32A7EF26"/>
    <w:rsid w:val="32B27A7F"/>
    <w:rsid w:val="32C72D31"/>
    <w:rsid w:val="32DA2584"/>
    <w:rsid w:val="32DA575E"/>
    <w:rsid w:val="32DD85A1"/>
    <w:rsid w:val="32E7C3E9"/>
    <w:rsid w:val="330F55CE"/>
    <w:rsid w:val="33161190"/>
    <w:rsid w:val="331D0C85"/>
    <w:rsid w:val="332B2B2B"/>
    <w:rsid w:val="332CE94F"/>
    <w:rsid w:val="334BC75D"/>
    <w:rsid w:val="33813676"/>
    <w:rsid w:val="339DF334"/>
    <w:rsid w:val="33A0E00D"/>
    <w:rsid w:val="33D56EEF"/>
    <w:rsid w:val="340E347D"/>
    <w:rsid w:val="341A3744"/>
    <w:rsid w:val="3420BE5F"/>
    <w:rsid w:val="34217B92"/>
    <w:rsid w:val="343FF9AC"/>
    <w:rsid w:val="34465D33"/>
    <w:rsid w:val="34492D2D"/>
    <w:rsid w:val="3456D3E1"/>
    <w:rsid w:val="3460995A"/>
    <w:rsid w:val="3494C417"/>
    <w:rsid w:val="34B5F242"/>
    <w:rsid w:val="34CAA0F6"/>
    <w:rsid w:val="34CD8681"/>
    <w:rsid w:val="34D90405"/>
    <w:rsid w:val="34F538D9"/>
    <w:rsid w:val="34FC3F9E"/>
    <w:rsid w:val="34FCB2F3"/>
    <w:rsid w:val="35023AE0"/>
    <w:rsid w:val="3509AD32"/>
    <w:rsid w:val="350EB8BA"/>
    <w:rsid w:val="350F88FC"/>
    <w:rsid w:val="3514EEDD"/>
    <w:rsid w:val="3521BB3D"/>
    <w:rsid w:val="35429E36"/>
    <w:rsid w:val="35576999"/>
    <w:rsid w:val="355C0436"/>
    <w:rsid w:val="355DAEE9"/>
    <w:rsid w:val="35657FD9"/>
    <w:rsid w:val="35743D79"/>
    <w:rsid w:val="35776523"/>
    <w:rsid w:val="358A6BA0"/>
    <w:rsid w:val="35A2F7AA"/>
    <w:rsid w:val="35BE0D50"/>
    <w:rsid w:val="35C46099"/>
    <w:rsid w:val="35D2A266"/>
    <w:rsid w:val="35D44B4A"/>
    <w:rsid w:val="35EE8C98"/>
    <w:rsid w:val="35EFEDBA"/>
    <w:rsid w:val="36083A8C"/>
    <w:rsid w:val="36117B7F"/>
    <w:rsid w:val="36150BD8"/>
    <w:rsid w:val="361E7A42"/>
    <w:rsid w:val="364B7AE7"/>
    <w:rsid w:val="36568378"/>
    <w:rsid w:val="36703C34"/>
    <w:rsid w:val="3694638A"/>
    <w:rsid w:val="3698B99C"/>
    <w:rsid w:val="36998CD6"/>
    <w:rsid w:val="369BEB36"/>
    <w:rsid w:val="36BD6E63"/>
    <w:rsid w:val="36CAB577"/>
    <w:rsid w:val="36E5CCFF"/>
    <w:rsid w:val="36EED2A8"/>
    <w:rsid w:val="36F41FDF"/>
    <w:rsid w:val="37077117"/>
    <w:rsid w:val="372C7D6B"/>
    <w:rsid w:val="373F0432"/>
    <w:rsid w:val="3743BE13"/>
    <w:rsid w:val="3751893B"/>
    <w:rsid w:val="376F8159"/>
    <w:rsid w:val="37701BAB"/>
    <w:rsid w:val="37707F83"/>
    <w:rsid w:val="377F5D3F"/>
    <w:rsid w:val="37B7E4A3"/>
    <w:rsid w:val="37B9B0B0"/>
    <w:rsid w:val="37C765CD"/>
    <w:rsid w:val="37E63BE4"/>
    <w:rsid w:val="37EE1A77"/>
    <w:rsid w:val="3809DF10"/>
    <w:rsid w:val="380A2B85"/>
    <w:rsid w:val="38322FCE"/>
    <w:rsid w:val="383A008E"/>
    <w:rsid w:val="38492722"/>
    <w:rsid w:val="384D8DDA"/>
    <w:rsid w:val="38716013"/>
    <w:rsid w:val="3871627E"/>
    <w:rsid w:val="38979578"/>
    <w:rsid w:val="38B2BDBE"/>
    <w:rsid w:val="38B87D20"/>
    <w:rsid w:val="38BADAB6"/>
    <w:rsid w:val="38D4056B"/>
    <w:rsid w:val="38E65FF4"/>
    <w:rsid w:val="38E82EF3"/>
    <w:rsid w:val="38F42FA8"/>
    <w:rsid w:val="38FAED73"/>
    <w:rsid w:val="3909901C"/>
    <w:rsid w:val="39124F9D"/>
    <w:rsid w:val="391C5BA7"/>
    <w:rsid w:val="3932A0AD"/>
    <w:rsid w:val="393F9FEE"/>
    <w:rsid w:val="394938B5"/>
    <w:rsid w:val="39498272"/>
    <w:rsid w:val="39502D5C"/>
    <w:rsid w:val="39837409"/>
    <w:rsid w:val="39AFC22A"/>
    <w:rsid w:val="39C0C79C"/>
    <w:rsid w:val="39D31D22"/>
    <w:rsid w:val="39F229CB"/>
    <w:rsid w:val="39F3E1BD"/>
    <w:rsid w:val="3A155CC1"/>
    <w:rsid w:val="3A2889F4"/>
    <w:rsid w:val="3A2C0EEC"/>
    <w:rsid w:val="3A2E594E"/>
    <w:rsid w:val="3A2EB88A"/>
    <w:rsid w:val="3A2FAB93"/>
    <w:rsid w:val="3A3F1F43"/>
    <w:rsid w:val="3A47E63B"/>
    <w:rsid w:val="3A5FD8AA"/>
    <w:rsid w:val="3A65FBD5"/>
    <w:rsid w:val="3AA0204B"/>
    <w:rsid w:val="3AA726DC"/>
    <w:rsid w:val="3AAD8EA4"/>
    <w:rsid w:val="3AB94964"/>
    <w:rsid w:val="3ABD3D02"/>
    <w:rsid w:val="3AD98796"/>
    <w:rsid w:val="3ADF62E2"/>
    <w:rsid w:val="3B08A536"/>
    <w:rsid w:val="3B231134"/>
    <w:rsid w:val="3B237FCC"/>
    <w:rsid w:val="3B66EF72"/>
    <w:rsid w:val="3B67AE34"/>
    <w:rsid w:val="3B727A17"/>
    <w:rsid w:val="3B830FB4"/>
    <w:rsid w:val="3B91F94C"/>
    <w:rsid w:val="3BACD7F9"/>
    <w:rsid w:val="3BB083A3"/>
    <w:rsid w:val="3BB755EE"/>
    <w:rsid w:val="3BBA35E0"/>
    <w:rsid w:val="3BBFCFC1"/>
    <w:rsid w:val="3BD78ECF"/>
    <w:rsid w:val="3BDDE59E"/>
    <w:rsid w:val="3BFDD319"/>
    <w:rsid w:val="3C038B92"/>
    <w:rsid w:val="3C08E50A"/>
    <w:rsid w:val="3C09D68F"/>
    <w:rsid w:val="3C0C4AB4"/>
    <w:rsid w:val="3C1102E6"/>
    <w:rsid w:val="3C1E55FA"/>
    <w:rsid w:val="3C277261"/>
    <w:rsid w:val="3C3C0B19"/>
    <w:rsid w:val="3C55134F"/>
    <w:rsid w:val="3C56CC17"/>
    <w:rsid w:val="3CBEBAA0"/>
    <w:rsid w:val="3D10B63A"/>
    <w:rsid w:val="3D166A07"/>
    <w:rsid w:val="3D2092B2"/>
    <w:rsid w:val="3D530711"/>
    <w:rsid w:val="3D53D6A3"/>
    <w:rsid w:val="3D9B2435"/>
    <w:rsid w:val="3DAD4DB9"/>
    <w:rsid w:val="3DC064F8"/>
    <w:rsid w:val="3DD6FDBF"/>
    <w:rsid w:val="3DF04316"/>
    <w:rsid w:val="3DF1472C"/>
    <w:rsid w:val="3E294E08"/>
    <w:rsid w:val="3E497501"/>
    <w:rsid w:val="3E4DC2F5"/>
    <w:rsid w:val="3E5499F5"/>
    <w:rsid w:val="3EA942B7"/>
    <w:rsid w:val="3EC68C76"/>
    <w:rsid w:val="3ECEADBF"/>
    <w:rsid w:val="3EEC4678"/>
    <w:rsid w:val="3F23A761"/>
    <w:rsid w:val="3F3304CF"/>
    <w:rsid w:val="3F371538"/>
    <w:rsid w:val="3F3CE243"/>
    <w:rsid w:val="3F40055C"/>
    <w:rsid w:val="3F58DDD6"/>
    <w:rsid w:val="3F59A26A"/>
    <w:rsid w:val="3F63429E"/>
    <w:rsid w:val="3F835DE4"/>
    <w:rsid w:val="3F936A34"/>
    <w:rsid w:val="3FD9499A"/>
    <w:rsid w:val="3FE5E306"/>
    <w:rsid w:val="3FED70D9"/>
    <w:rsid w:val="40293DF3"/>
    <w:rsid w:val="403B8C75"/>
    <w:rsid w:val="403D9CE3"/>
    <w:rsid w:val="405951D2"/>
    <w:rsid w:val="406B9098"/>
    <w:rsid w:val="407467C3"/>
    <w:rsid w:val="40975C1D"/>
    <w:rsid w:val="409D66F0"/>
    <w:rsid w:val="409E1450"/>
    <w:rsid w:val="40C22CF1"/>
    <w:rsid w:val="40C2633A"/>
    <w:rsid w:val="40C49EEF"/>
    <w:rsid w:val="40E5AA51"/>
    <w:rsid w:val="40F44714"/>
    <w:rsid w:val="40F51BBC"/>
    <w:rsid w:val="41137B72"/>
    <w:rsid w:val="4134C2F0"/>
    <w:rsid w:val="4149787E"/>
    <w:rsid w:val="414D5176"/>
    <w:rsid w:val="415529DA"/>
    <w:rsid w:val="4155FB4E"/>
    <w:rsid w:val="416BAA48"/>
    <w:rsid w:val="418EDC58"/>
    <w:rsid w:val="418F533A"/>
    <w:rsid w:val="4197220B"/>
    <w:rsid w:val="41B2A92A"/>
    <w:rsid w:val="41D4A5D8"/>
    <w:rsid w:val="41DB3C2A"/>
    <w:rsid w:val="41EC6A1B"/>
    <w:rsid w:val="421A9600"/>
    <w:rsid w:val="421B00C5"/>
    <w:rsid w:val="4225FE4B"/>
    <w:rsid w:val="423C1529"/>
    <w:rsid w:val="42417CFB"/>
    <w:rsid w:val="4243B9F4"/>
    <w:rsid w:val="4247FD6E"/>
    <w:rsid w:val="42655E19"/>
    <w:rsid w:val="4270C947"/>
    <w:rsid w:val="427DCD50"/>
    <w:rsid w:val="42973B14"/>
    <w:rsid w:val="4297A130"/>
    <w:rsid w:val="42A5B4FB"/>
    <w:rsid w:val="42B7C5E4"/>
    <w:rsid w:val="42BF0F02"/>
    <w:rsid w:val="42CF5B13"/>
    <w:rsid w:val="42D24EC2"/>
    <w:rsid w:val="42E62843"/>
    <w:rsid w:val="42EA4464"/>
    <w:rsid w:val="430A72EA"/>
    <w:rsid w:val="43196DFD"/>
    <w:rsid w:val="43254529"/>
    <w:rsid w:val="432C5ADA"/>
    <w:rsid w:val="433ECA53"/>
    <w:rsid w:val="43512FBA"/>
    <w:rsid w:val="435EFE62"/>
    <w:rsid w:val="4361E9A6"/>
    <w:rsid w:val="43700794"/>
    <w:rsid w:val="4375F589"/>
    <w:rsid w:val="4376F266"/>
    <w:rsid w:val="4384ABD3"/>
    <w:rsid w:val="438826A1"/>
    <w:rsid w:val="438B879A"/>
    <w:rsid w:val="438FBDBA"/>
    <w:rsid w:val="4390B726"/>
    <w:rsid w:val="43A9DD77"/>
    <w:rsid w:val="43AEBF4C"/>
    <w:rsid w:val="43D042C8"/>
    <w:rsid w:val="43E5AEE9"/>
    <w:rsid w:val="43EF6A42"/>
    <w:rsid w:val="440597BE"/>
    <w:rsid w:val="441E1250"/>
    <w:rsid w:val="44217455"/>
    <w:rsid w:val="4446A1BC"/>
    <w:rsid w:val="445026D7"/>
    <w:rsid w:val="4477AC89"/>
    <w:rsid w:val="447A95F4"/>
    <w:rsid w:val="44A559B8"/>
    <w:rsid w:val="44A9F26D"/>
    <w:rsid w:val="44BD3049"/>
    <w:rsid w:val="44CCC3BF"/>
    <w:rsid w:val="44D62F15"/>
    <w:rsid w:val="44E3DDA8"/>
    <w:rsid w:val="44E5F231"/>
    <w:rsid w:val="44FB33F4"/>
    <w:rsid w:val="45146707"/>
    <w:rsid w:val="453E75CD"/>
    <w:rsid w:val="4545431D"/>
    <w:rsid w:val="4549381F"/>
    <w:rsid w:val="455042C4"/>
    <w:rsid w:val="455BA8D4"/>
    <w:rsid w:val="456157A3"/>
    <w:rsid w:val="4571F497"/>
    <w:rsid w:val="4579B966"/>
    <w:rsid w:val="45B790B0"/>
    <w:rsid w:val="45D1B167"/>
    <w:rsid w:val="45DA832B"/>
    <w:rsid w:val="45F2B2B6"/>
    <w:rsid w:val="45F4B9B4"/>
    <w:rsid w:val="45F7AACC"/>
    <w:rsid w:val="4618D1CF"/>
    <w:rsid w:val="465E6832"/>
    <w:rsid w:val="4680D588"/>
    <w:rsid w:val="469E417C"/>
    <w:rsid w:val="469F13CA"/>
    <w:rsid w:val="46A826E3"/>
    <w:rsid w:val="46AEBCD9"/>
    <w:rsid w:val="46B4EF65"/>
    <w:rsid w:val="46DCAEF2"/>
    <w:rsid w:val="46F16FB4"/>
    <w:rsid w:val="4706D634"/>
    <w:rsid w:val="47404494"/>
    <w:rsid w:val="4797FB75"/>
    <w:rsid w:val="47A33B13"/>
    <w:rsid w:val="47AA5C99"/>
    <w:rsid w:val="47CEC109"/>
    <w:rsid w:val="47DACD95"/>
    <w:rsid w:val="47EAE361"/>
    <w:rsid w:val="4801FC9F"/>
    <w:rsid w:val="480932FE"/>
    <w:rsid w:val="481CDC1E"/>
    <w:rsid w:val="482464AD"/>
    <w:rsid w:val="482F866B"/>
    <w:rsid w:val="4840F4E9"/>
    <w:rsid w:val="484EA4C1"/>
    <w:rsid w:val="484F6055"/>
    <w:rsid w:val="4863D09B"/>
    <w:rsid w:val="4885E615"/>
    <w:rsid w:val="4890EDF5"/>
    <w:rsid w:val="48B026C2"/>
    <w:rsid w:val="48CAAEF8"/>
    <w:rsid w:val="48F923E0"/>
    <w:rsid w:val="491D566D"/>
    <w:rsid w:val="4931FEF0"/>
    <w:rsid w:val="49370037"/>
    <w:rsid w:val="49690AC5"/>
    <w:rsid w:val="497D1822"/>
    <w:rsid w:val="498049B5"/>
    <w:rsid w:val="49962A45"/>
    <w:rsid w:val="499745C0"/>
    <w:rsid w:val="4997DEA7"/>
    <w:rsid w:val="499F485A"/>
    <w:rsid w:val="49A8145D"/>
    <w:rsid w:val="49AC4663"/>
    <w:rsid w:val="49ADA092"/>
    <w:rsid w:val="49AF9A81"/>
    <w:rsid w:val="49B5D31C"/>
    <w:rsid w:val="49C50ECF"/>
    <w:rsid w:val="49CA16C7"/>
    <w:rsid w:val="49CB56CC"/>
    <w:rsid w:val="49FEA685"/>
    <w:rsid w:val="4A05C237"/>
    <w:rsid w:val="4A06F69A"/>
    <w:rsid w:val="4A0CF957"/>
    <w:rsid w:val="4A119696"/>
    <w:rsid w:val="4A32E546"/>
    <w:rsid w:val="4A610420"/>
    <w:rsid w:val="4A8003D4"/>
    <w:rsid w:val="4AC2AF4E"/>
    <w:rsid w:val="4AE00594"/>
    <w:rsid w:val="4AEEB66B"/>
    <w:rsid w:val="4AF62CD1"/>
    <w:rsid w:val="4B201AC2"/>
    <w:rsid w:val="4B27EE01"/>
    <w:rsid w:val="4B35192C"/>
    <w:rsid w:val="4B439C6A"/>
    <w:rsid w:val="4B4BFBFA"/>
    <w:rsid w:val="4B61701E"/>
    <w:rsid w:val="4B909F50"/>
    <w:rsid w:val="4B9516AF"/>
    <w:rsid w:val="4B9884E5"/>
    <w:rsid w:val="4BB1FAEA"/>
    <w:rsid w:val="4BC21099"/>
    <w:rsid w:val="4BEA97C7"/>
    <w:rsid w:val="4C04D803"/>
    <w:rsid w:val="4C1723E9"/>
    <w:rsid w:val="4C180A77"/>
    <w:rsid w:val="4C192BC5"/>
    <w:rsid w:val="4C2B3B40"/>
    <w:rsid w:val="4C335520"/>
    <w:rsid w:val="4C73AAD9"/>
    <w:rsid w:val="4C9C246B"/>
    <w:rsid w:val="4CAFE4A7"/>
    <w:rsid w:val="4CBA795E"/>
    <w:rsid w:val="4CC72083"/>
    <w:rsid w:val="4CD6F9A1"/>
    <w:rsid w:val="4CE12A54"/>
    <w:rsid w:val="4CE8B0AD"/>
    <w:rsid w:val="4D0AB280"/>
    <w:rsid w:val="4D3B2C18"/>
    <w:rsid w:val="4D3F3ADE"/>
    <w:rsid w:val="4D42B61B"/>
    <w:rsid w:val="4D4FCC8B"/>
    <w:rsid w:val="4D69BDE3"/>
    <w:rsid w:val="4DAC8B1E"/>
    <w:rsid w:val="4DAE68A5"/>
    <w:rsid w:val="4DC54A3D"/>
    <w:rsid w:val="4DC851DA"/>
    <w:rsid w:val="4DD7CE97"/>
    <w:rsid w:val="4DFF6019"/>
    <w:rsid w:val="4E00E54A"/>
    <w:rsid w:val="4E3A56AA"/>
    <w:rsid w:val="4E4131ED"/>
    <w:rsid w:val="4E58BEA8"/>
    <w:rsid w:val="4E5F0019"/>
    <w:rsid w:val="4E8B9B98"/>
    <w:rsid w:val="4E9A1ACD"/>
    <w:rsid w:val="4E9D64CE"/>
    <w:rsid w:val="4EBA4F7B"/>
    <w:rsid w:val="4EE7AFF7"/>
    <w:rsid w:val="4EEAE343"/>
    <w:rsid w:val="4EF55B27"/>
    <w:rsid w:val="4F2115DD"/>
    <w:rsid w:val="4F3237C8"/>
    <w:rsid w:val="4F4AC914"/>
    <w:rsid w:val="4F50C62C"/>
    <w:rsid w:val="4F614172"/>
    <w:rsid w:val="4F73BE62"/>
    <w:rsid w:val="4F7FC03C"/>
    <w:rsid w:val="4F96F753"/>
    <w:rsid w:val="4FA3D794"/>
    <w:rsid w:val="4FAE1D46"/>
    <w:rsid w:val="4FB1857C"/>
    <w:rsid w:val="4FB4E5DC"/>
    <w:rsid w:val="4FB9C502"/>
    <w:rsid w:val="4FC9254A"/>
    <w:rsid w:val="4FCED3A0"/>
    <w:rsid w:val="4FE5F598"/>
    <w:rsid w:val="5004E705"/>
    <w:rsid w:val="501102F8"/>
    <w:rsid w:val="50150F0F"/>
    <w:rsid w:val="5026BEB3"/>
    <w:rsid w:val="5039019F"/>
    <w:rsid w:val="503A9850"/>
    <w:rsid w:val="504FD197"/>
    <w:rsid w:val="50522772"/>
    <w:rsid w:val="5061205E"/>
    <w:rsid w:val="507B741A"/>
    <w:rsid w:val="50BF925B"/>
    <w:rsid w:val="5112AB92"/>
    <w:rsid w:val="511B96E7"/>
    <w:rsid w:val="5148DD50"/>
    <w:rsid w:val="51677223"/>
    <w:rsid w:val="5184ED27"/>
    <w:rsid w:val="51856B30"/>
    <w:rsid w:val="5188B1BC"/>
    <w:rsid w:val="51914919"/>
    <w:rsid w:val="51916A3E"/>
    <w:rsid w:val="51A303A8"/>
    <w:rsid w:val="51A55183"/>
    <w:rsid w:val="51B6F466"/>
    <w:rsid w:val="51B83E36"/>
    <w:rsid w:val="51C52769"/>
    <w:rsid w:val="51CCAAC8"/>
    <w:rsid w:val="51D9B3A5"/>
    <w:rsid w:val="51DCA2B2"/>
    <w:rsid w:val="51E0A1A5"/>
    <w:rsid w:val="5219E3EF"/>
    <w:rsid w:val="525CBDDF"/>
    <w:rsid w:val="527249E6"/>
    <w:rsid w:val="527B5CCA"/>
    <w:rsid w:val="527F86E7"/>
    <w:rsid w:val="527FE686"/>
    <w:rsid w:val="528EF9E8"/>
    <w:rsid w:val="529946C0"/>
    <w:rsid w:val="529BA461"/>
    <w:rsid w:val="52EDC8E4"/>
    <w:rsid w:val="52F6826E"/>
    <w:rsid w:val="53033EDC"/>
    <w:rsid w:val="5315C401"/>
    <w:rsid w:val="531F2E38"/>
    <w:rsid w:val="5325ACEF"/>
    <w:rsid w:val="53361050"/>
    <w:rsid w:val="536015C0"/>
    <w:rsid w:val="53723912"/>
    <w:rsid w:val="53898505"/>
    <w:rsid w:val="538C765C"/>
    <w:rsid w:val="539366B5"/>
    <w:rsid w:val="539A279E"/>
    <w:rsid w:val="53CC65E3"/>
    <w:rsid w:val="53D891EF"/>
    <w:rsid w:val="53EED500"/>
    <w:rsid w:val="53F0BABD"/>
    <w:rsid w:val="540058DB"/>
    <w:rsid w:val="5413C9EE"/>
    <w:rsid w:val="541CD361"/>
    <w:rsid w:val="542DF90C"/>
    <w:rsid w:val="5448C087"/>
    <w:rsid w:val="544F6438"/>
    <w:rsid w:val="5454F5AF"/>
    <w:rsid w:val="547C3B7B"/>
    <w:rsid w:val="54853E48"/>
    <w:rsid w:val="54A250FB"/>
    <w:rsid w:val="54AF61C5"/>
    <w:rsid w:val="54B4EE85"/>
    <w:rsid w:val="54D7002B"/>
    <w:rsid w:val="54DE5F57"/>
    <w:rsid w:val="54EABCD4"/>
    <w:rsid w:val="54F51C63"/>
    <w:rsid w:val="54F7094E"/>
    <w:rsid w:val="550E0973"/>
    <w:rsid w:val="551D04A0"/>
    <w:rsid w:val="55267327"/>
    <w:rsid w:val="554DD23A"/>
    <w:rsid w:val="554F657F"/>
    <w:rsid w:val="557093A4"/>
    <w:rsid w:val="5576B7DC"/>
    <w:rsid w:val="55994F02"/>
    <w:rsid w:val="559A7DEB"/>
    <w:rsid w:val="55A58004"/>
    <w:rsid w:val="55B5F638"/>
    <w:rsid w:val="55BB4766"/>
    <w:rsid w:val="55C350A3"/>
    <w:rsid w:val="55C8C55F"/>
    <w:rsid w:val="55CFE3B9"/>
    <w:rsid w:val="55E7A419"/>
    <w:rsid w:val="55F9A772"/>
    <w:rsid w:val="561BF1C1"/>
    <w:rsid w:val="56246685"/>
    <w:rsid w:val="565E0749"/>
    <w:rsid w:val="56625468"/>
    <w:rsid w:val="5675509C"/>
    <w:rsid w:val="568B0E6F"/>
    <w:rsid w:val="56A2AFE2"/>
    <w:rsid w:val="56BC5B21"/>
    <w:rsid w:val="56C30231"/>
    <w:rsid w:val="56DDC6E5"/>
    <w:rsid w:val="56F0ECC4"/>
    <w:rsid w:val="56F5EDB1"/>
    <w:rsid w:val="5720048B"/>
    <w:rsid w:val="572B9B1A"/>
    <w:rsid w:val="5732451A"/>
    <w:rsid w:val="5746C9F5"/>
    <w:rsid w:val="5762728E"/>
    <w:rsid w:val="5784CA65"/>
    <w:rsid w:val="578B3FF6"/>
    <w:rsid w:val="5791D97F"/>
    <w:rsid w:val="5792E256"/>
    <w:rsid w:val="579ACC02"/>
    <w:rsid w:val="579D0976"/>
    <w:rsid w:val="579F1F2E"/>
    <w:rsid w:val="579F3334"/>
    <w:rsid w:val="57AE1FB3"/>
    <w:rsid w:val="57BB4D30"/>
    <w:rsid w:val="57BDF6AA"/>
    <w:rsid w:val="57CFECF6"/>
    <w:rsid w:val="57E3DA36"/>
    <w:rsid w:val="57EBDCD9"/>
    <w:rsid w:val="57F4B7F4"/>
    <w:rsid w:val="5807BA89"/>
    <w:rsid w:val="58093E04"/>
    <w:rsid w:val="5820752E"/>
    <w:rsid w:val="5848C4F8"/>
    <w:rsid w:val="5849A70C"/>
    <w:rsid w:val="58585C00"/>
    <w:rsid w:val="5881E1AA"/>
    <w:rsid w:val="588D9D10"/>
    <w:rsid w:val="58C34192"/>
    <w:rsid w:val="58CE5AC5"/>
    <w:rsid w:val="58CFFC11"/>
    <w:rsid w:val="58D3ED66"/>
    <w:rsid w:val="58E8794B"/>
    <w:rsid w:val="58F86404"/>
    <w:rsid w:val="58FB24B0"/>
    <w:rsid w:val="59064C56"/>
    <w:rsid w:val="590D4D12"/>
    <w:rsid w:val="590DDBB2"/>
    <w:rsid w:val="5924F319"/>
    <w:rsid w:val="59432619"/>
    <w:rsid w:val="594F081B"/>
    <w:rsid w:val="594FE600"/>
    <w:rsid w:val="59681919"/>
    <w:rsid w:val="59701057"/>
    <w:rsid w:val="59833204"/>
    <w:rsid w:val="598845F1"/>
    <w:rsid w:val="59A690F9"/>
    <w:rsid w:val="59AC4F5A"/>
    <w:rsid w:val="59CBC1BB"/>
    <w:rsid w:val="59D071E1"/>
    <w:rsid w:val="59D32C3D"/>
    <w:rsid w:val="59D6ED7B"/>
    <w:rsid w:val="59E81C07"/>
    <w:rsid w:val="59F1B3D9"/>
    <w:rsid w:val="59FB14F5"/>
    <w:rsid w:val="5A1CD688"/>
    <w:rsid w:val="5A204D4F"/>
    <w:rsid w:val="5A363896"/>
    <w:rsid w:val="5A3723D8"/>
    <w:rsid w:val="5A4595FC"/>
    <w:rsid w:val="5A5CB4B0"/>
    <w:rsid w:val="5A750B26"/>
    <w:rsid w:val="5A7BF0F5"/>
    <w:rsid w:val="5A84371D"/>
    <w:rsid w:val="5A8B55C3"/>
    <w:rsid w:val="5AA727A4"/>
    <w:rsid w:val="5AB5E910"/>
    <w:rsid w:val="5AB9B8A1"/>
    <w:rsid w:val="5AC5A92C"/>
    <w:rsid w:val="5AC5D5B0"/>
    <w:rsid w:val="5AD34F0A"/>
    <w:rsid w:val="5AD7D550"/>
    <w:rsid w:val="5AE5027F"/>
    <w:rsid w:val="5AE75CB7"/>
    <w:rsid w:val="5B142301"/>
    <w:rsid w:val="5B28BCE3"/>
    <w:rsid w:val="5B3FBD6F"/>
    <w:rsid w:val="5B7CC9E3"/>
    <w:rsid w:val="5B85387D"/>
    <w:rsid w:val="5B88517B"/>
    <w:rsid w:val="5BC7AC22"/>
    <w:rsid w:val="5BC984E3"/>
    <w:rsid w:val="5BD90251"/>
    <w:rsid w:val="5BDA8C6E"/>
    <w:rsid w:val="5BDCD50B"/>
    <w:rsid w:val="5BF1DF43"/>
    <w:rsid w:val="5BF317D9"/>
    <w:rsid w:val="5C0B3CFA"/>
    <w:rsid w:val="5C1E2104"/>
    <w:rsid w:val="5C2ED637"/>
    <w:rsid w:val="5C49A79F"/>
    <w:rsid w:val="5C7456C9"/>
    <w:rsid w:val="5C856463"/>
    <w:rsid w:val="5C9EAAF8"/>
    <w:rsid w:val="5CA6A9FA"/>
    <w:rsid w:val="5CC71816"/>
    <w:rsid w:val="5CD2D37B"/>
    <w:rsid w:val="5CD53FEB"/>
    <w:rsid w:val="5CE583C9"/>
    <w:rsid w:val="5D0B1D43"/>
    <w:rsid w:val="5D1B85D6"/>
    <w:rsid w:val="5D341D6E"/>
    <w:rsid w:val="5D3D89F3"/>
    <w:rsid w:val="5D919CC3"/>
    <w:rsid w:val="5D9BBE80"/>
    <w:rsid w:val="5DABF21F"/>
    <w:rsid w:val="5DCF91F9"/>
    <w:rsid w:val="5E381DEF"/>
    <w:rsid w:val="5E70A209"/>
    <w:rsid w:val="5E90A305"/>
    <w:rsid w:val="5E9E3CBB"/>
    <w:rsid w:val="5EB1D647"/>
    <w:rsid w:val="5EB4EBB9"/>
    <w:rsid w:val="5EB76A5A"/>
    <w:rsid w:val="5EEDCEBD"/>
    <w:rsid w:val="5F415510"/>
    <w:rsid w:val="5F472B39"/>
    <w:rsid w:val="5F47D21B"/>
    <w:rsid w:val="5F4CAEB9"/>
    <w:rsid w:val="5F4F1929"/>
    <w:rsid w:val="5F5C9AEC"/>
    <w:rsid w:val="5F7422C6"/>
    <w:rsid w:val="5F906C68"/>
    <w:rsid w:val="5F98078D"/>
    <w:rsid w:val="5F98F3A2"/>
    <w:rsid w:val="5FA38C27"/>
    <w:rsid w:val="5FAC0BBC"/>
    <w:rsid w:val="5FC31BA7"/>
    <w:rsid w:val="5FF381CB"/>
    <w:rsid w:val="60439A31"/>
    <w:rsid w:val="6048C1C5"/>
    <w:rsid w:val="604E03A2"/>
    <w:rsid w:val="6050BC1A"/>
    <w:rsid w:val="6052CDD8"/>
    <w:rsid w:val="6077DFBC"/>
    <w:rsid w:val="60B9E90F"/>
    <w:rsid w:val="60BA1155"/>
    <w:rsid w:val="60BAE453"/>
    <w:rsid w:val="60C24860"/>
    <w:rsid w:val="60DFE0F5"/>
    <w:rsid w:val="6108B8B8"/>
    <w:rsid w:val="61249C41"/>
    <w:rsid w:val="612F8A30"/>
    <w:rsid w:val="614586CB"/>
    <w:rsid w:val="61467CDF"/>
    <w:rsid w:val="61730876"/>
    <w:rsid w:val="617914F3"/>
    <w:rsid w:val="6190B014"/>
    <w:rsid w:val="619EDBA7"/>
    <w:rsid w:val="61B01092"/>
    <w:rsid w:val="61CD3B7A"/>
    <w:rsid w:val="61D24B81"/>
    <w:rsid w:val="61D2CFA0"/>
    <w:rsid w:val="61D6FC12"/>
    <w:rsid w:val="61E12B49"/>
    <w:rsid w:val="61EC0182"/>
    <w:rsid w:val="61ED70A7"/>
    <w:rsid w:val="61F47A01"/>
    <w:rsid w:val="61FB0295"/>
    <w:rsid w:val="61FDDC81"/>
    <w:rsid w:val="6203CD03"/>
    <w:rsid w:val="6236556C"/>
    <w:rsid w:val="62367421"/>
    <w:rsid w:val="6247A0D3"/>
    <w:rsid w:val="6247EDE0"/>
    <w:rsid w:val="6257216C"/>
    <w:rsid w:val="62578588"/>
    <w:rsid w:val="626F928F"/>
    <w:rsid w:val="62829E3C"/>
    <w:rsid w:val="629F0B41"/>
    <w:rsid w:val="629F8403"/>
    <w:rsid w:val="62B2743E"/>
    <w:rsid w:val="62BA0277"/>
    <w:rsid w:val="62BD0504"/>
    <w:rsid w:val="62C42AEB"/>
    <w:rsid w:val="62E055B4"/>
    <w:rsid w:val="62EB4E07"/>
    <w:rsid w:val="631497EB"/>
    <w:rsid w:val="63162548"/>
    <w:rsid w:val="6318975F"/>
    <w:rsid w:val="631F92A5"/>
    <w:rsid w:val="638BEA9F"/>
    <w:rsid w:val="63A9D2C5"/>
    <w:rsid w:val="63ACB479"/>
    <w:rsid w:val="63B0214A"/>
    <w:rsid w:val="63DDE738"/>
    <w:rsid w:val="642189DD"/>
    <w:rsid w:val="6430A328"/>
    <w:rsid w:val="64409C2A"/>
    <w:rsid w:val="644BAC20"/>
    <w:rsid w:val="644FAEB9"/>
    <w:rsid w:val="6465279E"/>
    <w:rsid w:val="649B803A"/>
    <w:rsid w:val="64C434D5"/>
    <w:rsid w:val="64D469E3"/>
    <w:rsid w:val="64D5505D"/>
    <w:rsid w:val="64E24334"/>
    <w:rsid w:val="64EC4FE8"/>
    <w:rsid w:val="651F968A"/>
    <w:rsid w:val="653E18DE"/>
    <w:rsid w:val="6559911A"/>
    <w:rsid w:val="6572AECF"/>
    <w:rsid w:val="65773040"/>
    <w:rsid w:val="657A0725"/>
    <w:rsid w:val="65812F57"/>
    <w:rsid w:val="658F5321"/>
    <w:rsid w:val="65BF5D24"/>
    <w:rsid w:val="65C516D6"/>
    <w:rsid w:val="65CF928B"/>
    <w:rsid w:val="65D548C1"/>
    <w:rsid w:val="65E126F4"/>
    <w:rsid w:val="65EE74C9"/>
    <w:rsid w:val="65F13A50"/>
    <w:rsid w:val="6605CEBE"/>
    <w:rsid w:val="660AC964"/>
    <w:rsid w:val="66183E30"/>
    <w:rsid w:val="662DEED6"/>
    <w:rsid w:val="6673737B"/>
    <w:rsid w:val="66756CDD"/>
    <w:rsid w:val="6678AF36"/>
    <w:rsid w:val="667A625B"/>
    <w:rsid w:val="667DCC5D"/>
    <w:rsid w:val="66881AA0"/>
    <w:rsid w:val="668ADBF8"/>
    <w:rsid w:val="668E65AF"/>
    <w:rsid w:val="6693F578"/>
    <w:rsid w:val="6698715F"/>
    <w:rsid w:val="669CD399"/>
    <w:rsid w:val="66ABA1F0"/>
    <w:rsid w:val="66AC0419"/>
    <w:rsid w:val="66B089E0"/>
    <w:rsid w:val="66B444AF"/>
    <w:rsid w:val="66B818E0"/>
    <w:rsid w:val="66C75EC7"/>
    <w:rsid w:val="66DD63DA"/>
    <w:rsid w:val="66F85DB1"/>
    <w:rsid w:val="67025E5F"/>
    <w:rsid w:val="670EDC71"/>
    <w:rsid w:val="671A7255"/>
    <w:rsid w:val="672D300D"/>
    <w:rsid w:val="674EE382"/>
    <w:rsid w:val="675460BF"/>
    <w:rsid w:val="676E56FE"/>
    <w:rsid w:val="677A8724"/>
    <w:rsid w:val="678D2A63"/>
    <w:rsid w:val="678D5694"/>
    <w:rsid w:val="67AFE584"/>
    <w:rsid w:val="67D95D2D"/>
    <w:rsid w:val="67E0A308"/>
    <w:rsid w:val="67EB3106"/>
    <w:rsid w:val="67FCFE52"/>
    <w:rsid w:val="685464AD"/>
    <w:rsid w:val="686794E9"/>
    <w:rsid w:val="68A36D3E"/>
    <w:rsid w:val="68C175B9"/>
    <w:rsid w:val="68F70EEC"/>
    <w:rsid w:val="68F73C97"/>
    <w:rsid w:val="68F883BC"/>
    <w:rsid w:val="68FCA15D"/>
    <w:rsid w:val="691FD797"/>
    <w:rsid w:val="692B693B"/>
    <w:rsid w:val="693CB16C"/>
    <w:rsid w:val="6955B097"/>
    <w:rsid w:val="695D24F9"/>
    <w:rsid w:val="696D91AD"/>
    <w:rsid w:val="697B587E"/>
    <w:rsid w:val="6983A4EC"/>
    <w:rsid w:val="698EFBAA"/>
    <w:rsid w:val="699412FB"/>
    <w:rsid w:val="69BF08C5"/>
    <w:rsid w:val="69C72087"/>
    <w:rsid w:val="69F7552B"/>
    <w:rsid w:val="69FF2A82"/>
    <w:rsid w:val="6A3B0D02"/>
    <w:rsid w:val="6A3C168C"/>
    <w:rsid w:val="6A445664"/>
    <w:rsid w:val="6A46DACD"/>
    <w:rsid w:val="6A648E14"/>
    <w:rsid w:val="6A6F9AF8"/>
    <w:rsid w:val="6A71BB27"/>
    <w:rsid w:val="6A74363B"/>
    <w:rsid w:val="6A79476B"/>
    <w:rsid w:val="6AC13D19"/>
    <w:rsid w:val="6ACD3395"/>
    <w:rsid w:val="6AD238F6"/>
    <w:rsid w:val="6AF822BC"/>
    <w:rsid w:val="6B0FD64F"/>
    <w:rsid w:val="6B1DECEB"/>
    <w:rsid w:val="6B30B3A1"/>
    <w:rsid w:val="6B3614D0"/>
    <w:rsid w:val="6B6A8D6C"/>
    <w:rsid w:val="6B7F89FC"/>
    <w:rsid w:val="6BAC5FC6"/>
    <w:rsid w:val="6BAE740B"/>
    <w:rsid w:val="6BC0BD3A"/>
    <w:rsid w:val="6BDB3F3A"/>
    <w:rsid w:val="6C034B24"/>
    <w:rsid w:val="6C0ABD68"/>
    <w:rsid w:val="6C4CE6B7"/>
    <w:rsid w:val="6C598C33"/>
    <w:rsid w:val="6C5BBFCE"/>
    <w:rsid w:val="6C84D4B5"/>
    <w:rsid w:val="6CA12F68"/>
    <w:rsid w:val="6CD8320C"/>
    <w:rsid w:val="6CFCB616"/>
    <w:rsid w:val="6D02D918"/>
    <w:rsid w:val="6D0C03F1"/>
    <w:rsid w:val="6D20E627"/>
    <w:rsid w:val="6D41CD13"/>
    <w:rsid w:val="6D4411D5"/>
    <w:rsid w:val="6D4B5195"/>
    <w:rsid w:val="6D788967"/>
    <w:rsid w:val="6D957C55"/>
    <w:rsid w:val="6D9595B4"/>
    <w:rsid w:val="6DA76228"/>
    <w:rsid w:val="6DAC3F62"/>
    <w:rsid w:val="6DB1AA7B"/>
    <w:rsid w:val="6DB601D9"/>
    <w:rsid w:val="6DD55C0F"/>
    <w:rsid w:val="6E090BCF"/>
    <w:rsid w:val="6E194E9E"/>
    <w:rsid w:val="6E1AF844"/>
    <w:rsid w:val="6E2274A6"/>
    <w:rsid w:val="6E256A9D"/>
    <w:rsid w:val="6E574355"/>
    <w:rsid w:val="6E5BC744"/>
    <w:rsid w:val="6E67FB52"/>
    <w:rsid w:val="6E7393C6"/>
    <w:rsid w:val="6E797230"/>
    <w:rsid w:val="6E919CEB"/>
    <w:rsid w:val="6E96B2C0"/>
    <w:rsid w:val="6EC5FA15"/>
    <w:rsid w:val="6EC90E1B"/>
    <w:rsid w:val="6EDDACD7"/>
    <w:rsid w:val="6EDE48C3"/>
    <w:rsid w:val="6EE32676"/>
    <w:rsid w:val="6EE44499"/>
    <w:rsid w:val="6EEDE820"/>
    <w:rsid w:val="6EFBA2D8"/>
    <w:rsid w:val="6F0B888D"/>
    <w:rsid w:val="6F258F5D"/>
    <w:rsid w:val="6F317F4C"/>
    <w:rsid w:val="6F5AA137"/>
    <w:rsid w:val="6F785416"/>
    <w:rsid w:val="6F869CAB"/>
    <w:rsid w:val="6F8B300F"/>
    <w:rsid w:val="6F8DDC9E"/>
    <w:rsid w:val="6FA7EDD2"/>
    <w:rsid w:val="6FB0695E"/>
    <w:rsid w:val="6FF664B4"/>
    <w:rsid w:val="7004B6E9"/>
    <w:rsid w:val="7034FE0F"/>
    <w:rsid w:val="7040DC34"/>
    <w:rsid w:val="70454380"/>
    <w:rsid w:val="705B238B"/>
    <w:rsid w:val="705CEBAF"/>
    <w:rsid w:val="7083A2E4"/>
    <w:rsid w:val="7092358C"/>
    <w:rsid w:val="7096D3C7"/>
    <w:rsid w:val="70AB77C4"/>
    <w:rsid w:val="70B2CF3C"/>
    <w:rsid w:val="70BED7B9"/>
    <w:rsid w:val="70F9D0E8"/>
    <w:rsid w:val="70FA27AA"/>
    <w:rsid w:val="71195C85"/>
    <w:rsid w:val="712CD0A3"/>
    <w:rsid w:val="71337C31"/>
    <w:rsid w:val="7151F935"/>
    <w:rsid w:val="7165337B"/>
    <w:rsid w:val="717363E6"/>
    <w:rsid w:val="717A2B8D"/>
    <w:rsid w:val="718810EC"/>
    <w:rsid w:val="719C2889"/>
    <w:rsid w:val="71D75777"/>
    <w:rsid w:val="71F8F468"/>
    <w:rsid w:val="7207D553"/>
    <w:rsid w:val="720B9FD7"/>
    <w:rsid w:val="720EB0C3"/>
    <w:rsid w:val="72481E5A"/>
    <w:rsid w:val="724871BA"/>
    <w:rsid w:val="72514651"/>
    <w:rsid w:val="7258C3D7"/>
    <w:rsid w:val="72663EF1"/>
    <w:rsid w:val="72821B7C"/>
    <w:rsid w:val="72AC23DA"/>
    <w:rsid w:val="72C1653B"/>
    <w:rsid w:val="72DD1379"/>
    <w:rsid w:val="72F2AC57"/>
    <w:rsid w:val="72FB0A55"/>
    <w:rsid w:val="7324051B"/>
    <w:rsid w:val="7331FEFA"/>
    <w:rsid w:val="73606D70"/>
    <w:rsid w:val="736A3D44"/>
    <w:rsid w:val="7376AE78"/>
    <w:rsid w:val="7387F198"/>
    <w:rsid w:val="738A7CDB"/>
    <w:rsid w:val="738FD7CC"/>
    <w:rsid w:val="73B7554C"/>
    <w:rsid w:val="73BB353C"/>
    <w:rsid w:val="73BEADA6"/>
    <w:rsid w:val="73C12DAD"/>
    <w:rsid w:val="73C6C8FE"/>
    <w:rsid w:val="73E72FD3"/>
    <w:rsid w:val="73EEA4FC"/>
    <w:rsid w:val="73F025DF"/>
    <w:rsid w:val="73F0E431"/>
    <w:rsid w:val="73F49032"/>
    <w:rsid w:val="7407DFA9"/>
    <w:rsid w:val="741E98F3"/>
    <w:rsid w:val="7420D8E2"/>
    <w:rsid w:val="743FC2A0"/>
    <w:rsid w:val="743FCC8A"/>
    <w:rsid w:val="7442A414"/>
    <w:rsid w:val="7448CC8B"/>
    <w:rsid w:val="7467B8AE"/>
    <w:rsid w:val="746B16A2"/>
    <w:rsid w:val="746FD9E0"/>
    <w:rsid w:val="747DB214"/>
    <w:rsid w:val="74AB0C79"/>
    <w:rsid w:val="74BB58D7"/>
    <w:rsid w:val="74D4AEB1"/>
    <w:rsid w:val="74DE4E7E"/>
    <w:rsid w:val="751CC95F"/>
    <w:rsid w:val="752244C0"/>
    <w:rsid w:val="753F96FB"/>
    <w:rsid w:val="754AC7E3"/>
    <w:rsid w:val="754C073E"/>
    <w:rsid w:val="755122D8"/>
    <w:rsid w:val="75676D36"/>
    <w:rsid w:val="7570F09F"/>
    <w:rsid w:val="757F6732"/>
    <w:rsid w:val="75821F6C"/>
    <w:rsid w:val="75A95FFD"/>
    <w:rsid w:val="75C508BE"/>
    <w:rsid w:val="75FD1297"/>
    <w:rsid w:val="76008300"/>
    <w:rsid w:val="760A0C18"/>
    <w:rsid w:val="76103FB8"/>
    <w:rsid w:val="7623403B"/>
    <w:rsid w:val="7625E8E0"/>
    <w:rsid w:val="7638C1E8"/>
    <w:rsid w:val="763AA3CF"/>
    <w:rsid w:val="76457DE5"/>
    <w:rsid w:val="765F0107"/>
    <w:rsid w:val="7686BDF4"/>
    <w:rsid w:val="76C99B89"/>
    <w:rsid w:val="76E9EAB1"/>
    <w:rsid w:val="76F20823"/>
    <w:rsid w:val="770477A9"/>
    <w:rsid w:val="77110097"/>
    <w:rsid w:val="77192CE7"/>
    <w:rsid w:val="771D184B"/>
    <w:rsid w:val="771FA201"/>
    <w:rsid w:val="7759AA3E"/>
    <w:rsid w:val="7773BE72"/>
    <w:rsid w:val="778176CD"/>
    <w:rsid w:val="77937EE7"/>
    <w:rsid w:val="77951F90"/>
    <w:rsid w:val="7797888B"/>
    <w:rsid w:val="779F9795"/>
    <w:rsid w:val="77BA511D"/>
    <w:rsid w:val="77D7EA47"/>
    <w:rsid w:val="77DA46E8"/>
    <w:rsid w:val="77DB3745"/>
    <w:rsid w:val="77E03033"/>
    <w:rsid w:val="77E3230C"/>
    <w:rsid w:val="77F5779A"/>
    <w:rsid w:val="780FFFF5"/>
    <w:rsid w:val="781085A1"/>
    <w:rsid w:val="7820E06A"/>
    <w:rsid w:val="78212B22"/>
    <w:rsid w:val="7833B5ED"/>
    <w:rsid w:val="784AB2FB"/>
    <w:rsid w:val="78692AC3"/>
    <w:rsid w:val="786A2CB8"/>
    <w:rsid w:val="7875CB4A"/>
    <w:rsid w:val="7879DF4F"/>
    <w:rsid w:val="7883C95F"/>
    <w:rsid w:val="7885B5CB"/>
    <w:rsid w:val="78ABD3A4"/>
    <w:rsid w:val="78AD0626"/>
    <w:rsid w:val="78B03A82"/>
    <w:rsid w:val="78C81C68"/>
    <w:rsid w:val="78D38C36"/>
    <w:rsid w:val="78D9BFE0"/>
    <w:rsid w:val="78EADF4F"/>
    <w:rsid w:val="7936BB1F"/>
    <w:rsid w:val="793A65B7"/>
    <w:rsid w:val="7940060F"/>
    <w:rsid w:val="7940E89A"/>
    <w:rsid w:val="79440F92"/>
    <w:rsid w:val="794ADFB1"/>
    <w:rsid w:val="7960EA5A"/>
    <w:rsid w:val="79663585"/>
    <w:rsid w:val="79694353"/>
    <w:rsid w:val="79798844"/>
    <w:rsid w:val="79B3CAA4"/>
    <w:rsid w:val="79E7B96A"/>
    <w:rsid w:val="79F81B40"/>
    <w:rsid w:val="7A256C08"/>
    <w:rsid w:val="7A3C6883"/>
    <w:rsid w:val="7A51AA5F"/>
    <w:rsid w:val="7A6214E0"/>
    <w:rsid w:val="7A73CB10"/>
    <w:rsid w:val="7A8254A0"/>
    <w:rsid w:val="7A83928B"/>
    <w:rsid w:val="7AA951AE"/>
    <w:rsid w:val="7AB76D06"/>
    <w:rsid w:val="7ACB6173"/>
    <w:rsid w:val="7AD7CE78"/>
    <w:rsid w:val="7ADFB2BB"/>
    <w:rsid w:val="7AE2F734"/>
    <w:rsid w:val="7AE96FA1"/>
    <w:rsid w:val="7AEA6122"/>
    <w:rsid w:val="7AF386B7"/>
    <w:rsid w:val="7B00812D"/>
    <w:rsid w:val="7B0C43B2"/>
    <w:rsid w:val="7B166C7D"/>
    <w:rsid w:val="7B1D1CC4"/>
    <w:rsid w:val="7B214F78"/>
    <w:rsid w:val="7B2E1390"/>
    <w:rsid w:val="7B2FD564"/>
    <w:rsid w:val="7B49ED62"/>
    <w:rsid w:val="7B67B1A1"/>
    <w:rsid w:val="7B839063"/>
    <w:rsid w:val="7B96A398"/>
    <w:rsid w:val="7BA33D3B"/>
    <w:rsid w:val="7BAB2234"/>
    <w:rsid w:val="7BD05D5C"/>
    <w:rsid w:val="7BDEC777"/>
    <w:rsid w:val="7BDF56ED"/>
    <w:rsid w:val="7BE31523"/>
    <w:rsid w:val="7BECE9FC"/>
    <w:rsid w:val="7BFE8EAB"/>
    <w:rsid w:val="7C07329F"/>
    <w:rsid w:val="7C152A35"/>
    <w:rsid w:val="7C3C7405"/>
    <w:rsid w:val="7C3D4060"/>
    <w:rsid w:val="7C7C679B"/>
    <w:rsid w:val="7C998B71"/>
    <w:rsid w:val="7C9A7C68"/>
    <w:rsid w:val="7CAB9495"/>
    <w:rsid w:val="7CAC24B8"/>
    <w:rsid w:val="7CBA931A"/>
    <w:rsid w:val="7D009550"/>
    <w:rsid w:val="7D02A155"/>
    <w:rsid w:val="7D09D307"/>
    <w:rsid w:val="7D188822"/>
    <w:rsid w:val="7D199C25"/>
    <w:rsid w:val="7D24941B"/>
    <w:rsid w:val="7D33A660"/>
    <w:rsid w:val="7D34DC60"/>
    <w:rsid w:val="7D49ABAA"/>
    <w:rsid w:val="7D5D025F"/>
    <w:rsid w:val="7D5F1FCA"/>
    <w:rsid w:val="7D5FDDFD"/>
    <w:rsid w:val="7D9CD22E"/>
    <w:rsid w:val="7DB080B9"/>
    <w:rsid w:val="7DBAE71A"/>
    <w:rsid w:val="7DC172B4"/>
    <w:rsid w:val="7DDA4586"/>
    <w:rsid w:val="7DEB9FCB"/>
    <w:rsid w:val="7DEE4DEE"/>
    <w:rsid w:val="7E270BD7"/>
    <w:rsid w:val="7E5C70FA"/>
    <w:rsid w:val="7E70AA63"/>
    <w:rsid w:val="7E73E821"/>
    <w:rsid w:val="7E86F17F"/>
    <w:rsid w:val="7EADA20F"/>
    <w:rsid w:val="7EB29D64"/>
    <w:rsid w:val="7EC92C7D"/>
    <w:rsid w:val="7ED5B5F4"/>
    <w:rsid w:val="7EDC5476"/>
    <w:rsid w:val="7EE7B505"/>
    <w:rsid w:val="7EF64643"/>
    <w:rsid w:val="7F218365"/>
    <w:rsid w:val="7F228A3D"/>
    <w:rsid w:val="7F2B9058"/>
    <w:rsid w:val="7F2E39D7"/>
    <w:rsid w:val="7F4B033E"/>
    <w:rsid w:val="7F4F9C58"/>
    <w:rsid w:val="7F65D3B7"/>
    <w:rsid w:val="7F77CEED"/>
    <w:rsid w:val="7F7AC9A5"/>
    <w:rsid w:val="7F85F631"/>
    <w:rsid w:val="7F88E498"/>
    <w:rsid w:val="7FA0751D"/>
    <w:rsid w:val="7FD697D9"/>
    <w:rsid w:val="7FF5E505"/>
    <w:rsid w:val="7FF7A79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642B51"/>
  <w15:docId w15:val="{91ECDB4E-5472-4FF2-864F-83811DEBB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6B35"/>
    <w:rPr>
      <w:rFonts w:ascii="Aptos" w:hAnsi="Aptos"/>
      <w:sz w:val="24"/>
    </w:rPr>
  </w:style>
  <w:style w:type="paragraph" w:styleId="Heading1">
    <w:name w:val="heading 1"/>
    <w:basedOn w:val="Normal"/>
    <w:next w:val="Normal"/>
    <w:link w:val="Heading1Char"/>
    <w:uiPriority w:val="9"/>
    <w:qFormat/>
    <w:rsid w:val="00571BD3"/>
    <w:pPr>
      <w:keepNext/>
      <w:keepLines/>
      <w:numPr>
        <w:numId w:val="16"/>
      </w:numPr>
      <w:spacing w:before="240" w:after="0"/>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677B88"/>
    <w:pPr>
      <w:keepNext/>
      <w:keepLines/>
      <w:numPr>
        <w:ilvl w:val="1"/>
        <w:numId w:val="16"/>
      </w:numPr>
      <w:spacing w:before="40" w:after="0"/>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677B88"/>
    <w:pPr>
      <w:keepNext/>
      <w:keepLines/>
      <w:numPr>
        <w:ilvl w:val="2"/>
        <w:numId w:val="16"/>
      </w:numPr>
      <w:spacing w:before="40" w:after="0"/>
      <w:outlineLvl w:val="2"/>
    </w:pPr>
    <w:rPr>
      <w:rFonts w:eastAsiaTheme="majorEastAsia" w:cstheme="majorBidi"/>
      <w:color w:val="1F3763" w:themeColor="accent1" w:themeShade="7F"/>
      <w:szCs w:val="24"/>
    </w:rPr>
  </w:style>
  <w:style w:type="paragraph" w:styleId="Heading4">
    <w:name w:val="heading 4"/>
    <w:basedOn w:val="Normal"/>
    <w:next w:val="Normal"/>
    <w:link w:val="Heading4Char"/>
    <w:uiPriority w:val="9"/>
    <w:unhideWhenUsed/>
    <w:qFormat/>
    <w:rsid w:val="11699DBB"/>
    <w:pPr>
      <w:keepNext/>
      <w:keepLines/>
      <w:numPr>
        <w:ilvl w:val="3"/>
        <w:numId w:val="16"/>
      </w:numPr>
      <w:spacing w:before="80" w:after="40"/>
      <w:outlineLvl w:val="3"/>
    </w:pPr>
    <w:rPr>
      <w:rFonts w:eastAsiaTheme="minorEastAsia" w:cstheme="majorEastAsia"/>
      <w:i/>
      <w:iCs/>
      <w:color w:val="2F5496" w:themeColor="accent1" w:themeShade="BF"/>
    </w:rPr>
  </w:style>
  <w:style w:type="paragraph" w:styleId="Heading5">
    <w:name w:val="heading 5"/>
    <w:basedOn w:val="Normal"/>
    <w:next w:val="Normal"/>
    <w:link w:val="Heading5Char"/>
    <w:uiPriority w:val="9"/>
    <w:semiHidden/>
    <w:unhideWhenUsed/>
    <w:qFormat/>
    <w:rsid w:val="00721CD4"/>
    <w:pPr>
      <w:keepNext/>
      <w:keepLines/>
      <w:numPr>
        <w:ilvl w:val="4"/>
        <w:numId w:val="16"/>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21CD4"/>
    <w:pPr>
      <w:keepNext/>
      <w:keepLines/>
      <w:numPr>
        <w:ilvl w:val="5"/>
        <w:numId w:val="1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721CD4"/>
    <w:pPr>
      <w:keepNext/>
      <w:keepLines/>
      <w:numPr>
        <w:ilvl w:val="6"/>
        <w:numId w:val="1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721CD4"/>
    <w:pPr>
      <w:keepNext/>
      <w:keepLines/>
      <w:numPr>
        <w:ilvl w:val="7"/>
        <w:numId w:val="1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21CD4"/>
    <w:pPr>
      <w:keepNext/>
      <w:keepLines/>
      <w:numPr>
        <w:ilvl w:val="8"/>
        <w:numId w:val="1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605A"/>
    <w:rPr>
      <w:rFonts w:ascii="Aptos" w:eastAsiaTheme="majorEastAsia" w:hAnsi="Aptos" w:cstheme="majorBidi"/>
      <w:b/>
      <w:color w:val="000000" w:themeColor="text1"/>
      <w:sz w:val="32"/>
      <w:szCs w:val="32"/>
    </w:rPr>
  </w:style>
  <w:style w:type="character" w:customStyle="1" w:styleId="Heading2Char">
    <w:name w:val="Heading 2 Char"/>
    <w:basedOn w:val="DefaultParagraphFont"/>
    <w:link w:val="Heading2"/>
    <w:uiPriority w:val="9"/>
    <w:rsid w:val="0007605A"/>
    <w:rPr>
      <w:rFonts w:ascii="Aptos" w:eastAsiaTheme="majorEastAsia" w:hAnsi="Aptos" w:cstheme="majorBidi"/>
      <w:b/>
      <w:color w:val="000000" w:themeColor="text1"/>
      <w:sz w:val="28"/>
      <w:szCs w:val="26"/>
    </w:rPr>
  </w:style>
  <w:style w:type="character" w:customStyle="1" w:styleId="Heading3Char">
    <w:name w:val="Heading 3 Char"/>
    <w:basedOn w:val="DefaultParagraphFont"/>
    <w:link w:val="Heading3"/>
    <w:uiPriority w:val="9"/>
    <w:rsid w:val="005455BB"/>
    <w:rPr>
      <w:rFonts w:ascii="Aptos" w:eastAsiaTheme="majorEastAsia" w:hAnsi="Aptos" w:cstheme="majorBidi"/>
      <w:color w:val="1F3763" w:themeColor="accent1" w:themeShade="7F"/>
      <w:sz w:val="24"/>
      <w:szCs w:val="24"/>
    </w:rPr>
  </w:style>
  <w:style w:type="paragraph" w:styleId="NoSpacing">
    <w:name w:val="No Spacing"/>
    <w:link w:val="NoSpacingChar"/>
    <w:uiPriority w:val="1"/>
    <w:qFormat/>
    <w:rsid w:val="00A13A93"/>
    <w:pPr>
      <w:spacing w:after="0" w:line="240" w:lineRule="auto"/>
    </w:pPr>
    <w:rPr>
      <w:rFonts w:eastAsiaTheme="minorEastAsia"/>
    </w:rPr>
  </w:style>
  <w:style w:type="character" w:customStyle="1" w:styleId="NoSpacingChar">
    <w:name w:val="No Spacing Char"/>
    <w:basedOn w:val="DefaultParagraphFont"/>
    <w:link w:val="NoSpacing"/>
    <w:uiPriority w:val="1"/>
    <w:rsid w:val="00A13A93"/>
    <w:rPr>
      <w:rFonts w:eastAsiaTheme="minorEastAsia"/>
    </w:rPr>
  </w:style>
  <w:style w:type="paragraph" w:styleId="TOCHeading">
    <w:name w:val="TOC Heading"/>
    <w:basedOn w:val="Heading1"/>
    <w:next w:val="Normal"/>
    <w:uiPriority w:val="39"/>
    <w:unhideWhenUsed/>
    <w:qFormat/>
    <w:rsid w:val="004A70BB"/>
    <w:pPr>
      <w:outlineLvl w:val="9"/>
    </w:pPr>
  </w:style>
  <w:style w:type="paragraph" w:styleId="TOC1">
    <w:name w:val="toc 1"/>
    <w:basedOn w:val="Normal"/>
    <w:next w:val="Normal"/>
    <w:autoRedefine/>
    <w:uiPriority w:val="39"/>
    <w:unhideWhenUsed/>
    <w:rsid w:val="001A4A8D"/>
    <w:pPr>
      <w:tabs>
        <w:tab w:val="right" w:leader="dot" w:pos="9350"/>
      </w:tabs>
      <w:spacing w:after="100"/>
    </w:pPr>
  </w:style>
  <w:style w:type="paragraph" w:styleId="TOC2">
    <w:name w:val="toc 2"/>
    <w:basedOn w:val="Normal"/>
    <w:next w:val="Normal"/>
    <w:autoRedefine/>
    <w:uiPriority w:val="39"/>
    <w:unhideWhenUsed/>
    <w:rsid w:val="00165583"/>
    <w:pPr>
      <w:tabs>
        <w:tab w:val="right" w:leader="dot" w:pos="9350"/>
      </w:tabs>
      <w:spacing w:after="100"/>
      <w:ind w:left="220"/>
    </w:pPr>
  </w:style>
  <w:style w:type="paragraph" w:styleId="TOC3">
    <w:name w:val="toc 3"/>
    <w:basedOn w:val="Normal"/>
    <w:next w:val="Normal"/>
    <w:autoRedefine/>
    <w:uiPriority w:val="39"/>
    <w:unhideWhenUsed/>
    <w:rsid w:val="00FC26D5"/>
    <w:pPr>
      <w:tabs>
        <w:tab w:val="right" w:leader="dot" w:pos="9350"/>
      </w:tabs>
      <w:spacing w:after="100"/>
      <w:ind w:left="440"/>
    </w:pPr>
  </w:style>
  <w:style w:type="character" w:styleId="Hyperlink">
    <w:name w:val="Hyperlink"/>
    <w:basedOn w:val="DefaultParagraphFont"/>
    <w:uiPriority w:val="99"/>
    <w:unhideWhenUsed/>
    <w:rsid w:val="004A70BB"/>
    <w:rPr>
      <w:color w:val="0563C1" w:themeColor="hyperlink"/>
      <w:u w:val="single"/>
    </w:rPr>
  </w:style>
  <w:style w:type="paragraph" w:styleId="Header">
    <w:name w:val="header"/>
    <w:basedOn w:val="Normal"/>
    <w:link w:val="HeaderChar"/>
    <w:uiPriority w:val="99"/>
    <w:unhideWhenUsed/>
    <w:rsid w:val="007A31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31C4"/>
  </w:style>
  <w:style w:type="paragraph" w:styleId="Footer">
    <w:name w:val="footer"/>
    <w:basedOn w:val="Normal"/>
    <w:link w:val="FooterChar"/>
    <w:uiPriority w:val="99"/>
    <w:unhideWhenUsed/>
    <w:rsid w:val="007A31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31C4"/>
  </w:style>
  <w:style w:type="paragraph" w:styleId="CommentText">
    <w:name w:val="annotation text"/>
    <w:basedOn w:val="Normal"/>
    <w:link w:val="CommentTextChar"/>
    <w:uiPriority w:val="99"/>
    <w:unhideWhenUsed/>
    <w:rsid w:val="00AD120B"/>
    <w:pPr>
      <w:spacing w:line="240" w:lineRule="auto"/>
    </w:pPr>
    <w:rPr>
      <w:sz w:val="20"/>
      <w:szCs w:val="20"/>
    </w:rPr>
  </w:style>
  <w:style w:type="character" w:customStyle="1" w:styleId="CommentTextChar">
    <w:name w:val="Comment Text Char"/>
    <w:basedOn w:val="DefaultParagraphFont"/>
    <w:link w:val="CommentText"/>
    <w:uiPriority w:val="99"/>
    <w:rsid w:val="00AD120B"/>
    <w:rPr>
      <w:sz w:val="20"/>
      <w:szCs w:val="20"/>
    </w:rPr>
  </w:style>
  <w:style w:type="character" w:styleId="CommentReference">
    <w:name w:val="annotation reference"/>
    <w:basedOn w:val="DefaultParagraphFont"/>
    <w:uiPriority w:val="99"/>
    <w:semiHidden/>
    <w:unhideWhenUsed/>
    <w:rsid w:val="00AD120B"/>
    <w:rPr>
      <w:sz w:val="16"/>
      <w:szCs w:val="16"/>
    </w:rPr>
  </w:style>
  <w:style w:type="paragraph" w:styleId="CommentSubject">
    <w:name w:val="annotation subject"/>
    <w:basedOn w:val="CommentText"/>
    <w:next w:val="CommentText"/>
    <w:link w:val="CommentSubjectChar"/>
    <w:uiPriority w:val="99"/>
    <w:semiHidden/>
    <w:unhideWhenUsed/>
    <w:rsid w:val="00132915"/>
    <w:rPr>
      <w:b/>
      <w:bCs/>
    </w:rPr>
  </w:style>
  <w:style w:type="character" w:customStyle="1" w:styleId="CommentSubjectChar">
    <w:name w:val="Comment Subject Char"/>
    <w:basedOn w:val="CommentTextChar"/>
    <w:link w:val="CommentSubject"/>
    <w:uiPriority w:val="99"/>
    <w:semiHidden/>
    <w:rsid w:val="00132915"/>
    <w:rPr>
      <w:b/>
      <w:bCs/>
      <w:sz w:val="20"/>
      <w:szCs w:val="20"/>
    </w:rPr>
  </w:style>
  <w:style w:type="paragraph" w:styleId="ListParagraph">
    <w:name w:val="List Paragraph"/>
    <w:basedOn w:val="Normal"/>
    <w:uiPriority w:val="34"/>
    <w:qFormat/>
    <w:rsid w:val="005E7F0F"/>
    <w:pPr>
      <w:ind w:left="720"/>
      <w:contextualSpacing/>
    </w:pPr>
  </w:style>
  <w:style w:type="character" w:styleId="Mention">
    <w:name w:val="Mention"/>
    <w:basedOn w:val="DefaultParagraphFont"/>
    <w:uiPriority w:val="99"/>
    <w:unhideWhenUsed/>
    <w:rsid w:val="00F44A72"/>
    <w:rPr>
      <w:color w:val="2B579A"/>
      <w:shd w:val="clear" w:color="auto" w:fill="E1DFDD"/>
    </w:rPr>
  </w:style>
  <w:style w:type="table" w:styleId="TableGrid">
    <w:name w:val="Table Grid"/>
    <w:basedOn w:val="TableNormal"/>
    <w:uiPriority w:val="39"/>
    <w:rsid w:val="001C3F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A5223"/>
    <w:rPr>
      <w:rFonts w:ascii="Times New Roman" w:hAnsi="Times New Roman" w:cs="Times New Roman"/>
      <w:szCs w:val="24"/>
    </w:rPr>
  </w:style>
  <w:style w:type="character" w:customStyle="1" w:styleId="font91">
    <w:name w:val="font91"/>
    <w:basedOn w:val="DefaultParagraphFont"/>
    <w:rsid w:val="00E37FF7"/>
    <w:rPr>
      <w:rFonts w:ascii="Arial" w:hAnsi="Arial" w:cs="Arial" w:hint="default"/>
      <w:b/>
      <w:bCs/>
      <w:i w:val="0"/>
      <w:iCs w:val="0"/>
      <w:strike w:val="0"/>
      <w:dstrike w:val="0"/>
      <w:color w:val="FF0000"/>
      <w:sz w:val="22"/>
      <w:szCs w:val="22"/>
      <w:u w:val="none"/>
      <w:effect w:val="none"/>
    </w:rPr>
  </w:style>
  <w:style w:type="character" w:customStyle="1" w:styleId="font101">
    <w:name w:val="font101"/>
    <w:basedOn w:val="DefaultParagraphFont"/>
    <w:rsid w:val="00E37FF7"/>
    <w:rPr>
      <w:rFonts w:ascii="Arial" w:hAnsi="Arial" w:cs="Arial" w:hint="default"/>
      <w:b/>
      <w:bCs/>
      <w:i/>
      <w:iCs/>
      <w:strike w:val="0"/>
      <w:dstrike w:val="0"/>
      <w:color w:val="0E2841"/>
      <w:sz w:val="22"/>
      <w:szCs w:val="22"/>
      <w:u w:val="none"/>
      <w:effect w:val="none"/>
    </w:rPr>
  </w:style>
  <w:style w:type="character" w:styleId="Strong">
    <w:name w:val="Strong"/>
    <w:basedOn w:val="DefaultParagraphFont"/>
    <w:uiPriority w:val="22"/>
    <w:qFormat/>
    <w:rsid w:val="00DC5191"/>
    <w:rPr>
      <w:b/>
      <w:bCs/>
    </w:rPr>
  </w:style>
  <w:style w:type="paragraph" w:styleId="Revision">
    <w:name w:val="Revision"/>
    <w:hidden/>
    <w:uiPriority w:val="99"/>
    <w:semiHidden/>
    <w:rsid w:val="003863E4"/>
    <w:pPr>
      <w:spacing w:after="0" w:line="240" w:lineRule="auto"/>
    </w:pPr>
  </w:style>
  <w:style w:type="character" w:styleId="FollowedHyperlink">
    <w:name w:val="FollowedHyperlink"/>
    <w:basedOn w:val="DefaultParagraphFont"/>
    <w:uiPriority w:val="99"/>
    <w:semiHidden/>
    <w:unhideWhenUsed/>
    <w:rsid w:val="00712B2D"/>
    <w:rPr>
      <w:color w:val="800080"/>
      <w:u w:val="single"/>
    </w:rPr>
  </w:style>
  <w:style w:type="paragraph" w:customStyle="1" w:styleId="msonormal0">
    <w:name w:val="msonormal"/>
    <w:basedOn w:val="Normal"/>
    <w:rsid w:val="00712B2D"/>
    <w:pPr>
      <w:spacing w:before="100" w:beforeAutospacing="1" w:after="100" w:afterAutospacing="1" w:line="240" w:lineRule="auto"/>
    </w:pPr>
    <w:rPr>
      <w:rFonts w:ascii="Times New Roman" w:eastAsia="Times New Roman" w:hAnsi="Times New Roman" w:cs="Times New Roman"/>
      <w:szCs w:val="24"/>
    </w:rPr>
  </w:style>
  <w:style w:type="paragraph" w:customStyle="1" w:styleId="font5">
    <w:name w:val="font5"/>
    <w:basedOn w:val="Normal"/>
    <w:rsid w:val="00712B2D"/>
    <w:pPr>
      <w:spacing w:before="100" w:beforeAutospacing="1" w:after="100" w:afterAutospacing="1" w:line="240" w:lineRule="auto"/>
    </w:pPr>
    <w:rPr>
      <w:rFonts w:ascii="Arial" w:eastAsia="Times New Roman" w:hAnsi="Arial" w:cs="Arial"/>
      <w:color w:val="000000"/>
    </w:rPr>
  </w:style>
  <w:style w:type="paragraph" w:customStyle="1" w:styleId="font6">
    <w:name w:val="font6"/>
    <w:basedOn w:val="Normal"/>
    <w:rsid w:val="00712B2D"/>
    <w:pPr>
      <w:spacing w:before="100" w:beforeAutospacing="1" w:after="100" w:afterAutospacing="1" w:line="240" w:lineRule="auto"/>
    </w:pPr>
    <w:rPr>
      <w:rFonts w:ascii="Arial" w:eastAsia="Times New Roman" w:hAnsi="Arial" w:cs="Arial"/>
      <w:i/>
      <w:iCs/>
      <w:color w:val="000000"/>
    </w:rPr>
  </w:style>
  <w:style w:type="paragraph" w:customStyle="1" w:styleId="xl65">
    <w:name w:val="xl65"/>
    <w:basedOn w:val="Normal"/>
    <w:rsid w:val="00712B2D"/>
    <w:pPr>
      <w:shd w:val="clear" w:color="000000" w:fill="FFFFFF"/>
      <w:spacing w:before="100" w:beforeAutospacing="1" w:after="100" w:afterAutospacing="1" w:line="240" w:lineRule="auto"/>
    </w:pPr>
    <w:rPr>
      <w:rFonts w:ascii="Arial" w:eastAsia="Times New Roman" w:hAnsi="Arial" w:cs="Arial"/>
      <w:szCs w:val="24"/>
    </w:rPr>
  </w:style>
  <w:style w:type="paragraph" w:customStyle="1" w:styleId="xl66">
    <w:name w:val="xl66"/>
    <w:basedOn w:val="Normal"/>
    <w:rsid w:val="00712B2D"/>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szCs w:val="24"/>
    </w:rPr>
  </w:style>
  <w:style w:type="paragraph" w:customStyle="1" w:styleId="xl67">
    <w:name w:val="xl67"/>
    <w:basedOn w:val="Normal"/>
    <w:rsid w:val="00712B2D"/>
    <w:pPr>
      <w:shd w:val="clear" w:color="000000" w:fill="FFFFFF"/>
      <w:spacing w:before="100" w:beforeAutospacing="1" w:after="100" w:afterAutospacing="1" w:line="240" w:lineRule="auto"/>
    </w:pPr>
    <w:rPr>
      <w:rFonts w:ascii="Arial" w:eastAsia="Times New Roman" w:hAnsi="Arial" w:cs="Arial"/>
      <w:szCs w:val="24"/>
    </w:rPr>
  </w:style>
  <w:style w:type="paragraph" w:customStyle="1" w:styleId="xl68">
    <w:name w:val="xl68"/>
    <w:basedOn w:val="Normal"/>
    <w:rsid w:val="00712B2D"/>
    <w:pPr>
      <w:pBdr>
        <w:top w:val="single" w:sz="4" w:space="0" w:color="auto"/>
        <w:left w:val="single" w:sz="4" w:space="0" w:color="auto"/>
        <w:right w:val="single" w:sz="4" w:space="0" w:color="auto"/>
      </w:pBdr>
      <w:spacing w:before="100" w:beforeAutospacing="1" w:after="100" w:afterAutospacing="1" w:line="240" w:lineRule="auto"/>
      <w:textAlignment w:val="top"/>
    </w:pPr>
    <w:rPr>
      <w:rFonts w:ascii="Arial" w:eastAsia="Times New Roman" w:hAnsi="Arial" w:cs="Arial"/>
      <w:szCs w:val="24"/>
    </w:rPr>
  </w:style>
  <w:style w:type="paragraph" w:customStyle="1" w:styleId="xl69">
    <w:name w:val="xl69"/>
    <w:basedOn w:val="Normal"/>
    <w:rsid w:val="00712B2D"/>
    <w:pPr>
      <w:pBdr>
        <w:top w:val="single" w:sz="4" w:space="0" w:color="auto"/>
        <w:left w:val="single" w:sz="4" w:space="0" w:color="auto"/>
        <w:bottom w:val="single" w:sz="4" w:space="0" w:color="auto"/>
        <w:right w:val="single" w:sz="4" w:space="0" w:color="auto"/>
      </w:pBdr>
      <w:shd w:val="clear" w:color="000000" w:fill="D9E2EE"/>
      <w:spacing w:before="100" w:beforeAutospacing="1" w:after="100" w:afterAutospacing="1" w:line="240" w:lineRule="auto"/>
      <w:textAlignment w:val="center"/>
    </w:pPr>
    <w:rPr>
      <w:rFonts w:ascii="Arial" w:eastAsia="Times New Roman" w:hAnsi="Arial" w:cs="Arial"/>
      <w:b/>
      <w:bCs/>
      <w:szCs w:val="24"/>
    </w:rPr>
  </w:style>
  <w:style w:type="paragraph" w:customStyle="1" w:styleId="xl70">
    <w:name w:val="xl70"/>
    <w:basedOn w:val="Normal"/>
    <w:rsid w:val="00712B2D"/>
    <w:pPr>
      <w:pBdr>
        <w:top w:val="single" w:sz="4" w:space="0" w:color="auto"/>
        <w:left w:val="single" w:sz="4" w:space="0" w:color="auto"/>
        <w:bottom w:val="single" w:sz="4" w:space="0" w:color="auto"/>
      </w:pBdr>
      <w:shd w:val="clear" w:color="000000" w:fill="D9E2EE"/>
      <w:spacing w:before="100" w:beforeAutospacing="1" w:after="100" w:afterAutospacing="1" w:line="240" w:lineRule="auto"/>
      <w:textAlignment w:val="center"/>
    </w:pPr>
    <w:rPr>
      <w:rFonts w:ascii="Arial" w:eastAsia="Times New Roman" w:hAnsi="Arial" w:cs="Arial"/>
      <w:b/>
      <w:bCs/>
      <w:szCs w:val="24"/>
    </w:rPr>
  </w:style>
  <w:style w:type="paragraph" w:customStyle="1" w:styleId="xl71">
    <w:name w:val="xl71"/>
    <w:basedOn w:val="Normal"/>
    <w:rsid w:val="00712B2D"/>
    <w:pPr>
      <w:pBdr>
        <w:top w:val="single" w:sz="4" w:space="0" w:color="auto"/>
        <w:left w:val="single" w:sz="4" w:space="0" w:color="auto"/>
        <w:bottom w:val="single" w:sz="4" w:space="0" w:color="auto"/>
        <w:right w:val="single" w:sz="4" w:space="0" w:color="auto"/>
      </w:pBdr>
      <w:shd w:val="clear" w:color="000000" w:fill="D9E2EE"/>
      <w:spacing w:before="100" w:beforeAutospacing="1" w:after="100" w:afterAutospacing="1" w:line="240" w:lineRule="auto"/>
      <w:textAlignment w:val="center"/>
    </w:pPr>
    <w:rPr>
      <w:rFonts w:ascii="Arial" w:eastAsia="Times New Roman" w:hAnsi="Arial" w:cs="Arial"/>
      <w:b/>
      <w:bCs/>
      <w:szCs w:val="24"/>
    </w:rPr>
  </w:style>
  <w:style w:type="paragraph" w:customStyle="1" w:styleId="xl72">
    <w:name w:val="xl72"/>
    <w:basedOn w:val="Normal"/>
    <w:rsid w:val="00712B2D"/>
    <w:pPr>
      <w:pBdr>
        <w:left w:val="single" w:sz="4"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color w:val="000000"/>
      <w:szCs w:val="24"/>
    </w:rPr>
  </w:style>
  <w:style w:type="paragraph" w:customStyle="1" w:styleId="xl73">
    <w:name w:val="xl73"/>
    <w:basedOn w:val="Normal"/>
    <w:rsid w:val="00712B2D"/>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color w:val="000000"/>
      <w:szCs w:val="24"/>
    </w:rPr>
  </w:style>
  <w:style w:type="paragraph" w:customStyle="1" w:styleId="xl74">
    <w:name w:val="xl74"/>
    <w:basedOn w:val="Normal"/>
    <w:rsid w:val="00712B2D"/>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color w:val="000000"/>
      <w:szCs w:val="24"/>
    </w:rPr>
  </w:style>
  <w:style w:type="paragraph" w:customStyle="1" w:styleId="xl75">
    <w:name w:val="xl75"/>
    <w:basedOn w:val="Normal"/>
    <w:rsid w:val="00712B2D"/>
    <w:pPr>
      <w:pBdr>
        <w:top w:val="single" w:sz="4" w:space="0" w:color="auto"/>
        <w:left w:val="single" w:sz="4" w:space="0" w:color="auto"/>
        <w:right w:val="single" w:sz="4" w:space="0" w:color="auto"/>
      </w:pBdr>
      <w:spacing w:before="100" w:beforeAutospacing="1" w:after="100" w:afterAutospacing="1" w:line="240" w:lineRule="auto"/>
      <w:textAlignment w:val="top"/>
    </w:pPr>
    <w:rPr>
      <w:rFonts w:ascii="Arial" w:eastAsia="Times New Roman" w:hAnsi="Arial" w:cs="Arial"/>
      <w:color w:val="000000"/>
      <w:szCs w:val="24"/>
    </w:rPr>
  </w:style>
  <w:style w:type="paragraph" w:customStyle="1" w:styleId="xl76">
    <w:name w:val="xl76"/>
    <w:basedOn w:val="Normal"/>
    <w:rsid w:val="00712B2D"/>
    <w:pPr>
      <w:pBdr>
        <w:left w:val="single" w:sz="4"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b/>
      <w:bCs/>
      <w:szCs w:val="24"/>
    </w:rPr>
  </w:style>
  <w:style w:type="paragraph" w:customStyle="1" w:styleId="xl77">
    <w:name w:val="xl77"/>
    <w:basedOn w:val="Normal"/>
    <w:rsid w:val="00712B2D"/>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b/>
      <w:bCs/>
      <w:szCs w:val="24"/>
    </w:rPr>
  </w:style>
  <w:style w:type="paragraph" w:customStyle="1" w:styleId="xl78">
    <w:name w:val="xl78"/>
    <w:basedOn w:val="Normal"/>
    <w:rsid w:val="00712B2D"/>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szCs w:val="24"/>
    </w:rPr>
  </w:style>
  <w:style w:type="paragraph" w:customStyle="1" w:styleId="xl79">
    <w:name w:val="xl79"/>
    <w:basedOn w:val="Normal"/>
    <w:rsid w:val="00712B2D"/>
    <w:pPr>
      <w:pBdr>
        <w:top w:val="single" w:sz="4" w:space="0" w:color="auto"/>
        <w:left w:val="single" w:sz="4" w:space="0" w:color="auto"/>
        <w:right w:val="single" w:sz="4" w:space="0" w:color="auto"/>
      </w:pBdr>
      <w:spacing w:before="100" w:beforeAutospacing="1" w:after="100" w:afterAutospacing="1" w:line="240" w:lineRule="auto"/>
      <w:textAlignment w:val="top"/>
    </w:pPr>
    <w:rPr>
      <w:rFonts w:ascii="Arial" w:eastAsia="Times New Roman" w:hAnsi="Arial" w:cs="Arial"/>
      <w:szCs w:val="24"/>
    </w:rPr>
  </w:style>
  <w:style w:type="paragraph" w:customStyle="1" w:styleId="xl80">
    <w:name w:val="xl80"/>
    <w:basedOn w:val="Normal"/>
    <w:rsid w:val="00712B2D"/>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szCs w:val="24"/>
    </w:rPr>
  </w:style>
  <w:style w:type="paragraph" w:customStyle="1" w:styleId="xl81">
    <w:name w:val="xl81"/>
    <w:basedOn w:val="Normal"/>
    <w:rsid w:val="00712B2D"/>
    <w:pPr>
      <w:pBdr>
        <w:top w:val="single" w:sz="4" w:space="0" w:color="auto"/>
        <w:left w:val="single" w:sz="4" w:space="0" w:color="auto"/>
        <w:right w:val="single" w:sz="4" w:space="0" w:color="auto"/>
      </w:pBdr>
      <w:spacing w:before="100" w:beforeAutospacing="1" w:after="100" w:afterAutospacing="1" w:line="240" w:lineRule="auto"/>
      <w:textAlignment w:val="top"/>
    </w:pPr>
    <w:rPr>
      <w:rFonts w:ascii="Arial" w:eastAsia="Times New Roman" w:hAnsi="Arial" w:cs="Arial"/>
      <w:szCs w:val="24"/>
    </w:rPr>
  </w:style>
  <w:style w:type="paragraph" w:customStyle="1" w:styleId="xl82">
    <w:name w:val="xl82"/>
    <w:basedOn w:val="Normal"/>
    <w:rsid w:val="00712B2D"/>
    <w:pPr>
      <w:pBdr>
        <w:top w:val="single" w:sz="4" w:space="0" w:color="auto"/>
        <w:left w:val="single" w:sz="4" w:space="0" w:color="auto"/>
        <w:right w:val="single" w:sz="4" w:space="0" w:color="auto"/>
      </w:pBdr>
      <w:shd w:val="clear" w:color="000000" w:fill="D9E2EE"/>
      <w:spacing w:before="100" w:beforeAutospacing="1" w:after="100" w:afterAutospacing="1" w:line="240" w:lineRule="auto"/>
      <w:textAlignment w:val="center"/>
    </w:pPr>
    <w:rPr>
      <w:rFonts w:ascii="Arial" w:eastAsia="Times New Roman" w:hAnsi="Arial" w:cs="Arial"/>
      <w:b/>
      <w:bCs/>
      <w:szCs w:val="24"/>
    </w:rPr>
  </w:style>
  <w:style w:type="paragraph" w:customStyle="1" w:styleId="xl83">
    <w:name w:val="xl83"/>
    <w:basedOn w:val="Normal"/>
    <w:rsid w:val="00712B2D"/>
    <w:pPr>
      <w:pBdr>
        <w:left w:val="single" w:sz="4" w:space="0" w:color="auto"/>
        <w:right w:val="single" w:sz="4" w:space="0" w:color="auto"/>
      </w:pBdr>
      <w:shd w:val="clear" w:color="000000" w:fill="D9E2EE"/>
      <w:spacing w:before="100" w:beforeAutospacing="1" w:after="100" w:afterAutospacing="1" w:line="240" w:lineRule="auto"/>
      <w:textAlignment w:val="center"/>
    </w:pPr>
    <w:rPr>
      <w:rFonts w:ascii="Arial" w:eastAsia="Times New Roman" w:hAnsi="Arial" w:cs="Arial"/>
      <w:b/>
      <w:bCs/>
      <w:szCs w:val="24"/>
    </w:rPr>
  </w:style>
  <w:style w:type="paragraph" w:customStyle="1" w:styleId="xl84">
    <w:name w:val="xl84"/>
    <w:basedOn w:val="Normal"/>
    <w:rsid w:val="00712B2D"/>
    <w:pPr>
      <w:pBdr>
        <w:left w:val="single" w:sz="4" w:space="0" w:color="auto"/>
        <w:bottom w:val="single" w:sz="4" w:space="0" w:color="auto"/>
        <w:right w:val="single" w:sz="4" w:space="0" w:color="auto"/>
      </w:pBdr>
      <w:shd w:val="clear" w:color="000000" w:fill="D9E2EE"/>
      <w:spacing w:before="100" w:beforeAutospacing="1" w:after="100" w:afterAutospacing="1" w:line="240" w:lineRule="auto"/>
      <w:textAlignment w:val="center"/>
    </w:pPr>
    <w:rPr>
      <w:rFonts w:ascii="Arial" w:eastAsia="Times New Roman" w:hAnsi="Arial" w:cs="Arial"/>
      <w:b/>
      <w:bCs/>
      <w:szCs w:val="24"/>
    </w:rPr>
  </w:style>
  <w:style w:type="paragraph" w:customStyle="1" w:styleId="xl85">
    <w:name w:val="xl85"/>
    <w:basedOn w:val="Normal"/>
    <w:rsid w:val="00712B2D"/>
    <w:pPr>
      <w:pBdr>
        <w:left w:val="single" w:sz="4" w:space="0" w:color="auto"/>
        <w:right w:val="single" w:sz="4" w:space="0" w:color="auto"/>
      </w:pBdr>
      <w:shd w:val="clear" w:color="000000" w:fill="E3E4E5"/>
      <w:spacing w:before="100" w:beforeAutospacing="1" w:after="100" w:afterAutospacing="1" w:line="240" w:lineRule="auto"/>
      <w:jc w:val="center"/>
      <w:textAlignment w:val="top"/>
    </w:pPr>
    <w:rPr>
      <w:rFonts w:ascii="Arial" w:eastAsia="Times New Roman" w:hAnsi="Arial" w:cs="Arial"/>
      <w:szCs w:val="24"/>
    </w:rPr>
  </w:style>
  <w:style w:type="paragraph" w:customStyle="1" w:styleId="xl86">
    <w:name w:val="xl86"/>
    <w:basedOn w:val="Normal"/>
    <w:rsid w:val="00712B2D"/>
    <w:pPr>
      <w:pBdr>
        <w:left w:val="single" w:sz="4" w:space="0" w:color="auto"/>
        <w:bottom w:val="single" w:sz="4" w:space="0" w:color="auto"/>
        <w:right w:val="single" w:sz="4" w:space="0" w:color="auto"/>
      </w:pBdr>
      <w:shd w:val="clear" w:color="000000" w:fill="E3E4E5"/>
      <w:spacing w:before="100" w:beforeAutospacing="1" w:after="100" w:afterAutospacing="1" w:line="240" w:lineRule="auto"/>
      <w:jc w:val="center"/>
      <w:textAlignment w:val="top"/>
    </w:pPr>
    <w:rPr>
      <w:rFonts w:ascii="Arial" w:eastAsia="Times New Roman" w:hAnsi="Arial" w:cs="Arial"/>
      <w:szCs w:val="24"/>
    </w:rPr>
  </w:style>
  <w:style w:type="paragraph" w:customStyle="1" w:styleId="xl87">
    <w:name w:val="xl87"/>
    <w:basedOn w:val="Normal"/>
    <w:rsid w:val="00712B2D"/>
    <w:pPr>
      <w:pBdr>
        <w:top w:val="single" w:sz="4" w:space="0" w:color="auto"/>
        <w:left w:val="single" w:sz="4" w:space="0" w:color="auto"/>
      </w:pBdr>
      <w:shd w:val="clear" w:color="000000" w:fill="E3E4E5"/>
      <w:spacing w:before="100" w:beforeAutospacing="1" w:after="100" w:afterAutospacing="1" w:line="240" w:lineRule="auto"/>
      <w:jc w:val="center"/>
    </w:pPr>
    <w:rPr>
      <w:rFonts w:ascii="Arial" w:eastAsia="Times New Roman" w:hAnsi="Arial" w:cs="Arial"/>
      <w:szCs w:val="24"/>
    </w:rPr>
  </w:style>
  <w:style w:type="paragraph" w:customStyle="1" w:styleId="xl88">
    <w:name w:val="xl88"/>
    <w:basedOn w:val="Normal"/>
    <w:rsid w:val="00712B2D"/>
    <w:pPr>
      <w:pBdr>
        <w:top w:val="single" w:sz="4" w:space="0" w:color="auto"/>
      </w:pBdr>
      <w:shd w:val="clear" w:color="000000" w:fill="E3E4E5"/>
      <w:spacing w:before="100" w:beforeAutospacing="1" w:after="100" w:afterAutospacing="1" w:line="240" w:lineRule="auto"/>
      <w:jc w:val="center"/>
    </w:pPr>
    <w:rPr>
      <w:rFonts w:ascii="Arial" w:eastAsia="Times New Roman" w:hAnsi="Arial" w:cs="Arial"/>
      <w:szCs w:val="24"/>
    </w:rPr>
  </w:style>
  <w:style w:type="paragraph" w:customStyle="1" w:styleId="xl89">
    <w:name w:val="xl89"/>
    <w:basedOn w:val="Normal"/>
    <w:rsid w:val="00712B2D"/>
    <w:pPr>
      <w:pBdr>
        <w:top w:val="single" w:sz="4" w:space="0" w:color="auto"/>
        <w:right w:val="single" w:sz="4" w:space="0" w:color="auto"/>
      </w:pBdr>
      <w:shd w:val="clear" w:color="000000" w:fill="E3E4E5"/>
      <w:spacing w:before="100" w:beforeAutospacing="1" w:after="100" w:afterAutospacing="1" w:line="240" w:lineRule="auto"/>
      <w:jc w:val="center"/>
    </w:pPr>
    <w:rPr>
      <w:rFonts w:ascii="Arial" w:eastAsia="Times New Roman" w:hAnsi="Arial" w:cs="Arial"/>
      <w:szCs w:val="24"/>
    </w:rPr>
  </w:style>
  <w:style w:type="paragraph" w:customStyle="1" w:styleId="xl90">
    <w:name w:val="xl90"/>
    <w:basedOn w:val="Normal"/>
    <w:rsid w:val="00712B2D"/>
    <w:pPr>
      <w:pBdr>
        <w:left w:val="single" w:sz="4" w:space="0" w:color="auto"/>
      </w:pBdr>
      <w:shd w:val="clear" w:color="000000" w:fill="E3E4E5"/>
      <w:spacing w:before="100" w:beforeAutospacing="1" w:after="100" w:afterAutospacing="1" w:line="240" w:lineRule="auto"/>
      <w:jc w:val="center"/>
    </w:pPr>
    <w:rPr>
      <w:rFonts w:ascii="Arial" w:eastAsia="Times New Roman" w:hAnsi="Arial" w:cs="Arial"/>
      <w:szCs w:val="24"/>
    </w:rPr>
  </w:style>
  <w:style w:type="paragraph" w:customStyle="1" w:styleId="xl91">
    <w:name w:val="xl91"/>
    <w:basedOn w:val="Normal"/>
    <w:rsid w:val="00712B2D"/>
    <w:pPr>
      <w:shd w:val="clear" w:color="000000" w:fill="E3E4E5"/>
      <w:spacing w:before="100" w:beforeAutospacing="1" w:after="100" w:afterAutospacing="1" w:line="240" w:lineRule="auto"/>
      <w:jc w:val="center"/>
    </w:pPr>
    <w:rPr>
      <w:rFonts w:ascii="Arial" w:eastAsia="Times New Roman" w:hAnsi="Arial" w:cs="Arial"/>
      <w:szCs w:val="24"/>
    </w:rPr>
  </w:style>
  <w:style w:type="paragraph" w:customStyle="1" w:styleId="xl92">
    <w:name w:val="xl92"/>
    <w:basedOn w:val="Normal"/>
    <w:rsid w:val="00712B2D"/>
    <w:pPr>
      <w:pBdr>
        <w:right w:val="single" w:sz="4" w:space="0" w:color="auto"/>
      </w:pBdr>
      <w:shd w:val="clear" w:color="000000" w:fill="E3E4E5"/>
      <w:spacing w:before="100" w:beforeAutospacing="1" w:after="100" w:afterAutospacing="1" w:line="240" w:lineRule="auto"/>
      <w:jc w:val="center"/>
    </w:pPr>
    <w:rPr>
      <w:rFonts w:ascii="Arial" w:eastAsia="Times New Roman" w:hAnsi="Arial" w:cs="Arial"/>
      <w:szCs w:val="24"/>
    </w:rPr>
  </w:style>
  <w:style w:type="paragraph" w:customStyle="1" w:styleId="xl93">
    <w:name w:val="xl93"/>
    <w:basedOn w:val="Normal"/>
    <w:rsid w:val="00712B2D"/>
    <w:pPr>
      <w:pBdr>
        <w:top w:val="single" w:sz="4" w:space="0" w:color="auto"/>
        <w:left w:val="single" w:sz="4" w:space="0" w:color="auto"/>
        <w:bottom w:val="single" w:sz="4" w:space="0" w:color="auto"/>
      </w:pBdr>
      <w:shd w:val="clear" w:color="000000" w:fill="9DB3D3"/>
      <w:spacing w:before="100" w:beforeAutospacing="1" w:after="100" w:afterAutospacing="1" w:line="240" w:lineRule="auto"/>
      <w:textAlignment w:val="center"/>
    </w:pPr>
    <w:rPr>
      <w:rFonts w:ascii="Arial" w:eastAsia="Times New Roman" w:hAnsi="Arial" w:cs="Arial"/>
      <w:b/>
      <w:bCs/>
      <w:szCs w:val="24"/>
    </w:rPr>
  </w:style>
  <w:style w:type="paragraph" w:customStyle="1" w:styleId="xl94">
    <w:name w:val="xl94"/>
    <w:basedOn w:val="Normal"/>
    <w:rsid w:val="00712B2D"/>
    <w:pPr>
      <w:pBdr>
        <w:top w:val="single" w:sz="4" w:space="0" w:color="auto"/>
        <w:bottom w:val="single" w:sz="4" w:space="0" w:color="auto"/>
      </w:pBdr>
      <w:shd w:val="clear" w:color="000000" w:fill="9DB3D3"/>
      <w:spacing w:before="100" w:beforeAutospacing="1" w:after="100" w:afterAutospacing="1" w:line="240" w:lineRule="auto"/>
      <w:textAlignment w:val="center"/>
    </w:pPr>
    <w:rPr>
      <w:rFonts w:ascii="Arial" w:eastAsia="Times New Roman" w:hAnsi="Arial" w:cs="Arial"/>
      <w:b/>
      <w:bCs/>
      <w:szCs w:val="24"/>
    </w:rPr>
  </w:style>
  <w:style w:type="paragraph" w:customStyle="1" w:styleId="xl95">
    <w:name w:val="xl95"/>
    <w:basedOn w:val="Normal"/>
    <w:rsid w:val="00712B2D"/>
    <w:pPr>
      <w:pBdr>
        <w:top w:val="single" w:sz="4" w:space="0" w:color="auto"/>
        <w:bottom w:val="single" w:sz="4" w:space="0" w:color="auto"/>
        <w:right w:val="single" w:sz="4" w:space="0" w:color="auto"/>
      </w:pBdr>
      <w:shd w:val="clear" w:color="000000" w:fill="9DB3D3"/>
      <w:spacing w:before="100" w:beforeAutospacing="1" w:after="100" w:afterAutospacing="1" w:line="240" w:lineRule="auto"/>
      <w:textAlignment w:val="center"/>
    </w:pPr>
    <w:rPr>
      <w:rFonts w:ascii="Arial" w:eastAsia="Times New Roman" w:hAnsi="Arial" w:cs="Arial"/>
      <w:b/>
      <w:bCs/>
      <w:szCs w:val="24"/>
    </w:rPr>
  </w:style>
  <w:style w:type="paragraph" w:customStyle="1" w:styleId="xl96">
    <w:name w:val="xl96"/>
    <w:basedOn w:val="Normal"/>
    <w:rsid w:val="00712B2D"/>
    <w:pPr>
      <w:pBdr>
        <w:top w:val="single" w:sz="4" w:space="0" w:color="auto"/>
        <w:left w:val="single" w:sz="4" w:space="0" w:color="auto"/>
      </w:pBdr>
      <w:shd w:val="clear" w:color="000000" w:fill="D9E2EE"/>
      <w:spacing w:before="100" w:beforeAutospacing="1" w:after="100" w:afterAutospacing="1" w:line="240" w:lineRule="auto"/>
      <w:textAlignment w:val="center"/>
    </w:pPr>
    <w:rPr>
      <w:rFonts w:ascii="Arial" w:eastAsia="Times New Roman" w:hAnsi="Arial" w:cs="Arial"/>
      <w:b/>
      <w:bCs/>
      <w:szCs w:val="24"/>
    </w:rPr>
  </w:style>
  <w:style w:type="paragraph" w:customStyle="1" w:styleId="xl97">
    <w:name w:val="xl97"/>
    <w:basedOn w:val="Normal"/>
    <w:rsid w:val="00712B2D"/>
    <w:pPr>
      <w:pBdr>
        <w:left w:val="single" w:sz="4" w:space="0" w:color="auto"/>
      </w:pBdr>
      <w:shd w:val="clear" w:color="000000" w:fill="D9E2EE"/>
      <w:spacing w:before="100" w:beforeAutospacing="1" w:after="100" w:afterAutospacing="1" w:line="240" w:lineRule="auto"/>
      <w:textAlignment w:val="center"/>
    </w:pPr>
    <w:rPr>
      <w:rFonts w:ascii="Arial" w:eastAsia="Times New Roman" w:hAnsi="Arial" w:cs="Arial"/>
      <w:b/>
      <w:bCs/>
      <w:szCs w:val="24"/>
    </w:rPr>
  </w:style>
  <w:style w:type="paragraph" w:customStyle="1" w:styleId="xl98">
    <w:name w:val="xl98"/>
    <w:basedOn w:val="Normal"/>
    <w:rsid w:val="00712B2D"/>
    <w:pPr>
      <w:pBdr>
        <w:left w:val="single" w:sz="4" w:space="0" w:color="auto"/>
        <w:right w:val="single" w:sz="4" w:space="0" w:color="auto"/>
      </w:pBdr>
      <w:shd w:val="clear" w:color="000000" w:fill="D9E2EE"/>
      <w:spacing w:before="100" w:beforeAutospacing="1" w:after="100" w:afterAutospacing="1" w:line="240" w:lineRule="auto"/>
      <w:textAlignment w:val="center"/>
    </w:pPr>
    <w:rPr>
      <w:rFonts w:ascii="Arial" w:eastAsia="Times New Roman" w:hAnsi="Arial" w:cs="Arial"/>
      <w:b/>
      <w:bCs/>
      <w:szCs w:val="24"/>
    </w:rPr>
  </w:style>
  <w:style w:type="paragraph" w:customStyle="1" w:styleId="xl99">
    <w:name w:val="xl99"/>
    <w:basedOn w:val="Normal"/>
    <w:rsid w:val="00712B2D"/>
    <w:pPr>
      <w:pBdr>
        <w:left w:val="single" w:sz="4" w:space="0" w:color="auto"/>
        <w:bottom w:val="single" w:sz="4" w:space="0" w:color="auto"/>
        <w:right w:val="single" w:sz="4" w:space="0" w:color="auto"/>
      </w:pBdr>
      <w:shd w:val="clear" w:color="000000" w:fill="D9E2EE"/>
      <w:spacing w:before="100" w:beforeAutospacing="1" w:after="100" w:afterAutospacing="1" w:line="240" w:lineRule="auto"/>
      <w:textAlignment w:val="center"/>
    </w:pPr>
    <w:rPr>
      <w:rFonts w:ascii="Arial" w:eastAsia="Times New Roman" w:hAnsi="Arial" w:cs="Arial"/>
      <w:b/>
      <w:bCs/>
      <w:szCs w:val="24"/>
    </w:rPr>
  </w:style>
  <w:style w:type="paragraph" w:customStyle="1" w:styleId="xl100">
    <w:name w:val="xl100"/>
    <w:basedOn w:val="Normal"/>
    <w:rsid w:val="00712B2D"/>
    <w:pPr>
      <w:pBdr>
        <w:left w:val="single" w:sz="4" w:space="0" w:color="auto"/>
      </w:pBdr>
      <w:shd w:val="clear" w:color="000000" w:fill="E3E4E5"/>
      <w:spacing w:before="100" w:beforeAutospacing="1" w:after="100" w:afterAutospacing="1" w:line="240" w:lineRule="auto"/>
      <w:jc w:val="center"/>
      <w:textAlignment w:val="center"/>
    </w:pPr>
    <w:rPr>
      <w:rFonts w:ascii="Arial" w:eastAsia="Times New Roman" w:hAnsi="Arial" w:cs="Arial"/>
      <w:i/>
      <w:iCs/>
      <w:szCs w:val="24"/>
    </w:rPr>
  </w:style>
  <w:style w:type="paragraph" w:customStyle="1" w:styleId="xl101">
    <w:name w:val="xl101"/>
    <w:basedOn w:val="Normal"/>
    <w:rsid w:val="00712B2D"/>
    <w:pPr>
      <w:shd w:val="clear" w:color="000000" w:fill="E3E4E5"/>
      <w:spacing w:before="100" w:beforeAutospacing="1" w:after="100" w:afterAutospacing="1" w:line="240" w:lineRule="auto"/>
      <w:jc w:val="center"/>
      <w:textAlignment w:val="center"/>
    </w:pPr>
    <w:rPr>
      <w:rFonts w:ascii="Arial" w:eastAsia="Times New Roman" w:hAnsi="Arial" w:cs="Arial"/>
      <w:i/>
      <w:iCs/>
      <w:szCs w:val="24"/>
    </w:rPr>
  </w:style>
  <w:style w:type="paragraph" w:customStyle="1" w:styleId="xl102">
    <w:name w:val="xl102"/>
    <w:basedOn w:val="Normal"/>
    <w:rsid w:val="00712B2D"/>
    <w:pPr>
      <w:pBdr>
        <w:right w:val="single" w:sz="4" w:space="0" w:color="auto"/>
      </w:pBdr>
      <w:shd w:val="clear" w:color="000000" w:fill="E3E4E5"/>
      <w:spacing w:before="100" w:beforeAutospacing="1" w:after="100" w:afterAutospacing="1" w:line="240" w:lineRule="auto"/>
      <w:jc w:val="center"/>
      <w:textAlignment w:val="center"/>
    </w:pPr>
    <w:rPr>
      <w:rFonts w:ascii="Arial" w:eastAsia="Times New Roman" w:hAnsi="Arial" w:cs="Arial"/>
      <w:i/>
      <w:iCs/>
      <w:szCs w:val="24"/>
    </w:rPr>
  </w:style>
  <w:style w:type="paragraph" w:customStyle="1" w:styleId="xl103">
    <w:name w:val="xl103"/>
    <w:basedOn w:val="Normal"/>
    <w:rsid w:val="00712B2D"/>
    <w:pPr>
      <w:pBdr>
        <w:left w:val="single" w:sz="4" w:space="0" w:color="auto"/>
        <w:bottom w:val="single" w:sz="4" w:space="0" w:color="auto"/>
      </w:pBdr>
      <w:shd w:val="clear" w:color="000000" w:fill="E3E4E5"/>
      <w:spacing w:before="100" w:beforeAutospacing="1" w:after="100" w:afterAutospacing="1" w:line="240" w:lineRule="auto"/>
      <w:jc w:val="center"/>
      <w:textAlignment w:val="center"/>
    </w:pPr>
    <w:rPr>
      <w:rFonts w:ascii="Arial" w:eastAsia="Times New Roman" w:hAnsi="Arial" w:cs="Arial"/>
      <w:i/>
      <w:iCs/>
      <w:szCs w:val="24"/>
    </w:rPr>
  </w:style>
  <w:style w:type="paragraph" w:customStyle="1" w:styleId="xl104">
    <w:name w:val="xl104"/>
    <w:basedOn w:val="Normal"/>
    <w:rsid w:val="00712B2D"/>
    <w:pPr>
      <w:pBdr>
        <w:bottom w:val="single" w:sz="4" w:space="0" w:color="auto"/>
      </w:pBdr>
      <w:shd w:val="clear" w:color="000000" w:fill="E3E4E5"/>
      <w:spacing w:before="100" w:beforeAutospacing="1" w:after="100" w:afterAutospacing="1" w:line="240" w:lineRule="auto"/>
      <w:jc w:val="center"/>
      <w:textAlignment w:val="center"/>
    </w:pPr>
    <w:rPr>
      <w:rFonts w:ascii="Arial" w:eastAsia="Times New Roman" w:hAnsi="Arial" w:cs="Arial"/>
      <w:i/>
      <w:iCs/>
      <w:szCs w:val="24"/>
    </w:rPr>
  </w:style>
  <w:style w:type="paragraph" w:customStyle="1" w:styleId="xl105">
    <w:name w:val="xl105"/>
    <w:basedOn w:val="Normal"/>
    <w:rsid w:val="00712B2D"/>
    <w:pPr>
      <w:pBdr>
        <w:bottom w:val="single" w:sz="4" w:space="0" w:color="auto"/>
        <w:right w:val="single" w:sz="4" w:space="0" w:color="auto"/>
      </w:pBdr>
      <w:shd w:val="clear" w:color="000000" w:fill="E3E4E5"/>
      <w:spacing w:before="100" w:beforeAutospacing="1" w:after="100" w:afterAutospacing="1" w:line="240" w:lineRule="auto"/>
      <w:jc w:val="center"/>
      <w:textAlignment w:val="center"/>
    </w:pPr>
    <w:rPr>
      <w:rFonts w:ascii="Arial" w:eastAsia="Times New Roman" w:hAnsi="Arial" w:cs="Arial"/>
      <w:i/>
      <w:iCs/>
      <w:szCs w:val="24"/>
    </w:rPr>
  </w:style>
  <w:style w:type="paragraph" w:customStyle="1" w:styleId="xl106">
    <w:name w:val="xl106"/>
    <w:basedOn w:val="Normal"/>
    <w:rsid w:val="00712B2D"/>
    <w:pPr>
      <w:pBdr>
        <w:top w:val="single" w:sz="4" w:space="0" w:color="auto"/>
        <w:left w:val="single" w:sz="4" w:space="0" w:color="auto"/>
        <w:bottom w:val="single" w:sz="4" w:space="0" w:color="auto"/>
      </w:pBdr>
      <w:shd w:val="clear" w:color="000000" w:fill="4F74AE"/>
      <w:spacing w:before="100" w:beforeAutospacing="1" w:after="100" w:afterAutospacing="1" w:line="240" w:lineRule="auto"/>
      <w:textAlignment w:val="center"/>
    </w:pPr>
    <w:rPr>
      <w:rFonts w:ascii="Arial" w:eastAsia="Times New Roman" w:hAnsi="Arial" w:cs="Arial"/>
      <w:b/>
      <w:bCs/>
      <w:color w:val="FFFFFF"/>
      <w:sz w:val="32"/>
      <w:szCs w:val="32"/>
    </w:rPr>
  </w:style>
  <w:style w:type="paragraph" w:customStyle="1" w:styleId="xl107">
    <w:name w:val="xl107"/>
    <w:basedOn w:val="Normal"/>
    <w:rsid w:val="00712B2D"/>
    <w:pPr>
      <w:pBdr>
        <w:top w:val="single" w:sz="4" w:space="0" w:color="auto"/>
        <w:bottom w:val="single" w:sz="4" w:space="0" w:color="auto"/>
      </w:pBdr>
      <w:shd w:val="clear" w:color="000000" w:fill="4F74AE"/>
      <w:spacing w:before="100" w:beforeAutospacing="1" w:after="100" w:afterAutospacing="1" w:line="240" w:lineRule="auto"/>
      <w:textAlignment w:val="center"/>
    </w:pPr>
    <w:rPr>
      <w:rFonts w:ascii="Arial" w:eastAsia="Times New Roman" w:hAnsi="Arial" w:cs="Arial"/>
      <w:b/>
      <w:bCs/>
      <w:color w:val="FFFFFF"/>
      <w:sz w:val="32"/>
      <w:szCs w:val="32"/>
    </w:rPr>
  </w:style>
  <w:style w:type="paragraph" w:customStyle="1" w:styleId="xl108">
    <w:name w:val="xl108"/>
    <w:basedOn w:val="Normal"/>
    <w:rsid w:val="00712B2D"/>
    <w:pPr>
      <w:pBdr>
        <w:top w:val="single" w:sz="4" w:space="0" w:color="auto"/>
        <w:bottom w:val="single" w:sz="4" w:space="0" w:color="auto"/>
        <w:right w:val="single" w:sz="4" w:space="0" w:color="auto"/>
      </w:pBdr>
      <w:shd w:val="clear" w:color="000000" w:fill="4F74AE"/>
      <w:spacing w:before="100" w:beforeAutospacing="1" w:after="100" w:afterAutospacing="1" w:line="240" w:lineRule="auto"/>
      <w:textAlignment w:val="center"/>
    </w:pPr>
    <w:rPr>
      <w:rFonts w:ascii="Arial" w:eastAsia="Times New Roman" w:hAnsi="Arial" w:cs="Arial"/>
      <w:b/>
      <w:bCs/>
      <w:color w:val="FFFFFF"/>
      <w:sz w:val="32"/>
      <w:szCs w:val="32"/>
    </w:rPr>
  </w:style>
  <w:style w:type="paragraph" w:customStyle="1" w:styleId="xl109">
    <w:name w:val="xl109"/>
    <w:basedOn w:val="Normal"/>
    <w:rsid w:val="00712B2D"/>
    <w:pPr>
      <w:pBdr>
        <w:top w:val="single" w:sz="4" w:space="0" w:color="auto"/>
        <w:left w:val="single" w:sz="4" w:space="0" w:color="auto"/>
        <w:bottom w:val="single" w:sz="4" w:space="0" w:color="auto"/>
        <w:right w:val="single" w:sz="4" w:space="0" w:color="auto"/>
      </w:pBdr>
      <w:shd w:val="clear" w:color="000000" w:fill="9DB3D3"/>
      <w:spacing w:before="100" w:beforeAutospacing="1" w:after="100" w:afterAutospacing="1" w:line="240" w:lineRule="auto"/>
      <w:textAlignment w:val="center"/>
    </w:pPr>
    <w:rPr>
      <w:rFonts w:ascii="Arial" w:eastAsia="Times New Roman" w:hAnsi="Arial" w:cs="Arial"/>
      <w:b/>
      <w:bCs/>
      <w:szCs w:val="24"/>
    </w:rPr>
  </w:style>
  <w:style w:type="paragraph" w:customStyle="1" w:styleId="Default">
    <w:name w:val="Default"/>
    <w:rsid w:val="00E84DBD"/>
    <w:pPr>
      <w:autoSpaceDE w:val="0"/>
      <w:autoSpaceDN w:val="0"/>
      <w:adjustRightInd w:val="0"/>
      <w:spacing w:after="0" w:line="240" w:lineRule="auto"/>
    </w:pPr>
    <w:rPr>
      <w:rFonts w:ascii="HelveticaNeueLT Pro 65 Md" w:hAnsi="HelveticaNeueLT Pro 65 Md" w:cs="HelveticaNeueLT Pro 65 Md"/>
      <w:color w:val="000000"/>
      <w:sz w:val="24"/>
      <w:szCs w:val="24"/>
    </w:rPr>
  </w:style>
  <w:style w:type="character" w:customStyle="1" w:styleId="A6">
    <w:name w:val="A6"/>
    <w:uiPriority w:val="99"/>
    <w:rsid w:val="00E84DBD"/>
    <w:rPr>
      <w:rFonts w:cs="HelveticaNeueLT Pro 65 Md"/>
      <w:color w:val="000000"/>
      <w:sz w:val="20"/>
      <w:szCs w:val="20"/>
    </w:rPr>
  </w:style>
  <w:style w:type="paragraph" w:customStyle="1" w:styleId="Pa0">
    <w:name w:val="Pa0"/>
    <w:basedOn w:val="Default"/>
    <w:next w:val="Default"/>
    <w:uiPriority w:val="99"/>
    <w:rsid w:val="00041DE9"/>
    <w:pPr>
      <w:spacing w:line="221" w:lineRule="atLeast"/>
    </w:pPr>
    <w:rPr>
      <w:rFonts w:cstheme="minorBidi"/>
      <w:color w:val="auto"/>
    </w:rPr>
  </w:style>
  <w:style w:type="character" w:customStyle="1" w:styleId="A15">
    <w:name w:val="A15"/>
    <w:uiPriority w:val="99"/>
    <w:rsid w:val="00041DE9"/>
    <w:rPr>
      <w:rFonts w:cs="HelveticaNeueLT Pro 65 Md"/>
      <w:color w:val="000000"/>
      <w:sz w:val="18"/>
      <w:szCs w:val="18"/>
    </w:rPr>
  </w:style>
  <w:style w:type="character" w:customStyle="1" w:styleId="A13">
    <w:name w:val="A13"/>
    <w:uiPriority w:val="99"/>
    <w:rsid w:val="0093114E"/>
    <w:rPr>
      <w:rFonts w:cs="HelveticaNeueLT Pro 45 Lt"/>
      <w:color w:val="000000"/>
      <w:sz w:val="21"/>
      <w:szCs w:val="21"/>
    </w:rPr>
  </w:style>
  <w:style w:type="table" w:styleId="TableGridLight">
    <w:name w:val="Grid Table Light"/>
    <w:basedOn w:val="TableNormal"/>
    <w:uiPriority w:val="40"/>
    <w:rsid w:val="000B2B7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4728DD"/>
    <w:rPr>
      <w:color w:val="605E5C"/>
      <w:shd w:val="clear" w:color="auto" w:fill="E1DFDD"/>
    </w:rPr>
  </w:style>
  <w:style w:type="character" w:customStyle="1" w:styleId="Heading4Char">
    <w:name w:val="Heading 4 Char"/>
    <w:basedOn w:val="DefaultParagraphFont"/>
    <w:link w:val="Heading4"/>
    <w:uiPriority w:val="9"/>
    <w:rsid w:val="00FD1757"/>
    <w:rPr>
      <w:rFonts w:eastAsiaTheme="minorEastAsia" w:cstheme="majorEastAsia"/>
      <w:i/>
      <w:iCs/>
      <w:color w:val="2F5496" w:themeColor="accent1" w:themeShade="BF"/>
    </w:rPr>
  </w:style>
  <w:style w:type="character" w:customStyle="1" w:styleId="Heading5Char">
    <w:name w:val="Heading 5 Char"/>
    <w:basedOn w:val="DefaultParagraphFont"/>
    <w:link w:val="Heading5"/>
    <w:uiPriority w:val="9"/>
    <w:semiHidden/>
    <w:rsid w:val="00721CD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721CD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721CD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721CD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21CD4"/>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50264">
      <w:bodyDiv w:val="1"/>
      <w:marLeft w:val="0"/>
      <w:marRight w:val="0"/>
      <w:marTop w:val="0"/>
      <w:marBottom w:val="0"/>
      <w:divBdr>
        <w:top w:val="none" w:sz="0" w:space="0" w:color="auto"/>
        <w:left w:val="none" w:sz="0" w:space="0" w:color="auto"/>
        <w:bottom w:val="none" w:sz="0" w:space="0" w:color="auto"/>
        <w:right w:val="none" w:sz="0" w:space="0" w:color="auto"/>
      </w:divBdr>
    </w:div>
    <w:div w:id="32653710">
      <w:bodyDiv w:val="1"/>
      <w:marLeft w:val="0"/>
      <w:marRight w:val="0"/>
      <w:marTop w:val="0"/>
      <w:marBottom w:val="0"/>
      <w:divBdr>
        <w:top w:val="none" w:sz="0" w:space="0" w:color="auto"/>
        <w:left w:val="none" w:sz="0" w:space="0" w:color="auto"/>
        <w:bottom w:val="none" w:sz="0" w:space="0" w:color="auto"/>
        <w:right w:val="none" w:sz="0" w:space="0" w:color="auto"/>
      </w:divBdr>
    </w:div>
    <w:div w:id="56440719">
      <w:bodyDiv w:val="1"/>
      <w:marLeft w:val="0"/>
      <w:marRight w:val="0"/>
      <w:marTop w:val="0"/>
      <w:marBottom w:val="0"/>
      <w:divBdr>
        <w:top w:val="none" w:sz="0" w:space="0" w:color="auto"/>
        <w:left w:val="none" w:sz="0" w:space="0" w:color="auto"/>
        <w:bottom w:val="none" w:sz="0" w:space="0" w:color="auto"/>
        <w:right w:val="none" w:sz="0" w:space="0" w:color="auto"/>
      </w:divBdr>
    </w:div>
    <w:div w:id="74013686">
      <w:bodyDiv w:val="1"/>
      <w:marLeft w:val="0"/>
      <w:marRight w:val="0"/>
      <w:marTop w:val="0"/>
      <w:marBottom w:val="0"/>
      <w:divBdr>
        <w:top w:val="none" w:sz="0" w:space="0" w:color="auto"/>
        <w:left w:val="none" w:sz="0" w:space="0" w:color="auto"/>
        <w:bottom w:val="none" w:sz="0" w:space="0" w:color="auto"/>
        <w:right w:val="none" w:sz="0" w:space="0" w:color="auto"/>
      </w:divBdr>
    </w:div>
    <w:div w:id="104620604">
      <w:bodyDiv w:val="1"/>
      <w:marLeft w:val="0"/>
      <w:marRight w:val="0"/>
      <w:marTop w:val="0"/>
      <w:marBottom w:val="0"/>
      <w:divBdr>
        <w:top w:val="none" w:sz="0" w:space="0" w:color="auto"/>
        <w:left w:val="none" w:sz="0" w:space="0" w:color="auto"/>
        <w:bottom w:val="none" w:sz="0" w:space="0" w:color="auto"/>
        <w:right w:val="none" w:sz="0" w:space="0" w:color="auto"/>
      </w:divBdr>
    </w:div>
    <w:div w:id="112218311">
      <w:bodyDiv w:val="1"/>
      <w:marLeft w:val="0"/>
      <w:marRight w:val="0"/>
      <w:marTop w:val="0"/>
      <w:marBottom w:val="0"/>
      <w:divBdr>
        <w:top w:val="none" w:sz="0" w:space="0" w:color="auto"/>
        <w:left w:val="none" w:sz="0" w:space="0" w:color="auto"/>
        <w:bottom w:val="none" w:sz="0" w:space="0" w:color="auto"/>
        <w:right w:val="none" w:sz="0" w:space="0" w:color="auto"/>
      </w:divBdr>
    </w:div>
    <w:div w:id="118375009">
      <w:bodyDiv w:val="1"/>
      <w:marLeft w:val="0"/>
      <w:marRight w:val="0"/>
      <w:marTop w:val="0"/>
      <w:marBottom w:val="0"/>
      <w:divBdr>
        <w:top w:val="none" w:sz="0" w:space="0" w:color="auto"/>
        <w:left w:val="none" w:sz="0" w:space="0" w:color="auto"/>
        <w:bottom w:val="none" w:sz="0" w:space="0" w:color="auto"/>
        <w:right w:val="none" w:sz="0" w:space="0" w:color="auto"/>
      </w:divBdr>
    </w:div>
    <w:div w:id="124349817">
      <w:bodyDiv w:val="1"/>
      <w:marLeft w:val="0"/>
      <w:marRight w:val="0"/>
      <w:marTop w:val="0"/>
      <w:marBottom w:val="0"/>
      <w:divBdr>
        <w:top w:val="none" w:sz="0" w:space="0" w:color="auto"/>
        <w:left w:val="none" w:sz="0" w:space="0" w:color="auto"/>
        <w:bottom w:val="none" w:sz="0" w:space="0" w:color="auto"/>
        <w:right w:val="none" w:sz="0" w:space="0" w:color="auto"/>
      </w:divBdr>
    </w:div>
    <w:div w:id="156579793">
      <w:bodyDiv w:val="1"/>
      <w:marLeft w:val="0"/>
      <w:marRight w:val="0"/>
      <w:marTop w:val="0"/>
      <w:marBottom w:val="0"/>
      <w:divBdr>
        <w:top w:val="none" w:sz="0" w:space="0" w:color="auto"/>
        <w:left w:val="none" w:sz="0" w:space="0" w:color="auto"/>
        <w:bottom w:val="none" w:sz="0" w:space="0" w:color="auto"/>
        <w:right w:val="none" w:sz="0" w:space="0" w:color="auto"/>
      </w:divBdr>
    </w:div>
    <w:div w:id="166478467">
      <w:bodyDiv w:val="1"/>
      <w:marLeft w:val="0"/>
      <w:marRight w:val="0"/>
      <w:marTop w:val="0"/>
      <w:marBottom w:val="0"/>
      <w:divBdr>
        <w:top w:val="none" w:sz="0" w:space="0" w:color="auto"/>
        <w:left w:val="none" w:sz="0" w:space="0" w:color="auto"/>
        <w:bottom w:val="none" w:sz="0" w:space="0" w:color="auto"/>
        <w:right w:val="none" w:sz="0" w:space="0" w:color="auto"/>
      </w:divBdr>
    </w:div>
    <w:div w:id="205143846">
      <w:bodyDiv w:val="1"/>
      <w:marLeft w:val="0"/>
      <w:marRight w:val="0"/>
      <w:marTop w:val="0"/>
      <w:marBottom w:val="0"/>
      <w:divBdr>
        <w:top w:val="none" w:sz="0" w:space="0" w:color="auto"/>
        <w:left w:val="none" w:sz="0" w:space="0" w:color="auto"/>
        <w:bottom w:val="none" w:sz="0" w:space="0" w:color="auto"/>
        <w:right w:val="none" w:sz="0" w:space="0" w:color="auto"/>
      </w:divBdr>
    </w:div>
    <w:div w:id="235751831">
      <w:bodyDiv w:val="1"/>
      <w:marLeft w:val="0"/>
      <w:marRight w:val="0"/>
      <w:marTop w:val="0"/>
      <w:marBottom w:val="0"/>
      <w:divBdr>
        <w:top w:val="none" w:sz="0" w:space="0" w:color="auto"/>
        <w:left w:val="none" w:sz="0" w:space="0" w:color="auto"/>
        <w:bottom w:val="none" w:sz="0" w:space="0" w:color="auto"/>
        <w:right w:val="none" w:sz="0" w:space="0" w:color="auto"/>
      </w:divBdr>
    </w:div>
    <w:div w:id="284777884">
      <w:bodyDiv w:val="1"/>
      <w:marLeft w:val="0"/>
      <w:marRight w:val="0"/>
      <w:marTop w:val="0"/>
      <w:marBottom w:val="0"/>
      <w:divBdr>
        <w:top w:val="none" w:sz="0" w:space="0" w:color="auto"/>
        <w:left w:val="none" w:sz="0" w:space="0" w:color="auto"/>
        <w:bottom w:val="none" w:sz="0" w:space="0" w:color="auto"/>
        <w:right w:val="none" w:sz="0" w:space="0" w:color="auto"/>
      </w:divBdr>
    </w:div>
    <w:div w:id="285354516">
      <w:bodyDiv w:val="1"/>
      <w:marLeft w:val="0"/>
      <w:marRight w:val="0"/>
      <w:marTop w:val="0"/>
      <w:marBottom w:val="0"/>
      <w:divBdr>
        <w:top w:val="none" w:sz="0" w:space="0" w:color="auto"/>
        <w:left w:val="none" w:sz="0" w:space="0" w:color="auto"/>
        <w:bottom w:val="none" w:sz="0" w:space="0" w:color="auto"/>
        <w:right w:val="none" w:sz="0" w:space="0" w:color="auto"/>
      </w:divBdr>
    </w:div>
    <w:div w:id="319389367">
      <w:bodyDiv w:val="1"/>
      <w:marLeft w:val="0"/>
      <w:marRight w:val="0"/>
      <w:marTop w:val="0"/>
      <w:marBottom w:val="0"/>
      <w:divBdr>
        <w:top w:val="none" w:sz="0" w:space="0" w:color="auto"/>
        <w:left w:val="none" w:sz="0" w:space="0" w:color="auto"/>
        <w:bottom w:val="none" w:sz="0" w:space="0" w:color="auto"/>
        <w:right w:val="none" w:sz="0" w:space="0" w:color="auto"/>
      </w:divBdr>
    </w:div>
    <w:div w:id="337268867">
      <w:bodyDiv w:val="1"/>
      <w:marLeft w:val="0"/>
      <w:marRight w:val="0"/>
      <w:marTop w:val="0"/>
      <w:marBottom w:val="0"/>
      <w:divBdr>
        <w:top w:val="none" w:sz="0" w:space="0" w:color="auto"/>
        <w:left w:val="none" w:sz="0" w:space="0" w:color="auto"/>
        <w:bottom w:val="none" w:sz="0" w:space="0" w:color="auto"/>
        <w:right w:val="none" w:sz="0" w:space="0" w:color="auto"/>
      </w:divBdr>
    </w:div>
    <w:div w:id="357050915">
      <w:bodyDiv w:val="1"/>
      <w:marLeft w:val="0"/>
      <w:marRight w:val="0"/>
      <w:marTop w:val="0"/>
      <w:marBottom w:val="0"/>
      <w:divBdr>
        <w:top w:val="none" w:sz="0" w:space="0" w:color="auto"/>
        <w:left w:val="none" w:sz="0" w:space="0" w:color="auto"/>
        <w:bottom w:val="none" w:sz="0" w:space="0" w:color="auto"/>
        <w:right w:val="none" w:sz="0" w:space="0" w:color="auto"/>
      </w:divBdr>
    </w:div>
    <w:div w:id="387388410">
      <w:bodyDiv w:val="1"/>
      <w:marLeft w:val="0"/>
      <w:marRight w:val="0"/>
      <w:marTop w:val="0"/>
      <w:marBottom w:val="0"/>
      <w:divBdr>
        <w:top w:val="none" w:sz="0" w:space="0" w:color="auto"/>
        <w:left w:val="none" w:sz="0" w:space="0" w:color="auto"/>
        <w:bottom w:val="none" w:sz="0" w:space="0" w:color="auto"/>
        <w:right w:val="none" w:sz="0" w:space="0" w:color="auto"/>
      </w:divBdr>
    </w:div>
    <w:div w:id="401175629">
      <w:bodyDiv w:val="1"/>
      <w:marLeft w:val="0"/>
      <w:marRight w:val="0"/>
      <w:marTop w:val="0"/>
      <w:marBottom w:val="0"/>
      <w:divBdr>
        <w:top w:val="none" w:sz="0" w:space="0" w:color="auto"/>
        <w:left w:val="none" w:sz="0" w:space="0" w:color="auto"/>
        <w:bottom w:val="none" w:sz="0" w:space="0" w:color="auto"/>
        <w:right w:val="none" w:sz="0" w:space="0" w:color="auto"/>
      </w:divBdr>
    </w:div>
    <w:div w:id="427624314">
      <w:bodyDiv w:val="1"/>
      <w:marLeft w:val="0"/>
      <w:marRight w:val="0"/>
      <w:marTop w:val="0"/>
      <w:marBottom w:val="0"/>
      <w:divBdr>
        <w:top w:val="none" w:sz="0" w:space="0" w:color="auto"/>
        <w:left w:val="none" w:sz="0" w:space="0" w:color="auto"/>
        <w:bottom w:val="none" w:sz="0" w:space="0" w:color="auto"/>
        <w:right w:val="none" w:sz="0" w:space="0" w:color="auto"/>
      </w:divBdr>
    </w:div>
    <w:div w:id="455683800">
      <w:bodyDiv w:val="1"/>
      <w:marLeft w:val="0"/>
      <w:marRight w:val="0"/>
      <w:marTop w:val="0"/>
      <w:marBottom w:val="0"/>
      <w:divBdr>
        <w:top w:val="none" w:sz="0" w:space="0" w:color="auto"/>
        <w:left w:val="none" w:sz="0" w:space="0" w:color="auto"/>
        <w:bottom w:val="none" w:sz="0" w:space="0" w:color="auto"/>
        <w:right w:val="none" w:sz="0" w:space="0" w:color="auto"/>
      </w:divBdr>
    </w:div>
    <w:div w:id="488644236">
      <w:bodyDiv w:val="1"/>
      <w:marLeft w:val="0"/>
      <w:marRight w:val="0"/>
      <w:marTop w:val="0"/>
      <w:marBottom w:val="0"/>
      <w:divBdr>
        <w:top w:val="none" w:sz="0" w:space="0" w:color="auto"/>
        <w:left w:val="none" w:sz="0" w:space="0" w:color="auto"/>
        <w:bottom w:val="none" w:sz="0" w:space="0" w:color="auto"/>
        <w:right w:val="none" w:sz="0" w:space="0" w:color="auto"/>
      </w:divBdr>
    </w:div>
    <w:div w:id="516046765">
      <w:bodyDiv w:val="1"/>
      <w:marLeft w:val="0"/>
      <w:marRight w:val="0"/>
      <w:marTop w:val="0"/>
      <w:marBottom w:val="0"/>
      <w:divBdr>
        <w:top w:val="none" w:sz="0" w:space="0" w:color="auto"/>
        <w:left w:val="none" w:sz="0" w:space="0" w:color="auto"/>
        <w:bottom w:val="none" w:sz="0" w:space="0" w:color="auto"/>
        <w:right w:val="none" w:sz="0" w:space="0" w:color="auto"/>
      </w:divBdr>
    </w:div>
    <w:div w:id="552086221">
      <w:bodyDiv w:val="1"/>
      <w:marLeft w:val="0"/>
      <w:marRight w:val="0"/>
      <w:marTop w:val="0"/>
      <w:marBottom w:val="0"/>
      <w:divBdr>
        <w:top w:val="none" w:sz="0" w:space="0" w:color="auto"/>
        <w:left w:val="none" w:sz="0" w:space="0" w:color="auto"/>
        <w:bottom w:val="none" w:sz="0" w:space="0" w:color="auto"/>
        <w:right w:val="none" w:sz="0" w:space="0" w:color="auto"/>
      </w:divBdr>
    </w:div>
    <w:div w:id="560142349">
      <w:bodyDiv w:val="1"/>
      <w:marLeft w:val="0"/>
      <w:marRight w:val="0"/>
      <w:marTop w:val="0"/>
      <w:marBottom w:val="0"/>
      <w:divBdr>
        <w:top w:val="none" w:sz="0" w:space="0" w:color="auto"/>
        <w:left w:val="none" w:sz="0" w:space="0" w:color="auto"/>
        <w:bottom w:val="none" w:sz="0" w:space="0" w:color="auto"/>
        <w:right w:val="none" w:sz="0" w:space="0" w:color="auto"/>
      </w:divBdr>
    </w:div>
    <w:div w:id="561404432">
      <w:bodyDiv w:val="1"/>
      <w:marLeft w:val="0"/>
      <w:marRight w:val="0"/>
      <w:marTop w:val="0"/>
      <w:marBottom w:val="0"/>
      <w:divBdr>
        <w:top w:val="none" w:sz="0" w:space="0" w:color="auto"/>
        <w:left w:val="none" w:sz="0" w:space="0" w:color="auto"/>
        <w:bottom w:val="none" w:sz="0" w:space="0" w:color="auto"/>
        <w:right w:val="none" w:sz="0" w:space="0" w:color="auto"/>
      </w:divBdr>
    </w:div>
    <w:div w:id="576669871">
      <w:bodyDiv w:val="1"/>
      <w:marLeft w:val="0"/>
      <w:marRight w:val="0"/>
      <w:marTop w:val="0"/>
      <w:marBottom w:val="0"/>
      <w:divBdr>
        <w:top w:val="none" w:sz="0" w:space="0" w:color="auto"/>
        <w:left w:val="none" w:sz="0" w:space="0" w:color="auto"/>
        <w:bottom w:val="none" w:sz="0" w:space="0" w:color="auto"/>
        <w:right w:val="none" w:sz="0" w:space="0" w:color="auto"/>
      </w:divBdr>
    </w:div>
    <w:div w:id="607856742">
      <w:bodyDiv w:val="1"/>
      <w:marLeft w:val="0"/>
      <w:marRight w:val="0"/>
      <w:marTop w:val="0"/>
      <w:marBottom w:val="0"/>
      <w:divBdr>
        <w:top w:val="none" w:sz="0" w:space="0" w:color="auto"/>
        <w:left w:val="none" w:sz="0" w:space="0" w:color="auto"/>
        <w:bottom w:val="none" w:sz="0" w:space="0" w:color="auto"/>
        <w:right w:val="none" w:sz="0" w:space="0" w:color="auto"/>
      </w:divBdr>
    </w:div>
    <w:div w:id="659577224">
      <w:bodyDiv w:val="1"/>
      <w:marLeft w:val="0"/>
      <w:marRight w:val="0"/>
      <w:marTop w:val="0"/>
      <w:marBottom w:val="0"/>
      <w:divBdr>
        <w:top w:val="none" w:sz="0" w:space="0" w:color="auto"/>
        <w:left w:val="none" w:sz="0" w:space="0" w:color="auto"/>
        <w:bottom w:val="none" w:sz="0" w:space="0" w:color="auto"/>
        <w:right w:val="none" w:sz="0" w:space="0" w:color="auto"/>
      </w:divBdr>
    </w:div>
    <w:div w:id="689450412">
      <w:bodyDiv w:val="1"/>
      <w:marLeft w:val="0"/>
      <w:marRight w:val="0"/>
      <w:marTop w:val="0"/>
      <w:marBottom w:val="0"/>
      <w:divBdr>
        <w:top w:val="none" w:sz="0" w:space="0" w:color="auto"/>
        <w:left w:val="none" w:sz="0" w:space="0" w:color="auto"/>
        <w:bottom w:val="none" w:sz="0" w:space="0" w:color="auto"/>
        <w:right w:val="none" w:sz="0" w:space="0" w:color="auto"/>
      </w:divBdr>
    </w:div>
    <w:div w:id="690496917">
      <w:bodyDiv w:val="1"/>
      <w:marLeft w:val="0"/>
      <w:marRight w:val="0"/>
      <w:marTop w:val="0"/>
      <w:marBottom w:val="0"/>
      <w:divBdr>
        <w:top w:val="none" w:sz="0" w:space="0" w:color="auto"/>
        <w:left w:val="none" w:sz="0" w:space="0" w:color="auto"/>
        <w:bottom w:val="none" w:sz="0" w:space="0" w:color="auto"/>
        <w:right w:val="none" w:sz="0" w:space="0" w:color="auto"/>
      </w:divBdr>
    </w:div>
    <w:div w:id="694765733">
      <w:bodyDiv w:val="1"/>
      <w:marLeft w:val="0"/>
      <w:marRight w:val="0"/>
      <w:marTop w:val="0"/>
      <w:marBottom w:val="0"/>
      <w:divBdr>
        <w:top w:val="none" w:sz="0" w:space="0" w:color="auto"/>
        <w:left w:val="none" w:sz="0" w:space="0" w:color="auto"/>
        <w:bottom w:val="none" w:sz="0" w:space="0" w:color="auto"/>
        <w:right w:val="none" w:sz="0" w:space="0" w:color="auto"/>
      </w:divBdr>
    </w:div>
    <w:div w:id="697707391">
      <w:bodyDiv w:val="1"/>
      <w:marLeft w:val="0"/>
      <w:marRight w:val="0"/>
      <w:marTop w:val="0"/>
      <w:marBottom w:val="0"/>
      <w:divBdr>
        <w:top w:val="none" w:sz="0" w:space="0" w:color="auto"/>
        <w:left w:val="none" w:sz="0" w:space="0" w:color="auto"/>
        <w:bottom w:val="none" w:sz="0" w:space="0" w:color="auto"/>
        <w:right w:val="none" w:sz="0" w:space="0" w:color="auto"/>
      </w:divBdr>
    </w:div>
    <w:div w:id="709301390">
      <w:bodyDiv w:val="1"/>
      <w:marLeft w:val="0"/>
      <w:marRight w:val="0"/>
      <w:marTop w:val="0"/>
      <w:marBottom w:val="0"/>
      <w:divBdr>
        <w:top w:val="none" w:sz="0" w:space="0" w:color="auto"/>
        <w:left w:val="none" w:sz="0" w:space="0" w:color="auto"/>
        <w:bottom w:val="none" w:sz="0" w:space="0" w:color="auto"/>
        <w:right w:val="none" w:sz="0" w:space="0" w:color="auto"/>
      </w:divBdr>
    </w:div>
    <w:div w:id="743993108">
      <w:bodyDiv w:val="1"/>
      <w:marLeft w:val="0"/>
      <w:marRight w:val="0"/>
      <w:marTop w:val="0"/>
      <w:marBottom w:val="0"/>
      <w:divBdr>
        <w:top w:val="none" w:sz="0" w:space="0" w:color="auto"/>
        <w:left w:val="none" w:sz="0" w:space="0" w:color="auto"/>
        <w:bottom w:val="none" w:sz="0" w:space="0" w:color="auto"/>
        <w:right w:val="none" w:sz="0" w:space="0" w:color="auto"/>
      </w:divBdr>
    </w:div>
    <w:div w:id="770777948">
      <w:bodyDiv w:val="1"/>
      <w:marLeft w:val="0"/>
      <w:marRight w:val="0"/>
      <w:marTop w:val="0"/>
      <w:marBottom w:val="0"/>
      <w:divBdr>
        <w:top w:val="none" w:sz="0" w:space="0" w:color="auto"/>
        <w:left w:val="none" w:sz="0" w:space="0" w:color="auto"/>
        <w:bottom w:val="none" w:sz="0" w:space="0" w:color="auto"/>
        <w:right w:val="none" w:sz="0" w:space="0" w:color="auto"/>
      </w:divBdr>
    </w:div>
    <w:div w:id="804858130">
      <w:bodyDiv w:val="1"/>
      <w:marLeft w:val="0"/>
      <w:marRight w:val="0"/>
      <w:marTop w:val="0"/>
      <w:marBottom w:val="0"/>
      <w:divBdr>
        <w:top w:val="none" w:sz="0" w:space="0" w:color="auto"/>
        <w:left w:val="none" w:sz="0" w:space="0" w:color="auto"/>
        <w:bottom w:val="none" w:sz="0" w:space="0" w:color="auto"/>
        <w:right w:val="none" w:sz="0" w:space="0" w:color="auto"/>
      </w:divBdr>
    </w:div>
    <w:div w:id="822310541">
      <w:bodyDiv w:val="1"/>
      <w:marLeft w:val="0"/>
      <w:marRight w:val="0"/>
      <w:marTop w:val="0"/>
      <w:marBottom w:val="0"/>
      <w:divBdr>
        <w:top w:val="none" w:sz="0" w:space="0" w:color="auto"/>
        <w:left w:val="none" w:sz="0" w:space="0" w:color="auto"/>
        <w:bottom w:val="none" w:sz="0" w:space="0" w:color="auto"/>
        <w:right w:val="none" w:sz="0" w:space="0" w:color="auto"/>
      </w:divBdr>
    </w:div>
    <w:div w:id="824902782">
      <w:bodyDiv w:val="1"/>
      <w:marLeft w:val="0"/>
      <w:marRight w:val="0"/>
      <w:marTop w:val="0"/>
      <w:marBottom w:val="0"/>
      <w:divBdr>
        <w:top w:val="none" w:sz="0" w:space="0" w:color="auto"/>
        <w:left w:val="none" w:sz="0" w:space="0" w:color="auto"/>
        <w:bottom w:val="none" w:sz="0" w:space="0" w:color="auto"/>
        <w:right w:val="none" w:sz="0" w:space="0" w:color="auto"/>
      </w:divBdr>
    </w:div>
    <w:div w:id="828835974">
      <w:bodyDiv w:val="1"/>
      <w:marLeft w:val="0"/>
      <w:marRight w:val="0"/>
      <w:marTop w:val="0"/>
      <w:marBottom w:val="0"/>
      <w:divBdr>
        <w:top w:val="none" w:sz="0" w:space="0" w:color="auto"/>
        <w:left w:val="none" w:sz="0" w:space="0" w:color="auto"/>
        <w:bottom w:val="none" w:sz="0" w:space="0" w:color="auto"/>
        <w:right w:val="none" w:sz="0" w:space="0" w:color="auto"/>
      </w:divBdr>
    </w:div>
    <w:div w:id="894314674">
      <w:bodyDiv w:val="1"/>
      <w:marLeft w:val="0"/>
      <w:marRight w:val="0"/>
      <w:marTop w:val="0"/>
      <w:marBottom w:val="0"/>
      <w:divBdr>
        <w:top w:val="none" w:sz="0" w:space="0" w:color="auto"/>
        <w:left w:val="none" w:sz="0" w:space="0" w:color="auto"/>
        <w:bottom w:val="none" w:sz="0" w:space="0" w:color="auto"/>
        <w:right w:val="none" w:sz="0" w:space="0" w:color="auto"/>
      </w:divBdr>
    </w:div>
    <w:div w:id="898714646">
      <w:bodyDiv w:val="1"/>
      <w:marLeft w:val="0"/>
      <w:marRight w:val="0"/>
      <w:marTop w:val="0"/>
      <w:marBottom w:val="0"/>
      <w:divBdr>
        <w:top w:val="none" w:sz="0" w:space="0" w:color="auto"/>
        <w:left w:val="none" w:sz="0" w:space="0" w:color="auto"/>
        <w:bottom w:val="none" w:sz="0" w:space="0" w:color="auto"/>
        <w:right w:val="none" w:sz="0" w:space="0" w:color="auto"/>
      </w:divBdr>
    </w:div>
    <w:div w:id="904530580">
      <w:bodyDiv w:val="1"/>
      <w:marLeft w:val="0"/>
      <w:marRight w:val="0"/>
      <w:marTop w:val="0"/>
      <w:marBottom w:val="0"/>
      <w:divBdr>
        <w:top w:val="none" w:sz="0" w:space="0" w:color="auto"/>
        <w:left w:val="none" w:sz="0" w:space="0" w:color="auto"/>
        <w:bottom w:val="none" w:sz="0" w:space="0" w:color="auto"/>
        <w:right w:val="none" w:sz="0" w:space="0" w:color="auto"/>
      </w:divBdr>
    </w:div>
    <w:div w:id="910232940">
      <w:bodyDiv w:val="1"/>
      <w:marLeft w:val="0"/>
      <w:marRight w:val="0"/>
      <w:marTop w:val="0"/>
      <w:marBottom w:val="0"/>
      <w:divBdr>
        <w:top w:val="none" w:sz="0" w:space="0" w:color="auto"/>
        <w:left w:val="none" w:sz="0" w:space="0" w:color="auto"/>
        <w:bottom w:val="none" w:sz="0" w:space="0" w:color="auto"/>
        <w:right w:val="none" w:sz="0" w:space="0" w:color="auto"/>
      </w:divBdr>
    </w:div>
    <w:div w:id="920410840">
      <w:bodyDiv w:val="1"/>
      <w:marLeft w:val="0"/>
      <w:marRight w:val="0"/>
      <w:marTop w:val="0"/>
      <w:marBottom w:val="0"/>
      <w:divBdr>
        <w:top w:val="none" w:sz="0" w:space="0" w:color="auto"/>
        <w:left w:val="none" w:sz="0" w:space="0" w:color="auto"/>
        <w:bottom w:val="none" w:sz="0" w:space="0" w:color="auto"/>
        <w:right w:val="none" w:sz="0" w:space="0" w:color="auto"/>
      </w:divBdr>
    </w:div>
    <w:div w:id="939529685">
      <w:bodyDiv w:val="1"/>
      <w:marLeft w:val="0"/>
      <w:marRight w:val="0"/>
      <w:marTop w:val="0"/>
      <w:marBottom w:val="0"/>
      <w:divBdr>
        <w:top w:val="none" w:sz="0" w:space="0" w:color="auto"/>
        <w:left w:val="none" w:sz="0" w:space="0" w:color="auto"/>
        <w:bottom w:val="none" w:sz="0" w:space="0" w:color="auto"/>
        <w:right w:val="none" w:sz="0" w:space="0" w:color="auto"/>
      </w:divBdr>
    </w:div>
    <w:div w:id="977153812">
      <w:bodyDiv w:val="1"/>
      <w:marLeft w:val="0"/>
      <w:marRight w:val="0"/>
      <w:marTop w:val="0"/>
      <w:marBottom w:val="0"/>
      <w:divBdr>
        <w:top w:val="none" w:sz="0" w:space="0" w:color="auto"/>
        <w:left w:val="none" w:sz="0" w:space="0" w:color="auto"/>
        <w:bottom w:val="none" w:sz="0" w:space="0" w:color="auto"/>
        <w:right w:val="none" w:sz="0" w:space="0" w:color="auto"/>
      </w:divBdr>
    </w:div>
    <w:div w:id="987973471">
      <w:bodyDiv w:val="1"/>
      <w:marLeft w:val="0"/>
      <w:marRight w:val="0"/>
      <w:marTop w:val="0"/>
      <w:marBottom w:val="0"/>
      <w:divBdr>
        <w:top w:val="none" w:sz="0" w:space="0" w:color="auto"/>
        <w:left w:val="none" w:sz="0" w:space="0" w:color="auto"/>
        <w:bottom w:val="none" w:sz="0" w:space="0" w:color="auto"/>
        <w:right w:val="none" w:sz="0" w:space="0" w:color="auto"/>
      </w:divBdr>
    </w:div>
    <w:div w:id="999230424">
      <w:bodyDiv w:val="1"/>
      <w:marLeft w:val="0"/>
      <w:marRight w:val="0"/>
      <w:marTop w:val="0"/>
      <w:marBottom w:val="0"/>
      <w:divBdr>
        <w:top w:val="none" w:sz="0" w:space="0" w:color="auto"/>
        <w:left w:val="none" w:sz="0" w:space="0" w:color="auto"/>
        <w:bottom w:val="none" w:sz="0" w:space="0" w:color="auto"/>
        <w:right w:val="none" w:sz="0" w:space="0" w:color="auto"/>
      </w:divBdr>
    </w:div>
    <w:div w:id="1007908520">
      <w:bodyDiv w:val="1"/>
      <w:marLeft w:val="0"/>
      <w:marRight w:val="0"/>
      <w:marTop w:val="0"/>
      <w:marBottom w:val="0"/>
      <w:divBdr>
        <w:top w:val="none" w:sz="0" w:space="0" w:color="auto"/>
        <w:left w:val="none" w:sz="0" w:space="0" w:color="auto"/>
        <w:bottom w:val="none" w:sz="0" w:space="0" w:color="auto"/>
        <w:right w:val="none" w:sz="0" w:space="0" w:color="auto"/>
      </w:divBdr>
    </w:div>
    <w:div w:id="1100562554">
      <w:bodyDiv w:val="1"/>
      <w:marLeft w:val="0"/>
      <w:marRight w:val="0"/>
      <w:marTop w:val="0"/>
      <w:marBottom w:val="0"/>
      <w:divBdr>
        <w:top w:val="none" w:sz="0" w:space="0" w:color="auto"/>
        <w:left w:val="none" w:sz="0" w:space="0" w:color="auto"/>
        <w:bottom w:val="none" w:sz="0" w:space="0" w:color="auto"/>
        <w:right w:val="none" w:sz="0" w:space="0" w:color="auto"/>
      </w:divBdr>
    </w:div>
    <w:div w:id="1109593532">
      <w:bodyDiv w:val="1"/>
      <w:marLeft w:val="0"/>
      <w:marRight w:val="0"/>
      <w:marTop w:val="0"/>
      <w:marBottom w:val="0"/>
      <w:divBdr>
        <w:top w:val="none" w:sz="0" w:space="0" w:color="auto"/>
        <w:left w:val="none" w:sz="0" w:space="0" w:color="auto"/>
        <w:bottom w:val="none" w:sz="0" w:space="0" w:color="auto"/>
        <w:right w:val="none" w:sz="0" w:space="0" w:color="auto"/>
      </w:divBdr>
    </w:div>
    <w:div w:id="1116752648">
      <w:bodyDiv w:val="1"/>
      <w:marLeft w:val="0"/>
      <w:marRight w:val="0"/>
      <w:marTop w:val="0"/>
      <w:marBottom w:val="0"/>
      <w:divBdr>
        <w:top w:val="none" w:sz="0" w:space="0" w:color="auto"/>
        <w:left w:val="none" w:sz="0" w:space="0" w:color="auto"/>
        <w:bottom w:val="none" w:sz="0" w:space="0" w:color="auto"/>
        <w:right w:val="none" w:sz="0" w:space="0" w:color="auto"/>
      </w:divBdr>
    </w:div>
    <w:div w:id="1131896206">
      <w:bodyDiv w:val="1"/>
      <w:marLeft w:val="0"/>
      <w:marRight w:val="0"/>
      <w:marTop w:val="0"/>
      <w:marBottom w:val="0"/>
      <w:divBdr>
        <w:top w:val="none" w:sz="0" w:space="0" w:color="auto"/>
        <w:left w:val="none" w:sz="0" w:space="0" w:color="auto"/>
        <w:bottom w:val="none" w:sz="0" w:space="0" w:color="auto"/>
        <w:right w:val="none" w:sz="0" w:space="0" w:color="auto"/>
      </w:divBdr>
    </w:div>
    <w:div w:id="1148669547">
      <w:bodyDiv w:val="1"/>
      <w:marLeft w:val="0"/>
      <w:marRight w:val="0"/>
      <w:marTop w:val="0"/>
      <w:marBottom w:val="0"/>
      <w:divBdr>
        <w:top w:val="none" w:sz="0" w:space="0" w:color="auto"/>
        <w:left w:val="none" w:sz="0" w:space="0" w:color="auto"/>
        <w:bottom w:val="none" w:sz="0" w:space="0" w:color="auto"/>
        <w:right w:val="none" w:sz="0" w:space="0" w:color="auto"/>
      </w:divBdr>
    </w:div>
    <w:div w:id="1163859881">
      <w:bodyDiv w:val="1"/>
      <w:marLeft w:val="0"/>
      <w:marRight w:val="0"/>
      <w:marTop w:val="0"/>
      <w:marBottom w:val="0"/>
      <w:divBdr>
        <w:top w:val="none" w:sz="0" w:space="0" w:color="auto"/>
        <w:left w:val="none" w:sz="0" w:space="0" w:color="auto"/>
        <w:bottom w:val="none" w:sz="0" w:space="0" w:color="auto"/>
        <w:right w:val="none" w:sz="0" w:space="0" w:color="auto"/>
      </w:divBdr>
    </w:div>
    <w:div w:id="1197695065">
      <w:bodyDiv w:val="1"/>
      <w:marLeft w:val="0"/>
      <w:marRight w:val="0"/>
      <w:marTop w:val="0"/>
      <w:marBottom w:val="0"/>
      <w:divBdr>
        <w:top w:val="none" w:sz="0" w:space="0" w:color="auto"/>
        <w:left w:val="none" w:sz="0" w:space="0" w:color="auto"/>
        <w:bottom w:val="none" w:sz="0" w:space="0" w:color="auto"/>
        <w:right w:val="none" w:sz="0" w:space="0" w:color="auto"/>
      </w:divBdr>
    </w:div>
    <w:div w:id="1219853212">
      <w:bodyDiv w:val="1"/>
      <w:marLeft w:val="0"/>
      <w:marRight w:val="0"/>
      <w:marTop w:val="0"/>
      <w:marBottom w:val="0"/>
      <w:divBdr>
        <w:top w:val="none" w:sz="0" w:space="0" w:color="auto"/>
        <w:left w:val="none" w:sz="0" w:space="0" w:color="auto"/>
        <w:bottom w:val="none" w:sz="0" w:space="0" w:color="auto"/>
        <w:right w:val="none" w:sz="0" w:space="0" w:color="auto"/>
      </w:divBdr>
    </w:div>
    <w:div w:id="1271352732">
      <w:bodyDiv w:val="1"/>
      <w:marLeft w:val="0"/>
      <w:marRight w:val="0"/>
      <w:marTop w:val="0"/>
      <w:marBottom w:val="0"/>
      <w:divBdr>
        <w:top w:val="none" w:sz="0" w:space="0" w:color="auto"/>
        <w:left w:val="none" w:sz="0" w:space="0" w:color="auto"/>
        <w:bottom w:val="none" w:sz="0" w:space="0" w:color="auto"/>
        <w:right w:val="none" w:sz="0" w:space="0" w:color="auto"/>
      </w:divBdr>
    </w:div>
    <w:div w:id="1282106550">
      <w:bodyDiv w:val="1"/>
      <w:marLeft w:val="0"/>
      <w:marRight w:val="0"/>
      <w:marTop w:val="0"/>
      <w:marBottom w:val="0"/>
      <w:divBdr>
        <w:top w:val="none" w:sz="0" w:space="0" w:color="auto"/>
        <w:left w:val="none" w:sz="0" w:space="0" w:color="auto"/>
        <w:bottom w:val="none" w:sz="0" w:space="0" w:color="auto"/>
        <w:right w:val="none" w:sz="0" w:space="0" w:color="auto"/>
      </w:divBdr>
    </w:div>
    <w:div w:id="1288004622">
      <w:bodyDiv w:val="1"/>
      <w:marLeft w:val="0"/>
      <w:marRight w:val="0"/>
      <w:marTop w:val="0"/>
      <w:marBottom w:val="0"/>
      <w:divBdr>
        <w:top w:val="none" w:sz="0" w:space="0" w:color="auto"/>
        <w:left w:val="none" w:sz="0" w:space="0" w:color="auto"/>
        <w:bottom w:val="none" w:sz="0" w:space="0" w:color="auto"/>
        <w:right w:val="none" w:sz="0" w:space="0" w:color="auto"/>
      </w:divBdr>
    </w:div>
    <w:div w:id="1288850303">
      <w:bodyDiv w:val="1"/>
      <w:marLeft w:val="0"/>
      <w:marRight w:val="0"/>
      <w:marTop w:val="0"/>
      <w:marBottom w:val="0"/>
      <w:divBdr>
        <w:top w:val="none" w:sz="0" w:space="0" w:color="auto"/>
        <w:left w:val="none" w:sz="0" w:space="0" w:color="auto"/>
        <w:bottom w:val="none" w:sz="0" w:space="0" w:color="auto"/>
        <w:right w:val="none" w:sz="0" w:space="0" w:color="auto"/>
      </w:divBdr>
    </w:div>
    <w:div w:id="1294024563">
      <w:bodyDiv w:val="1"/>
      <w:marLeft w:val="0"/>
      <w:marRight w:val="0"/>
      <w:marTop w:val="0"/>
      <w:marBottom w:val="0"/>
      <w:divBdr>
        <w:top w:val="none" w:sz="0" w:space="0" w:color="auto"/>
        <w:left w:val="none" w:sz="0" w:space="0" w:color="auto"/>
        <w:bottom w:val="none" w:sz="0" w:space="0" w:color="auto"/>
        <w:right w:val="none" w:sz="0" w:space="0" w:color="auto"/>
      </w:divBdr>
    </w:div>
    <w:div w:id="1295212550">
      <w:bodyDiv w:val="1"/>
      <w:marLeft w:val="0"/>
      <w:marRight w:val="0"/>
      <w:marTop w:val="0"/>
      <w:marBottom w:val="0"/>
      <w:divBdr>
        <w:top w:val="none" w:sz="0" w:space="0" w:color="auto"/>
        <w:left w:val="none" w:sz="0" w:space="0" w:color="auto"/>
        <w:bottom w:val="none" w:sz="0" w:space="0" w:color="auto"/>
        <w:right w:val="none" w:sz="0" w:space="0" w:color="auto"/>
      </w:divBdr>
    </w:div>
    <w:div w:id="1302082115">
      <w:bodyDiv w:val="1"/>
      <w:marLeft w:val="0"/>
      <w:marRight w:val="0"/>
      <w:marTop w:val="0"/>
      <w:marBottom w:val="0"/>
      <w:divBdr>
        <w:top w:val="none" w:sz="0" w:space="0" w:color="auto"/>
        <w:left w:val="none" w:sz="0" w:space="0" w:color="auto"/>
        <w:bottom w:val="none" w:sz="0" w:space="0" w:color="auto"/>
        <w:right w:val="none" w:sz="0" w:space="0" w:color="auto"/>
      </w:divBdr>
    </w:div>
    <w:div w:id="1325429077">
      <w:bodyDiv w:val="1"/>
      <w:marLeft w:val="0"/>
      <w:marRight w:val="0"/>
      <w:marTop w:val="0"/>
      <w:marBottom w:val="0"/>
      <w:divBdr>
        <w:top w:val="none" w:sz="0" w:space="0" w:color="auto"/>
        <w:left w:val="none" w:sz="0" w:space="0" w:color="auto"/>
        <w:bottom w:val="none" w:sz="0" w:space="0" w:color="auto"/>
        <w:right w:val="none" w:sz="0" w:space="0" w:color="auto"/>
      </w:divBdr>
    </w:div>
    <w:div w:id="1351759497">
      <w:bodyDiv w:val="1"/>
      <w:marLeft w:val="0"/>
      <w:marRight w:val="0"/>
      <w:marTop w:val="0"/>
      <w:marBottom w:val="0"/>
      <w:divBdr>
        <w:top w:val="none" w:sz="0" w:space="0" w:color="auto"/>
        <w:left w:val="none" w:sz="0" w:space="0" w:color="auto"/>
        <w:bottom w:val="none" w:sz="0" w:space="0" w:color="auto"/>
        <w:right w:val="none" w:sz="0" w:space="0" w:color="auto"/>
      </w:divBdr>
    </w:div>
    <w:div w:id="1369600984">
      <w:bodyDiv w:val="1"/>
      <w:marLeft w:val="0"/>
      <w:marRight w:val="0"/>
      <w:marTop w:val="0"/>
      <w:marBottom w:val="0"/>
      <w:divBdr>
        <w:top w:val="none" w:sz="0" w:space="0" w:color="auto"/>
        <w:left w:val="none" w:sz="0" w:space="0" w:color="auto"/>
        <w:bottom w:val="none" w:sz="0" w:space="0" w:color="auto"/>
        <w:right w:val="none" w:sz="0" w:space="0" w:color="auto"/>
      </w:divBdr>
    </w:div>
    <w:div w:id="1370960025">
      <w:bodyDiv w:val="1"/>
      <w:marLeft w:val="0"/>
      <w:marRight w:val="0"/>
      <w:marTop w:val="0"/>
      <w:marBottom w:val="0"/>
      <w:divBdr>
        <w:top w:val="none" w:sz="0" w:space="0" w:color="auto"/>
        <w:left w:val="none" w:sz="0" w:space="0" w:color="auto"/>
        <w:bottom w:val="none" w:sz="0" w:space="0" w:color="auto"/>
        <w:right w:val="none" w:sz="0" w:space="0" w:color="auto"/>
      </w:divBdr>
    </w:div>
    <w:div w:id="1371032873">
      <w:bodyDiv w:val="1"/>
      <w:marLeft w:val="0"/>
      <w:marRight w:val="0"/>
      <w:marTop w:val="0"/>
      <w:marBottom w:val="0"/>
      <w:divBdr>
        <w:top w:val="none" w:sz="0" w:space="0" w:color="auto"/>
        <w:left w:val="none" w:sz="0" w:space="0" w:color="auto"/>
        <w:bottom w:val="none" w:sz="0" w:space="0" w:color="auto"/>
        <w:right w:val="none" w:sz="0" w:space="0" w:color="auto"/>
      </w:divBdr>
    </w:div>
    <w:div w:id="1372681672">
      <w:bodyDiv w:val="1"/>
      <w:marLeft w:val="0"/>
      <w:marRight w:val="0"/>
      <w:marTop w:val="0"/>
      <w:marBottom w:val="0"/>
      <w:divBdr>
        <w:top w:val="none" w:sz="0" w:space="0" w:color="auto"/>
        <w:left w:val="none" w:sz="0" w:space="0" w:color="auto"/>
        <w:bottom w:val="none" w:sz="0" w:space="0" w:color="auto"/>
        <w:right w:val="none" w:sz="0" w:space="0" w:color="auto"/>
      </w:divBdr>
    </w:div>
    <w:div w:id="1404067818">
      <w:bodyDiv w:val="1"/>
      <w:marLeft w:val="0"/>
      <w:marRight w:val="0"/>
      <w:marTop w:val="0"/>
      <w:marBottom w:val="0"/>
      <w:divBdr>
        <w:top w:val="none" w:sz="0" w:space="0" w:color="auto"/>
        <w:left w:val="none" w:sz="0" w:space="0" w:color="auto"/>
        <w:bottom w:val="none" w:sz="0" w:space="0" w:color="auto"/>
        <w:right w:val="none" w:sz="0" w:space="0" w:color="auto"/>
      </w:divBdr>
    </w:div>
    <w:div w:id="1405493384">
      <w:bodyDiv w:val="1"/>
      <w:marLeft w:val="0"/>
      <w:marRight w:val="0"/>
      <w:marTop w:val="0"/>
      <w:marBottom w:val="0"/>
      <w:divBdr>
        <w:top w:val="none" w:sz="0" w:space="0" w:color="auto"/>
        <w:left w:val="none" w:sz="0" w:space="0" w:color="auto"/>
        <w:bottom w:val="none" w:sz="0" w:space="0" w:color="auto"/>
        <w:right w:val="none" w:sz="0" w:space="0" w:color="auto"/>
      </w:divBdr>
    </w:div>
    <w:div w:id="1449004519">
      <w:bodyDiv w:val="1"/>
      <w:marLeft w:val="0"/>
      <w:marRight w:val="0"/>
      <w:marTop w:val="0"/>
      <w:marBottom w:val="0"/>
      <w:divBdr>
        <w:top w:val="none" w:sz="0" w:space="0" w:color="auto"/>
        <w:left w:val="none" w:sz="0" w:space="0" w:color="auto"/>
        <w:bottom w:val="none" w:sz="0" w:space="0" w:color="auto"/>
        <w:right w:val="none" w:sz="0" w:space="0" w:color="auto"/>
      </w:divBdr>
    </w:div>
    <w:div w:id="1451702705">
      <w:bodyDiv w:val="1"/>
      <w:marLeft w:val="0"/>
      <w:marRight w:val="0"/>
      <w:marTop w:val="0"/>
      <w:marBottom w:val="0"/>
      <w:divBdr>
        <w:top w:val="none" w:sz="0" w:space="0" w:color="auto"/>
        <w:left w:val="none" w:sz="0" w:space="0" w:color="auto"/>
        <w:bottom w:val="none" w:sz="0" w:space="0" w:color="auto"/>
        <w:right w:val="none" w:sz="0" w:space="0" w:color="auto"/>
      </w:divBdr>
    </w:div>
    <w:div w:id="1488396000">
      <w:bodyDiv w:val="1"/>
      <w:marLeft w:val="0"/>
      <w:marRight w:val="0"/>
      <w:marTop w:val="0"/>
      <w:marBottom w:val="0"/>
      <w:divBdr>
        <w:top w:val="none" w:sz="0" w:space="0" w:color="auto"/>
        <w:left w:val="none" w:sz="0" w:space="0" w:color="auto"/>
        <w:bottom w:val="none" w:sz="0" w:space="0" w:color="auto"/>
        <w:right w:val="none" w:sz="0" w:space="0" w:color="auto"/>
      </w:divBdr>
    </w:div>
    <w:div w:id="1492406833">
      <w:bodyDiv w:val="1"/>
      <w:marLeft w:val="0"/>
      <w:marRight w:val="0"/>
      <w:marTop w:val="0"/>
      <w:marBottom w:val="0"/>
      <w:divBdr>
        <w:top w:val="none" w:sz="0" w:space="0" w:color="auto"/>
        <w:left w:val="none" w:sz="0" w:space="0" w:color="auto"/>
        <w:bottom w:val="none" w:sz="0" w:space="0" w:color="auto"/>
        <w:right w:val="none" w:sz="0" w:space="0" w:color="auto"/>
      </w:divBdr>
    </w:div>
    <w:div w:id="1513297020">
      <w:bodyDiv w:val="1"/>
      <w:marLeft w:val="0"/>
      <w:marRight w:val="0"/>
      <w:marTop w:val="0"/>
      <w:marBottom w:val="0"/>
      <w:divBdr>
        <w:top w:val="none" w:sz="0" w:space="0" w:color="auto"/>
        <w:left w:val="none" w:sz="0" w:space="0" w:color="auto"/>
        <w:bottom w:val="none" w:sz="0" w:space="0" w:color="auto"/>
        <w:right w:val="none" w:sz="0" w:space="0" w:color="auto"/>
      </w:divBdr>
    </w:div>
    <w:div w:id="1524203307">
      <w:bodyDiv w:val="1"/>
      <w:marLeft w:val="0"/>
      <w:marRight w:val="0"/>
      <w:marTop w:val="0"/>
      <w:marBottom w:val="0"/>
      <w:divBdr>
        <w:top w:val="none" w:sz="0" w:space="0" w:color="auto"/>
        <w:left w:val="none" w:sz="0" w:space="0" w:color="auto"/>
        <w:bottom w:val="none" w:sz="0" w:space="0" w:color="auto"/>
        <w:right w:val="none" w:sz="0" w:space="0" w:color="auto"/>
      </w:divBdr>
    </w:div>
    <w:div w:id="1531798766">
      <w:bodyDiv w:val="1"/>
      <w:marLeft w:val="0"/>
      <w:marRight w:val="0"/>
      <w:marTop w:val="0"/>
      <w:marBottom w:val="0"/>
      <w:divBdr>
        <w:top w:val="none" w:sz="0" w:space="0" w:color="auto"/>
        <w:left w:val="none" w:sz="0" w:space="0" w:color="auto"/>
        <w:bottom w:val="none" w:sz="0" w:space="0" w:color="auto"/>
        <w:right w:val="none" w:sz="0" w:space="0" w:color="auto"/>
      </w:divBdr>
    </w:div>
    <w:div w:id="1543859759">
      <w:bodyDiv w:val="1"/>
      <w:marLeft w:val="0"/>
      <w:marRight w:val="0"/>
      <w:marTop w:val="0"/>
      <w:marBottom w:val="0"/>
      <w:divBdr>
        <w:top w:val="none" w:sz="0" w:space="0" w:color="auto"/>
        <w:left w:val="none" w:sz="0" w:space="0" w:color="auto"/>
        <w:bottom w:val="none" w:sz="0" w:space="0" w:color="auto"/>
        <w:right w:val="none" w:sz="0" w:space="0" w:color="auto"/>
      </w:divBdr>
    </w:div>
    <w:div w:id="1589077759">
      <w:bodyDiv w:val="1"/>
      <w:marLeft w:val="0"/>
      <w:marRight w:val="0"/>
      <w:marTop w:val="0"/>
      <w:marBottom w:val="0"/>
      <w:divBdr>
        <w:top w:val="none" w:sz="0" w:space="0" w:color="auto"/>
        <w:left w:val="none" w:sz="0" w:space="0" w:color="auto"/>
        <w:bottom w:val="none" w:sz="0" w:space="0" w:color="auto"/>
        <w:right w:val="none" w:sz="0" w:space="0" w:color="auto"/>
      </w:divBdr>
    </w:div>
    <w:div w:id="1647932556">
      <w:bodyDiv w:val="1"/>
      <w:marLeft w:val="0"/>
      <w:marRight w:val="0"/>
      <w:marTop w:val="0"/>
      <w:marBottom w:val="0"/>
      <w:divBdr>
        <w:top w:val="none" w:sz="0" w:space="0" w:color="auto"/>
        <w:left w:val="none" w:sz="0" w:space="0" w:color="auto"/>
        <w:bottom w:val="none" w:sz="0" w:space="0" w:color="auto"/>
        <w:right w:val="none" w:sz="0" w:space="0" w:color="auto"/>
      </w:divBdr>
    </w:div>
    <w:div w:id="1649942204">
      <w:bodyDiv w:val="1"/>
      <w:marLeft w:val="0"/>
      <w:marRight w:val="0"/>
      <w:marTop w:val="0"/>
      <w:marBottom w:val="0"/>
      <w:divBdr>
        <w:top w:val="none" w:sz="0" w:space="0" w:color="auto"/>
        <w:left w:val="none" w:sz="0" w:space="0" w:color="auto"/>
        <w:bottom w:val="none" w:sz="0" w:space="0" w:color="auto"/>
        <w:right w:val="none" w:sz="0" w:space="0" w:color="auto"/>
      </w:divBdr>
    </w:div>
    <w:div w:id="1695494304">
      <w:bodyDiv w:val="1"/>
      <w:marLeft w:val="0"/>
      <w:marRight w:val="0"/>
      <w:marTop w:val="0"/>
      <w:marBottom w:val="0"/>
      <w:divBdr>
        <w:top w:val="none" w:sz="0" w:space="0" w:color="auto"/>
        <w:left w:val="none" w:sz="0" w:space="0" w:color="auto"/>
        <w:bottom w:val="none" w:sz="0" w:space="0" w:color="auto"/>
        <w:right w:val="none" w:sz="0" w:space="0" w:color="auto"/>
      </w:divBdr>
    </w:div>
    <w:div w:id="1697732096">
      <w:bodyDiv w:val="1"/>
      <w:marLeft w:val="0"/>
      <w:marRight w:val="0"/>
      <w:marTop w:val="0"/>
      <w:marBottom w:val="0"/>
      <w:divBdr>
        <w:top w:val="none" w:sz="0" w:space="0" w:color="auto"/>
        <w:left w:val="none" w:sz="0" w:space="0" w:color="auto"/>
        <w:bottom w:val="none" w:sz="0" w:space="0" w:color="auto"/>
        <w:right w:val="none" w:sz="0" w:space="0" w:color="auto"/>
      </w:divBdr>
    </w:div>
    <w:div w:id="1717661554">
      <w:bodyDiv w:val="1"/>
      <w:marLeft w:val="0"/>
      <w:marRight w:val="0"/>
      <w:marTop w:val="0"/>
      <w:marBottom w:val="0"/>
      <w:divBdr>
        <w:top w:val="none" w:sz="0" w:space="0" w:color="auto"/>
        <w:left w:val="none" w:sz="0" w:space="0" w:color="auto"/>
        <w:bottom w:val="none" w:sz="0" w:space="0" w:color="auto"/>
        <w:right w:val="none" w:sz="0" w:space="0" w:color="auto"/>
      </w:divBdr>
    </w:div>
    <w:div w:id="1734809402">
      <w:bodyDiv w:val="1"/>
      <w:marLeft w:val="0"/>
      <w:marRight w:val="0"/>
      <w:marTop w:val="0"/>
      <w:marBottom w:val="0"/>
      <w:divBdr>
        <w:top w:val="none" w:sz="0" w:space="0" w:color="auto"/>
        <w:left w:val="none" w:sz="0" w:space="0" w:color="auto"/>
        <w:bottom w:val="none" w:sz="0" w:space="0" w:color="auto"/>
        <w:right w:val="none" w:sz="0" w:space="0" w:color="auto"/>
      </w:divBdr>
    </w:div>
    <w:div w:id="1739666051">
      <w:bodyDiv w:val="1"/>
      <w:marLeft w:val="0"/>
      <w:marRight w:val="0"/>
      <w:marTop w:val="0"/>
      <w:marBottom w:val="0"/>
      <w:divBdr>
        <w:top w:val="none" w:sz="0" w:space="0" w:color="auto"/>
        <w:left w:val="none" w:sz="0" w:space="0" w:color="auto"/>
        <w:bottom w:val="none" w:sz="0" w:space="0" w:color="auto"/>
        <w:right w:val="none" w:sz="0" w:space="0" w:color="auto"/>
      </w:divBdr>
    </w:div>
    <w:div w:id="1753434612">
      <w:bodyDiv w:val="1"/>
      <w:marLeft w:val="0"/>
      <w:marRight w:val="0"/>
      <w:marTop w:val="0"/>
      <w:marBottom w:val="0"/>
      <w:divBdr>
        <w:top w:val="none" w:sz="0" w:space="0" w:color="auto"/>
        <w:left w:val="none" w:sz="0" w:space="0" w:color="auto"/>
        <w:bottom w:val="none" w:sz="0" w:space="0" w:color="auto"/>
        <w:right w:val="none" w:sz="0" w:space="0" w:color="auto"/>
      </w:divBdr>
    </w:div>
    <w:div w:id="1793941045">
      <w:bodyDiv w:val="1"/>
      <w:marLeft w:val="0"/>
      <w:marRight w:val="0"/>
      <w:marTop w:val="0"/>
      <w:marBottom w:val="0"/>
      <w:divBdr>
        <w:top w:val="none" w:sz="0" w:space="0" w:color="auto"/>
        <w:left w:val="none" w:sz="0" w:space="0" w:color="auto"/>
        <w:bottom w:val="none" w:sz="0" w:space="0" w:color="auto"/>
        <w:right w:val="none" w:sz="0" w:space="0" w:color="auto"/>
      </w:divBdr>
    </w:div>
    <w:div w:id="1803813438">
      <w:bodyDiv w:val="1"/>
      <w:marLeft w:val="0"/>
      <w:marRight w:val="0"/>
      <w:marTop w:val="0"/>
      <w:marBottom w:val="0"/>
      <w:divBdr>
        <w:top w:val="none" w:sz="0" w:space="0" w:color="auto"/>
        <w:left w:val="none" w:sz="0" w:space="0" w:color="auto"/>
        <w:bottom w:val="none" w:sz="0" w:space="0" w:color="auto"/>
        <w:right w:val="none" w:sz="0" w:space="0" w:color="auto"/>
      </w:divBdr>
    </w:div>
    <w:div w:id="1812551760">
      <w:bodyDiv w:val="1"/>
      <w:marLeft w:val="0"/>
      <w:marRight w:val="0"/>
      <w:marTop w:val="0"/>
      <w:marBottom w:val="0"/>
      <w:divBdr>
        <w:top w:val="none" w:sz="0" w:space="0" w:color="auto"/>
        <w:left w:val="none" w:sz="0" w:space="0" w:color="auto"/>
        <w:bottom w:val="none" w:sz="0" w:space="0" w:color="auto"/>
        <w:right w:val="none" w:sz="0" w:space="0" w:color="auto"/>
      </w:divBdr>
    </w:div>
    <w:div w:id="1821650873">
      <w:bodyDiv w:val="1"/>
      <w:marLeft w:val="0"/>
      <w:marRight w:val="0"/>
      <w:marTop w:val="0"/>
      <w:marBottom w:val="0"/>
      <w:divBdr>
        <w:top w:val="none" w:sz="0" w:space="0" w:color="auto"/>
        <w:left w:val="none" w:sz="0" w:space="0" w:color="auto"/>
        <w:bottom w:val="none" w:sz="0" w:space="0" w:color="auto"/>
        <w:right w:val="none" w:sz="0" w:space="0" w:color="auto"/>
      </w:divBdr>
    </w:div>
    <w:div w:id="1827285030">
      <w:bodyDiv w:val="1"/>
      <w:marLeft w:val="0"/>
      <w:marRight w:val="0"/>
      <w:marTop w:val="0"/>
      <w:marBottom w:val="0"/>
      <w:divBdr>
        <w:top w:val="none" w:sz="0" w:space="0" w:color="auto"/>
        <w:left w:val="none" w:sz="0" w:space="0" w:color="auto"/>
        <w:bottom w:val="none" w:sz="0" w:space="0" w:color="auto"/>
        <w:right w:val="none" w:sz="0" w:space="0" w:color="auto"/>
      </w:divBdr>
    </w:div>
    <w:div w:id="1845440643">
      <w:bodyDiv w:val="1"/>
      <w:marLeft w:val="0"/>
      <w:marRight w:val="0"/>
      <w:marTop w:val="0"/>
      <w:marBottom w:val="0"/>
      <w:divBdr>
        <w:top w:val="none" w:sz="0" w:space="0" w:color="auto"/>
        <w:left w:val="none" w:sz="0" w:space="0" w:color="auto"/>
        <w:bottom w:val="none" w:sz="0" w:space="0" w:color="auto"/>
        <w:right w:val="none" w:sz="0" w:space="0" w:color="auto"/>
      </w:divBdr>
    </w:div>
    <w:div w:id="1900818088">
      <w:bodyDiv w:val="1"/>
      <w:marLeft w:val="0"/>
      <w:marRight w:val="0"/>
      <w:marTop w:val="0"/>
      <w:marBottom w:val="0"/>
      <w:divBdr>
        <w:top w:val="none" w:sz="0" w:space="0" w:color="auto"/>
        <w:left w:val="none" w:sz="0" w:space="0" w:color="auto"/>
        <w:bottom w:val="none" w:sz="0" w:space="0" w:color="auto"/>
        <w:right w:val="none" w:sz="0" w:space="0" w:color="auto"/>
      </w:divBdr>
    </w:div>
    <w:div w:id="1907687432">
      <w:bodyDiv w:val="1"/>
      <w:marLeft w:val="0"/>
      <w:marRight w:val="0"/>
      <w:marTop w:val="0"/>
      <w:marBottom w:val="0"/>
      <w:divBdr>
        <w:top w:val="none" w:sz="0" w:space="0" w:color="auto"/>
        <w:left w:val="none" w:sz="0" w:space="0" w:color="auto"/>
        <w:bottom w:val="none" w:sz="0" w:space="0" w:color="auto"/>
        <w:right w:val="none" w:sz="0" w:space="0" w:color="auto"/>
      </w:divBdr>
    </w:div>
    <w:div w:id="1907716269">
      <w:bodyDiv w:val="1"/>
      <w:marLeft w:val="0"/>
      <w:marRight w:val="0"/>
      <w:marTop w:val="0"/>
      <w:marBottom w:val="0"/>
      <w:divBdr>
        <w:top w:val="none" w:sz="0" w:space="0" w:color="auto"/>
        <w:left w:val="none" w:sz="0" w:space="0" w:color="auto"/>
        <w:bottom w:val="none" w:sz="0" w:space="0" w:color="auto"/>
        <w:right w:val="none" w:sz="0" w:space="0" w:color="auto"/>
      </w:divBdr>
    </w:div>
    <w:div w:id="1936745510">
      <w:bodyDiv w:val="1"/>
      <w:marLeft w:val="0"/>
      <w:marRight w:val="0"/>
      <w:marTop w:val="0"/>
      <w:marBottom w:val="0"/>
      <w:divBdr>
        <w:top w:val="none" w:sz="0" w:space="0" w:color="auto"/>
        <w:left w:val="none" w:sz="0" w:space="0" w:color="auto"/>
        <w:bottom w:val="none" w:sz="0" w:space="0" w:color="auto"/>
        <w:right w:val="none" w:sz="0" w:space="0" w:color="auto"/>
      </w:divBdr>
    </w:div>
    <w:div w:id="1936935799">
      <w:bodyDiv w:val="1"/>
      <w:marLeft w:val="0"/>
      <w:marRight w:val="0"/>
      <w:marTop w:val="0"/>
      <w:marBottom w:val="0"/>
      <w:divBdr>
        <w:top w:val="none" w:sz="0" w:space="0" w:color="auto"/>
        <w:left w:val="none" w:sz="0" w:space="0" w:color="auto"/>
        <w:bottom w:val="none" w:sz="0" w:space="0" w:color="auto"/>
        <w:right w:val="none" w:sz="0" w:space="0" w:color="auto"/>
      </w:divBdr>
    </w:div>
    <w:div w:id="1954434576">
      <w:bodyDiv w:val="1"/>
      <w:marLeft w:val="0"/>
      <w:marRight w:val="0"/>
      <w:marTop w:val="0"/>
      <w:marBottom w:val="0"/>
      <w:divBdr>
        <w:top w:val="none" w:sz="0" w:space="0" w:color="auto"/>
        <w:left w:val="none" w:sz="0" w:space="0" w:color="auto"/>
        <w:bottom w:val="none" w:sz="0" w:space="0" w:color="auto"/>
        <w:right w:val="none" w:sz="0" w:space="0" w:color="auto"/>
      </w:divBdr>
    </w:div>
    <w:div w:id="1962765429">
      <w:bodyDiv w:val="1"/>
      <w:marLeft w:val="0"/>
      <w:marRight w:val="0"/>
      <w:marTop w:val="0"/>
      <w:marBottom w:val="0"/>
      <w:divBdr>
        <w:top w:val="none" w:sz="0" w:space="0" w:color="auto"/>
        <w:left w:val="none" w:sz="0" w:space="0" w:color="auto"/>
        <w:bottom w:val="none" w:sz="0" w:space="0" w:color="auto"/>
        <w:right w:val="none" w:sz="0" w:space="0" w:color="auto"/>
      </w:divBdr>
    </w:div>
    <w:div w:id="1984433335">
      <w:bodyDiv w:val="1"/>
      <w:marLeft w:val="0"/>
      <w:marRight w:val="0"/>
      <w:marTop w:val="0"/>
      <w:marBottom w:val="0"/>
      <w:divBdr>
        <w:top w:val="none" w:sz="0" w:space="0" w:color="auto"/>
        <w:left w:val="none" w:sz="0" w:space="0" w:color="auto"/>
        <w:bottom w:val="none" w:sz="0" w:space="0" w:color="auto"/>
        <w:right w:val="none" w:sz="0" w:space="0" w:color="auto"/>
      </w:divBdr>
      <w:divsChild>
        <w:div w:id="359625909">
          <w:marLeft w:val="0"/>
          <w:marRight w:val="0"/>
          <w:marTop w:val="0"/>
          <w:marBottom w:val="0"/>
          <w:divBdr>
            <w:top w:val="none" w:sz="0" w:space="0" w:color="auto"/>
            <w:left w:val="none" w:sz="0" w:space="0" w:color="auto"/>
            <w:bottom w:val="none" w:sz="0" w:space="0" w:color="auto"/>
            <w:right w:val="none" w:sz="0" w:space="0" w:color="auto"/>
          </w:divBdr>
        </w:div>
      </w:divsChild>
    </w:div>
    <w:div w:id="1984658624">
      <w:bodyDiv w:val="1"/>
      <w:marLeft w:val="0"/>
      <w:marRight w:val="0"/>
      <w:marTop w:val="0"/>
      <w:marBottom w:val="0"/>
      <w:divBdr>
        <w:top w:val="none" w:sz="0" w:space="0" w:color="auto"/>
        <w:left w:val="none" w:sz="0" w:space="0" w:color="auto"/>
        <w:bottom w:val="none" w:sz="0" w:space="0" w:color="auto"/>
        <w:right w:val="none" w:sz="0" w:space="0" w:color="auto"/>
      </w:divBdr>
    </w:div>
    <w:div w:id="1987586284">
      <w:bodyDiv w:val="1"/>
      <w:marLeft w:val="0"/>
      <w:marRight w:val="0"/>
      <w:marTop w:val="0"/>
      <w:marBottom w:val="0"/>
      <w:divBdr>
        <w:top w:val="none" w:sz="0" w:space="0" w:color="auto"/>
        <w:left w:val="none" w:sz="0" w:space="0" w:color="auto"/>
        <w:bottom w:val="none" w:sz="0" w:space="0" w:color="auto"/>
        <w:right w:val="none" w:sz="0" w:space="0" w:color="auto"/>
      </w:divBdr>
    </w:div>
    <w:div w:id="2008365982">
      <w:bodyDiv w:val="1"/>
      <w:marLeft w:val="0"/>
      <w:marRight w:val="0"/>
      <w:marTop w:val="0"/>
      <w:marBottom w:val="0"/>
      <w:divBdr>
        <w:top w:val="none" w:sz="0" w:space="0" w:color="auto"/>
        <w:left w:val="none" w:sz="0" w:space="0" w:color="auto"/>
        <w:bottom w:val="none" w:sz="0" w:space="0" w:color="auto"/>
        <w:right w:val="none" w:sz="0" w:space="0" w:color="auto"/>
      </w:divBdr>
    </w:div>
    <w:div w:id="2013558230">
      <w:bodyDiv w:val="1"/>
      <w:marLeft w:val="0"/>
      <w:marRight w:val="0"/>
      <w:marTop w:val="0"/>
      <w:marBottom w:val="0"/>
      <w:divBdr>
        <w:top w:val="none" w:sz="0" w:space="0" w:color="auto"/>
        <w:left w:val="none" w:sz="0" w:space="0" w:color="auto"/>
        <w:bottom w:val="none" w:sz="0" w:space="0" w:color="auto"/>
        <w:right w:val="none" w:sz="0" w:space="0" w:color="auto"/>
      </w:divBdr>
    </w:div>
    <w:div w:id="2034718775">
      <w:bodyDiv w:val="1"/>
      <w:marLeft w:val="0"/>
      <w:marRight w:val="0"/>
      <w:marTop w:val="0"/>
      <w:marBottom w:val="0"/>
      <w:divBdr>
        <w:top w:val="none" w:sz="0" w:space="0" w:color="auto"/>
        <w:left w:val="none" w:sz="0" w:space="0" w:color="auto"/>
        <w:bottom w:val="none" w:sz="0" w:space="0" w:color="auto"/>
        <w:right w:val="none" w:sz="0" w:space="0" w:color="auto"/>
      </w:divBdr>
    </w:div>
    <w:div w:id="2041277463">
      <w:bodyDiv w:val="1"/>
      <w:marLeft w:val="0"/>
      <w:marRight w:val="0"/>
      <w:marTop w:val="0"/>
      <w:marBottom w:val="0"/>
      <w:divBdr>
        <w:top w:val="none" w:sz="0" w:space="0" w:color="auto"/>
        <w:left w:val="none" w:sz="0" w:space="0" w:color="auto"/>
        <w:bottom w:val="none" w:sz="0" w:space="0" w:color="auto"/>
        <w:right w:val="none" w:sz="0" w:space="0" w:color="auto"/>
      </w:divBdr>
    </w:div>
    <w:div w:id="2071877265">
      <w:bodyDiv w:val="1"/>
      <w:marLeft w:val="0"/>
      <w:marRight w:val="0"/>
      <w:marTop w:val="0"/>
      <w:marBottom w:val="0"/>
      <w:divBdr>
        <w:top w:val="none" w:sz="0" w:space="0" w:color="auto"/>
        <w:left w:val="none" w:sz="0" w:space="0" w:color="auto"/>
        <w:bottom w:val="none" w:sz="0" w:space="0" w:color="auto"/>
        <w:right w:val="none" w:sz="0" w:space="0" w:color="auto"/>
      </w:divBdr>
    </w:div>
    <w:div w:id="2096971215">
      <w:bodyDiv w:val="1"/>
      <w:marLeft w:val="0"/>
      <w:marRight w:val="0"/>
      <w:marTop w:val="0"/>
      <w:marBottom w:val="0"/>
      <w:divBdr>
        <w:top w:val="none" w:sz="0" w:space="0" w:color="auto"/>
        <w:left w:val="none" w:sz="0" w:space="0" w:color="auto"/>
        <w:bottom w:val="none" w:sz="0" w:space="0" w:color="auto"/>
        <w:right w:val="none" w:sz="0" w:space="0" w:color="auto"/>
      </w:divBdr>
    </w:div>
    <w:div w:id="2106606626">
      <w:bodyDiv w:val="1"/>
      <w:marLeft w:val="0"/>
      <w:marRight w:val="0"/>
      <w:marTop w:val="0"/>
      <w:marBottom w:val="0"/>
      <w:divBdr>
        <w:top w:val="none" w:sz="0" w:space="0" w:color="auto"/>
        <w:left w:val="none" w:sz="0" w:space="0" w:color="auto"/>
        <w:bottom w:val="none" w:sz="0" w:space="0" w:color="auto"/>
        <w:right w:val="none" w:sz="0" w:space="0" w:color="auto"/>
      </w:divBdr>
    </w:div>
    <w:div w:id="21224134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1" Type="http://schemas.openxmlformats.org/officeDocument/2006/relationships/hyperlink" Target="mailto:fsipeolu@deloitte.com.ng"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eader" Target="header1.xml"/><Relationship Id="rId26" Type="http://schemas.microsoft.com/office/2019/05/relationships/documenttasks" Target="documenttasks/documenttasks1.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oter" Target="footer2.xml"/></Relationships>
</file>

<file path=word/documenttasks/documenttasks1.xml><?xml version="1.0" encoding="utf-8"?>
<t:Tasks xmlns:t="http://schemas.microsoft.com/office/tasks/2019/documenttasks" xmlns:oel="http://schemas.microsoft.com/office/2019/extlst">
  <t:Task id="{C0144F69-CF92-46A4-BFDB-E28F04A86DD6}">
    <t:Anchor>
      <t:Comment id="1110788678"/>
    </t:Anchor>
    <t:History>
      <t:Event id="{90696FBA-1FD3-4167-BEAA-B740E892B9DE}" time="2025-04-07T07:30:55.789Z">
        <t:Attribution userId="S::conyeiwu@deloitte.com.ng::a30f26c3-4b86-4e9c-a02e-ca7685d4d374" userProvider="AD" userName="Onyeiwu, Chidinma"/>
        <t:Anchor>
          <t:Comment id="1110788678"/>
        </t:Anchor>
        <t:Create/>
      </t:Event>
      <t:Event id="{C51EA8FA-47BA-4425-8BA8-C11D9EA96794}" time="2025-04-07T07:30:55.789Z">
        <t:Attribution userId="S::conyeiwu@deloitte.com.ng::a30f26c3-4b86-4e9c-a02e-ca7685d4d374" userProvider="AD" userName="Onyeiwu, Chidinma"/>
        <t:Anchor>
          <t:Comment id="1110788678"/>
        </t:Anchor>
        <t:Assign userId="S::fmustapha@deloitte.com.ng::48377a7b-933b-4286-86e8-a46fb5785bb0" userProvider="AD" userName="Mustapha, Fauziyat"/>
      </t:Event>
      <t:Event id="{2BA62ABE-B220-43A7-93BF-B6529FCA7040}" time="2025-04-07T07:30:55.789Z">
        <t:Attribution userId="S::conyeiwu@deloitte.com.ng::a30f26c3-4b86-4e9c-a02e-ca7685d4d374" userProvider="AD" userName="Onyeiwu, Chidinma"/>
        <t:Anchor>
          <t:Comment id="1110788678"/>
        </t:Anchor>
        <t:SetTitle title="@Mustapha, Fauziyat please this hasnt be scripted"/>
      </t:Event>
    </t:History>
  </t:Task>
  <t:Task id="{E8DF3A41-B297-4F8F-84DC-7467F11F1660}">
    <t:Anchor>
      <t:Comment id="101328114"/>
    </t:Anchor>
    <t:History>
      <t:Event id="{C8B7DAB1-1B12-407F-AA66-366FD4C9D2C1}" time="2026-03-31T13:59:54.396Z">
        <t:Attribution userId="S::conyeiwu@deloitte.com.ng::a30f26c3-4b86-4e9c-a02e-ca7685d4d374" userProvider="AD" userName="Onyeiwu, Chidinma"/>
        <t:Anchor>
          <t:Comment id="101328114"/>
        </t:Anchor>
        <t:Create/>
      </t:Event>
      <t:Event id="{233AF88C-0704-4305-B8C6-A5629EE9DC3A}" time="2026-03-31T13:59:54.396Z">
        <t:Attribution userId="S::conyeiwu@deloitte.com.ng::a30f26c3-4b86-4e9c-a02e-ca7685d4d374" userProvider="AD" userName="Onyeiwu, Chidinma"/>
        <t:Anchor>
          <t:Comment id="101328114"/>
        </t:Anchor>
        <t:Assign userId="S::ikolajide@deloitte.com.ng::423665c7-a084-4087-a2b9-c3619a682e5d" userProvider="AD" userName="Olajide, Ikeoluwa"/>
      </t:Event>
      <t:Event id="{B9D1715B-4CEC-4BD9-AA15-6BB98962C7AF}" time="2026-03-31T13:59:54.396Z">
        <t:Attribution userId="S::conyeiwu@deloitte.com.ng::a30f26c3-4b86-4e9c-a02e-ca7685d4d374" userProvider="AD" userName="Onyeiwu, Chidinma"/>
        <t:Anchor>
          <t:Comment id="101328114"/>
        </t:Anchor>
        <t:SetTitle title="@Olajide, Ikeoluwa update"/>
      </t:Event>
    </t:History>
  </t:Task>
  <t:Task id="{B3469F9E-0556-42D0-B4CD-FB98CD1DB3E0}">
    <t:Anchor>
      <t:Comment id="215455043"/>
    </t:Anchor>
    <t:History>
      <t:Event id="{20FB6CAF-59C6-4744-B20C-8E9446694C02}" time="2025-05-12T06:59:22.932Z">
        <t:Attribution userId="S::conyeiwu@deloitte.com.ng::a30f26c3-4b86-4e9c-a02e-ca7685d4d374" userProvider="AD" userName="Onyeiwu, Chidinma"/>
        <t:Anchor>
          <t:Comment id="215455043"/>
        </t:Anchor>
        <t:Create/>
      </t:Event>
      <t:Event id="{28DF9772-1002-4D81-B134-112F75CE68DE}" time="2025-05-12T06:59:22.932Z">
        <t:Attribution userId="S::conyeiwu@deloitte.com.ng::a30f26c3-4b86-4e9c-a02e-ca7685d4d374" userProvider="AD" userName="Onyeiwu, Chidinma"/>
        <t:Anchor>
          <t:Comment id="215455043"/>
        </t:Anchor>
        <t:Assign userId="S::fmustapha@deloitte.com.ng::48377a7b-933b-4286-86e8-a46fb5785bb0" userProvider="AD" userName="Mustapha, Fauziyat"/>
      </t:Event>
      <t:Event id="{266D01E3-F607-4D72-9426-8BF9D2FB448C}" time="2025-05-12T06:59:22.932Z">
        <t:Attribution userId="S::conyeiwu@deloitte.com.ng::a30f26c3-4b86-4e9c-a02e-ca7685d4d374" userProvider="AD" userName="Onyeiwu, Chidinma"/>
        <t:Anchor>
          <t:Comment id="215455043"/>
        </t:Anchor>
        <t:SetTitle title="complete this remarks @Mustapha, Fauziyat"/>
      </t:Event>
    </t:History>
  </t:Task>
  <t:Task id="{07E0C553-4D52-4E7F-969A-3FC650950242}">
    <t:Anchor>
      <t:Comment id="270359983"/>
    </t:Anchor>
    <t:History>
      <t:Event id="{D8702C2F-52DB-448A-B340-69C35D15B0C3}" time="2025-04-07T07:32:08.716Z">
        <t:Attribution userId="S::conyeiwu@deloitte.com.ng::a30f26c3-4b86-4e9c-a02e-ca7685d4d374" userProvider="AD" userName="Onyeiwu, Chidinma"/>
        <t:Anchor>
          <t:Comment id="270359983"/>
        </t:Anchor>
        <t:Create/>
      </t:Event>
      <t:Event id="{24EB9369-0397-48F5-BB2F-1FEE04323226}" time="2025-04-07T07:32:08.716Z">
        <t:Attribution userId="S::conyeiwu@deloitte.com.ng::a30f26c3-4b86-4e9c-a02e-ca7685d4d374" userProvider="AD" userName="Onyeiwu, Chidinma"/>
        <t:Anchor>
          <t:Comment id="270359983"/>
        </t:Anchor>
        <t:Assign userId="S::fmustapha@deloitte.com.ng::48377a7b-933b-4286-86e8-a46fb5785bb0" userProvider="AD" userName="Mustapha, Fauziyat"/>
      </t:Event>
      <t:Event id="{E21B63BE-A5F9-4CBA-8E4B-46F57220B99F}" time="2025-04-07T07:32:08.716Z">
        <t:Attribution userId="S::conyeiwu@deloitte.com.ng::a30f26c3-4b86-4e9c-a02e-ca7685d4d374" userProvider="AD" userName="Onyeiwu, Chidinma"/>
        <t:Anchor>
          <t:Comment id="270359983"/>
        </t:Anchor>
        <t:SetTitle title="@Mustapha, Fauziyat please this hasnt be scripted"/>
      </t:Event>
    </t:History>
  </t:Task>
  <t:Task id="{D0AF33EA-821F-4988-9D67-F2721A2BD89C}">
    <t:Anchor>
      <t:Comment id="654706208"/>
    </t:Anchor>
    <t:History>
      <t:Event id="{3F63FB42-135A-42F4-AE76-4C2B04CF4A05}" time="2026-03-13T10:38:05.44Z">
        <t:Attribution userId="S::conyeiwu@deloitte.com.ng::a30f26c3-4b86-4e9c-a02e-ca7685d4d374" userProvider="AD" userName="Onyeiwu, Chidinma"/>
        <t:Anchor>
          <t:Comment id="654706208"/>
        </t:Anchor>
        <t:Create/>
      </t:Event>
      <t:Event id="{F14E9C16-2CC1-450C-B148-CEB050890856}" time="2026-03-13T10:38:05.44Z">
        <t:Attribution userId="S::conyeiwu@deloitte.com.ng::a30f26c3-4b86-4e9c-a02e-ca7685d4d374" userProvider="AD" userName="Onyeiwu, Chidinma"/>
        <t:Anchor>
          <t:Comment id="654706208"/>
        </t:Anchor>
        <t:Assign userId="S::ayakinola@deloitte.com.ng::7d3f921c-0d36-4042-98e3-5c80fa728336" userProvider="AD" userName="Akinola, Ayokunle"/>
      </t:Event>
      <t:Event id="{0E146123-252B-48DA-AED0-2AED67972005}" time="2026-03-13T10:38:05.44Z">
        <t:Attribution userId="S::conyeiwu@deloitte.com.ng::a30f26c3-4b86-4e9c-a02e-ca7685d4d374" userProvider="AD" userName="Onyeiwu, Chidinma"/>
        <t:Anchor>
          <t:Comment id="654706208"/>
        </t:Anchor>
        <t:SetTitle title="Format all tables to look the same @Akinola, Ayokunle "/>
      </t:Event>
    </t:History>
  </t:Task>
  <t:Task id="{626C777B-AA16-40E8-954F-9FFEBBBD093C}">
    <t:Anchor>
      <t:Comment id="293866687"/>
    </t:Anchor>
    <t:History>
      <t:Event id="{DC24F99C-7CD7-47F2-A12C-C7DD9A5961CD}" time="2025-05-12T06:58:27.646Z">
        <t:Attribution userId="S::conyeiwu@deloitte.com.ng::a30f26c3-4b86-4e9c-a02e-ca7685d4d374" userProvider="AD" userName="Onyeiwu, Chidinma"/>
        <t:Anchor>
          <t:Comment id="293866687"/>
        </t:Anchor>
        <t:Create/>
      </t:Event>
      <t:Event id="{8AC4DF18-6B92-4F2E-B8C7-D9E5517E536D}" time="2025-05-12T06:58:27.646Z">
        <t:Attribution userId="S::conyeiwu@deloitte.com.ng::a30f26c3-4b86-4e9c-a02e-ca7685d4d374" userProvider="AD" userName="Onyeiwu, Chidinma"/>
        <t:Anchor>
          <t:Comment id="293866687"/>
        </t:Anchor>
        <t:Assign userId="S::fmustapha@deloitte.com.ng::48377a7b-933b-4286-86e8-a46fb5785bb0" userProvider="AD" userName="Mustapha, Fauziyat"/>
      </t:Event>
      <t:Event id="{9828E0FF-B2F0-47E0-8516-F93AA272BFC4}" time="2025-05-12T06:58:27.646Z">
        <t:Attribution userId="S::conyeiwu@deloitte.com.ng::a30f26c3-4b86-4e9c-a02e-ca7685d4d374" userProvider="AD" userName="Onyeiwu, Chidinma"/>
        <t:Anchor>
          <t:Comment id="293866687"/>
        </t:Anchor>
        <t:SetTitle title="@Mustapha, Fauziyat include the source like prior year"/>
      </t:Event>
      <t:Event id="{868DBFD9-245A-4D26-870B-507FE8E0DE24}" time="2025-05-20T12:12:10.138Z">
        <t:Attribution userId="S::conyeiwu@deloitte.com.ng::a30f26c3-4b86-4e9c-a02e-ca7685d4d374" userProvider="AD" userName="Onyeiwu, Chidinma"/>
        <t:Progress percentComplete="100"/>
      </t:Event>
    </t:History>
  </t:Task>
  <t:Task id="{1883CB94-9C7E-4ABE-894F-7DF4F03B1F60}">
    <t:Anchor>
      <t:Comment id="960029835"/>
    </t:Anchor>
    <t:History>
      <t:Event id="{B66CE55B-40AF-487E-9A15-A7A193624F6A}" time="2026-03-31T14:27:47.46Z">
        <t:Attribution userId="S::conyeiwu@deloitte.com.ng::a30f26c3-4b86-4e9c-a02e-ca7685d4d374" userProvider="AD" userName="Onyeiwu, Chidinma"/>
        <t:Anchor>
          <t:Comment id="115573505"/>
        </t:Anchor>
        <t:Create/>
      </t:Event>
      <t:Event id="{1586FDAC-996F-4425-92D4-C779B71485C5}" time="2026-03-31T14:27:47.46Z">
        <t:Attribution userId="S::conyeiwu@deloitte.com.ng::a30f26c3-4b86-4e9c-a02e-ca7685d4d374" userProvider="AD" userName="Onyeiwu, Chidinma"/>
        <t:Anchor>
          <t:Comment id="115573505"/>
        </t:Anchor>
        <t:Assign userId="S::ayakinola@deloitte.com.ng::7d3f921c-0d36-4042-98e3-5c80fa728336" userProvider="AD" userName="Akinola, Ayokunle"/>
      </t:Event>
      <t:Event id="{B0A9265E-5D4D-45B9-8F60-98816FD4E44A}" time="2026-03-31T14:27:47.46Z">
        <t:Attribution userId="S::conyeiwu@deloitte.com.ng::a30f26c3-4b86-4e9c-a02e-ca7685d4d374" userProvider="AD" userName="Onyeiwu, Chidinma"/>
        <t:Anchor>
          <t:Comment id="115573505"/>
        </t:Anchor>
        <t:SetTitle title="@Akinola, Ayokunle , nothing changed from last year. Use the information in their 2024 report"/>
      </t:Event>
    </t:History>
  </t:Task>
  <t:Task id="{1A1193C6-352F-4932-B3E9-5553CEDD7D95}">
    <t:Anchor>
      <t:Comment id="148086494"/>
    </t:Anchor>
    <t:History>
      <t:Event id="{620BBD2E-E9E9-41C9-A00B-631712EDE587}" time="2026-03-31T14:00:52.78Z">
        <t:Attribution userId="S::conyeiwu@deloitte.com.ng::a30f26c3-4b86-4e9c-a02e-ca7685d4d374" userProvider="AD" userName="Onyeiwu, Chidinma"/>
        <t:Anchor>
          <t:Comment id="492295270"/>
        </t:Anchor>
        <t:Create/>
      </t:Event>
      <t:Event id="{4EA62E7E-9E47-448D-A39C-D8D14C7A2150}" time="2026-03-31T14:00:52.78Z">
        <t:Attribution userId="S::conyeiwu@deloitte.com.ng::a30f26c3-4b86-4e9c-a02e-ca7685d4d374" userProvider="AD" userName="Onyeiwu, Chidinma"/>
        <t:Anchor>
          <t:Comment id="492295270"/>
        </t:Anchor>
        <t:Assign userId="S::ikolajide@deloitte.com.ng::423665c7-a084-4087-a2b9-c3619a682e5d" userProvider="AD" userName="Olajide, Ikeoluwa"/>
      </t:Event>
      <t:Event id="{2B0E0EE8-DDF4-46BD-8639-2A8B67A1E8CC}" time="2026-03-31T14:00:52.78Z">
        <t:Attribution userId="S::conyeiwu@deloitte.com.ng::a30f26c3-4b86-4e9c-a02e-ca7685d4d374" userProvider="AD" userName="Onyeiwu, Chidinma"/>
        <t:Anchor>
          <t:Comment id="492295270"/>
        </t:Anchor>
        <t:SetTitle title="@Olajide, Ikeoluwa "/>
      </t:Event>
    </t:History>
  </t:Task>
  <t:Task id="{BE1644CE-1102-4B1D-BD0C-626C7C5D2506}">
    <t:Anchor>
      <t:Comment id="1675831124"/>
    </t:Anchor>
    <t:History>
      <t:Event id="{405EBCB0-2BEB-4754-B1B3-65168069BA3F}" time="2026-03-31T14:34:39.29Z">
        <t:Attribution userId="S::conyeiwu@deloitte.com.ng::a30f26c3-4b86-4e9c-a02e-ca7685d4d374" userProvider="AD" userName="Onyeiwu, Chidinma"/>
        <t:Anchor>
          <t:Comment id="1675831124"/>
        </t:Anchor>
        <t:Create/>
      </t:Event>
      <t:Event id="{0EFC1665-2B42-42F7-AFCA-1D91E88F44C6}" time="2026-03-31T14:34:39.29Z">
        <t:Attribution userId="S::conyeiwu@deloitte.com.ng::a30f26c3-4b86-4e9c-a02e-ca7685d4d374" userProvider="AD" userName="Onyeiwu, Chidinma"/>
        <t:Anchor>
          <t:Comment id="1675831124"/>
        </t:Anchor>
        <t:Assign userId="S::ayakinola@deloitte.com.ng::7d3f921c-0d36-4042-98e3-5c80fa728336" userProvider="AD" userName="Akinola, Ayokunle"/>
      </t:Event>
      <t:Event id="{F70C8574-A8D0-4201-A86A-0766E448596C}" time="2026-03-31T14:34:39.29Z">
        <t:Attribution userId="S::conyeiwu@deloitte.com.ng::a30f26c3-4b86-4e9c-a02e-ca7685d4d374" userProvider="AD" userName="Onyeiwu, Chidinma"/>
        <t:Anchor>
          <t:Comment id="1675831124"/>
        </t:Anchor>
        <t:SetTitle title="While we wait for 2025 data, rewrite to align with 2024 report data @Akinola, Ayokunle "/>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E447326CB1E9A459275B5F6EC98CB28" ma:contentTypeVersion="3" ma:contentTypeDescription="Create a new document." ma:contentTypeScope="" ma:versionID="21ebf0b25b17bf54eee67b83467e8e4c">
  <xsd:schema xmlns:xsd="http://www.w3.org/2001/XMLSchema" xmlns:xs="http://www.w3.org/2001/XMLSchema" xmlns:p="http://schemas.microsoft.com/office/2006/metadata/properties" xmlns:ns2="3c00bc4e-8bc3-487c-8c65-89103e0cb7c1" targetNamespace="http://schemas.microsoft.com/office/2006/metadata/properties" ma:root="true" ma:fieldsID="6235148d16410b156da28e5e5d33bfca" ns2:_="">
    <xsd:import namespace="3c00bc4e-8bc3-487c-8c65-89103e0cb7c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00bc4e-8bc3-487c-8c65-89103e0cb7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628C26-54A7-4C5C-AC9B-F9A0605A6B21}">
  <ds:schemaRefs>
    <ds:schemaRef ds:uri="http://schemas.microsoft.com/sharepoint/v3/contenttype/forms"/>
  </ds:schemaRefs>
</ds:datastoreItem>
</file>

<file path=customXml/itemProps2.xml><?xml version="1.0" encoding="utf-8"?>
<ds:datastoreItem xmlns:ds="http://schemas.openxmlformats.org/officeDocument/2006/customXml" ds:itemID="{CDFC3FD9-CF83-43F1-8929-8BFF955FFA2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732964B-86D5-4AA6-B900-ACE0829709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00bc4e-8bc3-487c-8c65-89103e0cb7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CD46F31-558B-4DCF-B6AB-7302278DA904}">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Normal.dotm</Template>
  <TotalTime>3461</TotalTime>
  <Pages>60</Pages>
  <Words>15626</Words>
  <Characters>89071</Characters>
  <Application>Microsoft Office Word</Application>
  <DocSecurity>0</DocSecurity>
  <Lines>742</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104489</CharactersWithSpaces>
  <SharedDoc>false</SharedDoc>
  <HLinks>
    <vt:vector size="270" baseType="variant">
      <vt:variant>
        <vt:i4>1900598</vt:i4>
      </vt:variant>
      <vt:variant>
        <vt:i4>224</vt:i4>
      </vt:variant>
      <vt:variant>
        <vt:i4>0</vt:i4>
      </vt:variant>
      <vt:variant>
        <vt:i4>5</vt:i4>
      </vt:variant>
      <vt:variant>
        <vt:lpwstr/>
      </vt:variant>
      <vt:variant>
        <vt:lpwstr>_Toc226528050</vt:lpwstr>
      </vt:variant>
      <vt:variant>
        <vt:i4>1835062</vt:i4>
      </vt:variant>
      <vt:variant>
        <vt:i4>218</vt:i4>
      </vt:variant>
      <vt:variant>
        <vt:i4>0</vt:i4>
      </vt:variant>
      <vt:variant>
        <vt:i4>5</vt:i4>
      </vt:variant>
      <vt:variant>
        <vt:lpwstr/>
      </vt:variant>
      <vt:variant>
        <vt:lpwstr>_Toc226528049</vt:lpwstr>
      </vt:variant>
      <vt:variant>
        <vt:i4>1835062</vt:i4>
      </vt:variant>
      <vt:variant>
        <vt:i4>212</vt:i4>
      </vt:variant>
      <vt:variant>
        <vt:i4>0</vt:i4>
      </vt:variant>
      <vt:variant>
        <vt:i4>5</vt:i4>
      </vt:variant>
      <vt:variant>
        <vt:lpwstr/>
      </vt:variant>
      <vt:variant>
        <vt:lpwstr>_Toc226528048</vt:lpwstr>
      </vt:variant>
      <vt:variant>
        <vt:i4>1835062</vt:i4>
      </vt:variant>
      <vt:variant>
        <vt:i4>206</vt:i4>
      </vt:variant>
      <vt:variant>
        <vt:i4>0</vt:i4>
      </vt:variant>
      <vt:variant>
        <vt:i4>5</vt:i4>
      </vt:variant>
      <vt:variant>
        <vt:lpwstr/>
      </vt:variant>
      <vt:variant>
        <vt:lpwstr>_Toc226528047</vt:lpwstr>
      </vt:variant>
      <vt:variant>
        <vt:i4>1835062</vt:i4>
      </vt:variant>
      <vt:variant>
        <vt:i4>200</vt:i4>
      </vt:variant>
      <vt:variant>
        <vt:i4>0</vt:i4>
      </vt:variant>
      <vt:variant>
        <vt:i4>5</vt:i4>
      </vt:variant>
      <vt:variant>
        <vt:lpwstr/>
      </vt:variant>
      <vt:variant>
        <vt:lpwstr>_Toc226528046</vt:lpwstr>
      </vt:variant>
      <vt:variant>
        <vt:i4>1835062</vt:i4>
      </vt:variant>
      <vt:variant>
        <vt:i4>194</vt:i4>
      </vt:variant>
      <vt:variant>
        <vt:i4>0</vt:i4>
      </vt:variant>
      <vt:variant>
        <vt:i4>5</vt:i4>
      </vt:variant>
      <vt:variant>
        <vt:lpwstr/>
      </vt:variant>
      <vt:variant>
        <vt:lpwstr>_Toc226528045</vt:lpwstr>
      </vt:variant>
      <vt:variant>
        <vt:i4>1835062</vt:i4>
      </vt:variant>
      <vt:variant>
        <vt:i4>188</vt:i4>
      </vt:variant>
      <vt:variant>
        <vt:i4>0</vt:i4>
      </vt:variant>
      <vt:variant>
        <vt:i4>5</vt:i4>
      </vt:variant>
      <vt:variant>
        <vt:lpwstr/>
      </vt:variant>
      <vt:variant>
        <vt:lpwstr>_Toc226528044</vt:lpwstr>
      </vt:variant>
      <vt:variant>
        <vt:i4>1835062</vt:i4>
      </vt:variant>
      <vt:variant>
        <vt:i4>182</vt:i4>
      </vt:variant>
      <vt:variant>
        <vt:i4>0</vt:i4>
      </vt:variant>
      <vt:variant>
        <vt:i4>5</vt:i4>
      </vt:variant>
      <vt:variant>
        <vt:lpwstr/>
      </vt:variant>
      <vt:variant>
        <vt:lpwstr>_Toc226528043</vt:lpwstr>
      </vt:variant>
      <vt:variant>
        <vt:i4>1835062</vt:i4>
      </vt:variant>
      <vt:variant>
        <vt:i4>176</vt:i4>
      </vt:variant>
      <vt:variant>
        <vt:i4>0</vt:i4>
      </vt:variant>
      <vt:variant>
        <vt:i4>5</vt:i4>
      </vt:variant>
      <vt:variant>
        <vt:lpwstr/>
      </vt:variant>
      <vt:variant>
        <vt:lpwstr>_Toc226528042</vt:lpwstr>
      </vt:variant>
      <vt:variant>
        <vt:i4>1835062</vt:i4>
      </vt:variant>
      <vt:variant>
        <vt:i4>170</vt:i4>
      </vt:variant>
      <vt:variant>
        <vt:i4>0</vt:i4>
      </vt:variant>
      <vt:variant>
        <vt:i4>5</vt:i4>
      </vt:variant>
      <vt:variant>
        <vt:lpwstr/>
      </vt:variant>
      <vt:variant>
        <vt:lpwstr>_Toc226528041</vt:lpwstr>
      </vt:variant>
      <vt:variant>
        <vt:i4>1835062</vt:i4>
      </vt:variant>
      <vt:variant>
        <vt:i4>164</vt:i4>
      </vt:variant>
      <vt:variant>
        <vt:i4>0</vt:i4>
      </vt:variant>
      <vt:variant>
        <vt:i4>5</vt:i4>
      </vt:variant>
      <vt:variant>
        <vt:lpwstr/>
      </vt:variant>
      <vt:variant>
        <vt:lpwstr>_Toc226528040</vt:lpwstr>
      </vt:variant>
      <vt:variant>
        <vt:i4>1769526</vt:i4>
      </vt:variant>
      <vt:variant>
        <vt:i4>158</vt:i4>
      </vt:variant>
      <vt:variant>
        <vt:i4>0</vt:i4>
      </vt:variant>
      <vt:variant>
        <vt:i4>5</vt:i4>
      </vt:variant>
      <vt:variant>
        <vt:lpwstr/>
      </vt:variant>
      <vt:variant>
        <vt:lpwstr>_Toc226528039</vt:lpwstr>
      </vt:variant>
      <vt:variant>
        <vt:i4>1769526</vt:i4>
      </vt:variant>
      <vt:variant>
        <vt:i4>152</vt:i4>
      </vt:variant>
      <vt:variant>
        <vt:i4>0</vt:i4>
      </vt:variant>
      <vt:variant>
        <vt:i4>5</vt:i4>
      </vt:variant>
      <vt:variant>
        <vt:lpwstr/>
      </vt:variant>
      <vt:variant>
        <vt:lpwstr>_Toc226528038</vt:lpwstr>
      </vt:variant>
      <vt:variant>
        <vt:i4>1769526</vt:i4>
      </vt:variant>
      <vt:variant>
        <vt:i4>146</vt:i4>
      </vt:variant>
      <vt:variant>
        <vt:i4>0</vt:i4>
      </vt:variant>
      <vt:variant>
        <vt:i4>5</vt:i4>
      </vt:variant>
      <vt:variant>
        <vt:lpwstr/>
      </vt:variant>
      <vt:variant>
        <vt:lpwstr>_Toc226528037</vt:lpwstr>
      </vt:variant>
      <vt:variant>
        <vt:i4>1769526</vt:i4>
      </vt:variant>
      <vt:variant>
        <vt:i4>140</vt:i4>
      </vt:variant>
      <vt:variant>
        <vt:i4>0</vt:i4>
      </vt:variant>
      <vt:variant>
        <vt:i4>5</vt:i4>
      </vt:variant>
      <vt:variant>
        <vt:lpwstr/>
      </vt:variant>
      <vt:variant>
        <vt:lpwstr>_Toc226528036</vt:lpwstr>
      </vt:variant>
      <vt:variant>
        <vt:i4>1769526</vt:i4>
      </vt:variant>
      <vt:variant>
        <vt:i4>134</vt:i4>
      </vt:variant>
      <vt:variant>
        <vt:i4>0</vt:i4>
      </vt:variant>
      <vt:variant>
        <vt:i4>5</vt:i4>
      </vt:variant>
      <vt:variant>
        <vt:lpwstr/>
      </vt:variant>
      <vt:variant>
        <vt:lpwstr>_Toc226528035</vt:lpwstr>
      </vt:variant>
      <vt:variant>
        <vt:i4>1769526</vt:i4>
      </vt:variant>
      <vt:variant>
        <vt:i4>128</vt:i4>
      </vt:variant>
      <vt:variant>
        <vt:i4>0</vt:i4>
      </vt:variant>
      <vt:variant>
        <vt:i4>5</vt:i4>
      </vt:variant>
      <vt:variant>
        <vt:lpwstr/>
      </vt:variant>
      <vt:variant>
        <vt:lpwstr>_Toc226528034</vt:lpwstr>
      </vt:variant>
      <vt:variant>
        <vt:i4>1769526</vt:i4>
      </vt:variant>
      <vt:variant>
        <vt:i4>122</vt:i4>
      </vt:variant>
      <vt:variant>
        <vt:i4>0</vt:i4>
      </vt:variant>
      <vt:variant>
        <vt:i4>5</vt:i4>
      </vt:variant>
      <vt:variant>
        <vt:lpwstr/>
      </vt:variant>
      <vt:variant>
        <vt:lpwstr>_Toc226528033</vt:lpwstr>
      </vt:variant>
      <vt:variant>
        <vt:i4>1769526</vt:i4>
      </vt:variant>
      <vt:variant>
        <vt:i4>116</vt:i4>
      </vt:variant>
      <vt:variant>
        <vt:i4>0</vt:i4>
      </vt:variant>
      <vt:variant>
        <vt:i4>5</vt:i4>
      </vt:variant>
      <vt:variant>
        <vt:lpwstr/>
      </vt:variant>
      <vt:variant>
        <vt:lpwstr>_Toc226528032</vt:lpwstr>
      </vt:variant>
      <vt:variant>
        <vt:i4>1769526</vt:i4>
      </vt:variant>
      <vt:variant>
        <vt:i4>110</vt:i4>
      </vt:variant>
      <vt:variant>
        <vt:i4>0</vt:i4>
      </vt:variant>
      <vt:variant>
        <vt:i4>5</vt:i4>
      </vt:variant>
      <vt:variant>
        <vt:lpwstr/>
      </vt:variant>
      <vt:variant>
        <vt:lpwstr>_Toc226528031</vt:lpwstr>
      </vt:variant>
      <vt:variant>
        <vt:i4>1769526</vt:i4>
      </vt:variant>
      <vt:variant>
        <vt:i4>104</vt:i4>
      </vt:variant>
      <vt:variant>
        <vt:i4>0</vt:i4>
      </vt:variant>
      <vt:variant>
        <vt:i4>5</vt:i4>
      </vt:variant>
      <vt:variant>
        <vt:lpwstr/>
      </vt:variant>
      <vt:variant>
        <vt:lpwstr>_Toc226528030</vt:lpwstr>
      </vt:variant>
      <vt:variant>
        <vt:i4>1703990</vt:i4>
      </vt:variant>
      <vt:variant>
        <vt:i4>98</vt:i4>
      </vt:variant>
      <vt:variant>
        <vt:i4>0</vt:i4>
      </vt:variant>
      <vt:variant>
        <vt:i4>5</vt:i4>
      </vt:variant>
      <vt:variant>
        <vt:lpwstr/>
      </vt:variant>
      <vt:variant>
        <vt:lpwstr>_Toc226528029</vt:lpwstr>
      </vt:variant>
      <vt:variant>
        <vt:i4>1703990</vt:i4>
      </vt:variant>
      <vt:variant>
        <vt:i4>92</vt:i4>
      </vt:variant>
      <vt:variant>
        <vt:i4>0</vt:i4>
      </vt:variant>
      <vt:variant>
        <vt:i4>5</vt:i4>
      </vt:variant>
      <vt:variant>
        <vt:lpwstr/>
      </vt:variant>
      <vt:variant>
        <vt:lpwstr>_Toc226528028</vt:lpwstr>
      </vt:variant>
      <vt:variant>
        <vt:i4>1703990</vt:i4>
      </vt:variant>
      <vt:variant>
        <vt:i4>86</vt:i4>
      </vt:variant>
      <vt:variant>
        <vt:i4>0</vt:i4>
      </vt:variant>
      <vt:variant>
        <vt:i4>5</vt:i4>
      </vt:variant>
      <vt:variant>
        <vt:lpwstr/>
      </vt:variant>
      <vt:variant>
        <vt:lpwstr>_Toc226528027</vt:lpwstr>
      </vt:variant>
      <vt:variant>
        <vt:i4>1703990</vt:i4>
      </vt:variant>
      <vt:variant>
        <vt:i4>80</vt:i4>
      </vt:variant>
      <vt:variant>
        <vt:i4>0</vt:i4>
      </vt:variant>
      <vt:variant>
        <vt:i4>5</vt:i4>
      </vt:variant>
      <vt:variant>
        <vt:lpwstr/>
      </vt:variant>
      <vt:variant>
        <vt:lpwstr>_Toc226528026</vt:lpwstr>
      </vt:variant>
      <vt:variant>
        <vt:i4>1703990</vt:i4>
      </vt:variant>
      <vt:variant>
        <vt:i4>74</vt:i4>
      </vt:variant>
      <vt:variant>
        <vt:i4>0</vt:i4>
      </vt:variant>
      <vt:variant>
        <vt:i4>5</vt:i4>
      </vt:variant>
      <vt:variant>
        <vt:lpwstr/>
      </vt:variant>
      <vt:variant>
        <vt:lpwstr>_Toc226528025</vt:lpwstr>
      </vt:variant>
      <vt:variant>
        <vt:i4>1703990</vt:i4>
      </vt:variant>
      <vt:variant>
        <vt:i4>68</vt:i4>
      </vt:variant>
      <vt:variant>
        <vt:i4>0</vt:i4>
      </vt:variant>
      <vt:variant>
        <vt:i4>5</vt:i4>
      </vt:variant>
      <vt:variant>
        <vt:lpwstr/>
      </vt:variant>
      <vt:variant>
        <vt:lpwstr>_Toc226528024</vt:lpwstr>
      </vt:variant>
      <vt:variant>
        <vt:i4>1703990</vt:i4>
      </vt:variant>
      <vt:variant>
        <vt:i4>62</vt:i4>
      </vt:variant>
      <vt:variant>
        <vt:i4>0</vt:i4>
      </vt:variant>
      <vt:variant>
        <vt:i4>5</vt:i4>
      </vt:variant>
      <vt:variant>
        <vt:lpwstr/>
      </vt:variant>
      <vt:variant>
        <vt:lpwstr>_Toc226528023</vt:lpwstr>
      </vt:variant>
      <vt:variant>
        <vt:i4>1703990</vt:i4>
      </vt:variant>
      <vt:variant>
        <vt:i4>56</vt:i4>
      </vt:variant>
      <vt:variant>
        <vt:i4>0</vt:i4>
      </vt:variant>
      <vt:variant>
        <vt:i4>5</vt:i4>
      </vt:variant>
      <vt:variant>
        <vt:lpwstr/>
      </vt:variant>
      <vt:variant>
        <vt:lpwstr>_Toc226528022</vt:lpwstr>
      </vt:variant>
      <vt:variant>
        <vt:i4>1703990</vt:i4>
      </vt:variant>
      <vt:variant>
        <vt:i4>50</vt:i4>
      </vt:variant>
      <vt:variant>
        <vt:i4>0</vt:i4>
      </vt:variant>
      <vt:variant>
        <vt:i4>5</vt:i4>
      </vt:variant>
      <vt:variant>
        <vt:lpwstr/>
      </vt:variant>
      <vt:variant>
        <vt:lpwstr>_Toc226528021</vt:lpwstr>
      </vt:variant>
      <vt:variant>
        <vt:i4>1703990</vt:i4>
      </vt:variant>
      <vt:variant>
        <vt:i4>44</vt:i4>
      </vt:variant>
      <vt:variant>
        <vt:i4>0</vt:i4>
      </vt:variant>
      <vt:variant>
        <vt:i4>5</vt:i4>
      </vt:variant>
      <vt:variant>
        <vt:lpwstr/>
      </vt:variant>
      <vt:variant>
        <vt:lpwstr>_Toc226528020</vt:lpwstr>
      </vt:variant>
      <vt:variant>
        <vt:i4>1638454</vt:i4>
      </vt:variant>
      <vt:variant>
        <vt:i4>38</vt:i4>
      </vt:variant>
      <vt:variant>
        <vt:i4>0</vt:i4>
      </vt:variant>
      <vt:variant>
        <vt:i4>5</vt:i4>
      </vt:variant>
      <vt:variant>
        <vt:lpwstr/>
      </vt:variant>
      <vt:variant>
        <vt:lpwstr>_Toc226528019</vt:lpwstr>
      </vt:variant>
      <vt:variant>
        <vt:i4>1638454</vt:i4>
      </vt:variant>
      <vt:variant>
        <vt:i4>32</vt:i4>
      </vt:variant>
      <vt:variant>
        <vt:i4>0</vt:i4>
      </vt:variant>
      <vt:variant>
        <vt:i4>5</vt:i4>
      </vt:variant>
      <vt:variant>
        <vt:lpwstr/>
      </vt:variant>
      <vt:variant>
        <vt:lpwstr>_Toc226528018</vt:lpwstr>
      </vt:variant>
      <vt:variant>
        <vt:i4>1638454</vt:i4>
      </vt:variant>
      <vt:variant>
        <vt:i4>26</vt:i4>
      </vt:variant>
      <vt:variant>
        <vt:i4>0</vt:i4>
      </vt:variant>
      <vt:variant>
        <vt:i4>5</vt:i4>
      </vt:variant>
      <vt:variant>
        <vt:lpwstr/>
      </vt:variant>
      <vt:variant>
        <vt:lpwstr>_Toc226528017</vt:lpwstr>
      </vt:variant>
      <vt:variant>
        <vt:i4>1638454</vt:i4>
      </vt:variant>
      <vt:variant>
        <vt:i4>20</vt:i4>
      </vt:variant>
      <vt:variant>
        <vt:i4>0</vt:i4>
      </vt:variant>
      <vt:variant>
        <vt:i4>5</vt:i4>
      </vt:variant>
      <vt:variant>
        <vt:lpwstr/>
      </vt:variant>
      <vt:variant>
        <vt:lpwstr>_Toc226528016</vt:lpwstr>
      </vt:variant>
      <vt:variant>
        <vt:i4>1638454</vt:i4>
      </vt:variant>
      <vt:variant>
        <vt:i4>14</vt:i4>
      </vt:variant>
      <vt:variant>
        <vt:i4>0</vt:i4>
      </vt:variant>
      <vt:variant>
        <vt:i4>5</vt:i4>
      </vt:variant>
      <vt:variant>
        <vt:lpwstr/>
      </vt:variant>
      <vt:variant>
        <vt:lpwstr>_Toc226528015</vt:lpwstr>
      </vt:variant>
      <vt:variant>
        <vt:i4>1638454</vt:i4>
      </vt:variant>
      <vt:variant>
        <vt:i4>8</vt:i4>
      </vt:variant>
      <vt:variant>
        <vt:i4>0</vt:i4>
      </vt:variant>
      <vt:variant>
        <vt:i4>5</vt:i4>
      </vt:variant>
      <vt:variant>
        <vt:lpwstr/>
      </vt:variant>
      <vt:variant>
        <vt:lpwstr>_Toc226528014</vt:lpwstr>
      </vt:variant>
      <vt:variant>
        <vt:i4>1638454</vt:i4>
      </vt:variant>
      <vt:variant>
        <vt:i4>2</vt:i4>
      </vt:variant>
      <vt:variant>
        <vt:i4>0</vt:i4>
      </vt:variant>
      <vt:variant>
        <vt:i4>5</vt:i4>
      </vt:variant>
      <vt:variant>
        <vt:lpwstr/>
      </vt:variant>
      <vt:variant>
        <vt:lpwstr>_Toc226528013</vt:lpwstr>
      </vt:variant>
      <vt:variant>
        <vt:i4>1572961</vt:i4>
      </vt:variant>
      <vt:variant>
        <vt:i4>18</vt:i4>
      </vt:variant>
      <vt:variant>
        <vt:i4>0</vt:i4>
      </vt:variant>
      <vt:variant>
        <vt:i4>5</vt:i4>
      </vt:variant>
      <vt:variant>
        <vt:lpwstr>mailto:ayakinola@deloitte.com.ng</vt:lpwstr>
      </vt:variant>
      <vt:variant>
        <vt:lpwstr/>
      </vt:variant>
      <vt:variant>
        <vt:i4>6225961</vt:i4>
      </vt:variant>
      <vt:variant>
        <vt:i4>15</vt:i4>
      </vt:variant>
      <vt:variant>
        <vt:i4>0</vt:i4>
      </vt:variant>
      <vt:variant>
        <vt:i4>5</vt:i4>
      </vt:variant>
      <vt:variant>
        <vt:lpwstr>mailto:fsipeolu@deloitte.com.ng</vt:lpwstr>
      </vt:variant>
      <vt:variant>
        <vt:lpwstr/>
      </vt:variant>
      <vt:variant>
        <vt:i4>6225961</vt:i4>
      </vt:variant>
      <vt:variant>
        <vt:i4>12</vt:i4>
      </vt:variant>
      <vt:variant>
        <vt:i4>0</vt:i4>
      </vt:variant>
      <vt:variant>
        <vt:i4>5</vt:i4>
      </vt:variant>
      <vt:variant>
        <vt:lpwstr>mailto:fsipeolu@deloitte.com.ng</vt:lpwstr>
      </vt:variant>
      <vt:variant>
        <vt:lpwstr/>
      </vt:variant>
      <vt:variant>
        <vt:i4>1572961</vt:i4>
      </vt:variant>
      <vt:variant>
        <vt:i4>9</vt:i4>
      </vt:variant>
      <vt:variant>
        <vt:i4>0</vt:i4>
      </vt:variant>
      <vt:variant>
        <vt:i4>5</vt:i4>
      </vt:variant>
      <vt:variant>
        <vt:lpwstr>mailto:ayakinola@deloitte.com.ng</vt:lpwstr>
      </vt:variant>
      <vt:variant>
        <vt:lpwstr/>
      </vt:variant>
      <vt:variant>
        <vt:i4>1572961</vt:i4>
      </vt:variant>
      <vt:variant>
        <vt:i4>6</vt:i4>
      </vt:variant>
      <vt:variant>
        <vt:i4>0</vt:i4>
      </vt:variant>
      <vt:variant>
        <vt:i4>5</vt:i4>
      </vt:variant>
      <vt:variant>
        <vt:lpwstr>mailto:ayakinola@deloitte.com.ng</vt:lpwstr>
      </vt:variant>
      <vt:variant>
        <vt:lpwstr/>
      </vt:variant>
      <vt:variant>
        <vt:i4>1310840</vt:i4>
      </vt:variant>
      <vt:variant>
        <vt:i4>3</vt:i4>
      </vt:variant>
      <vt:variant>
        <vt:i4>0</vt:i4>
      </vt:variant>
      <vt:variant>
        <vt:i4>5</vt:i4>
      </vt:variant>
      <vt:variant>
        <vt:lpwstr>mailto:ikolajide@deloitte.com.ng</vt:lpwstr>
      </vt:variant>
      <vt:variant>
        <vt:lpwstr/>
      </vt:variant>
      <vt:variant>
        <vt:i4>1310840</vt:i4>
      </vt:variant>
      <vt:variant>
        <vt:i4>0</vt:i4>
      </vt:variant>
      <vt:variant>
        <vt:i4>0</vt:i4>
      </vt:variant>
      <vt:variant>
        <vt:i4>5</vt:i4>
      </vt:variant>
      <vt:variant>
        <vt:lpwstr>mailto:ikolajide@deloitte.com.ng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Bridging A Sustainable Future</dc:subject>
  <dc:creator>Onyeiwu, Chidinma</dc:creator>
  <cp:keywords/>
  <dc:description/>
  <cp:lastModifiedBy>Sipeolu, Favour</cp:lastModifiedBy>
  <cp:revision>1</cp:revision>
  <cp:lastPrinted>2025-05-24T04:46:00Z</cp:lastPrinted>
  <dcterms:created xsi:type="dcterms:W3CDTF">2026-01-30T12:10:00Z</dcterms:created>
  <dcterms:modified xsi:type="dcterms:W3CDTF">2026-04-08T08:49:00Z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2024-03-28T16:23:39Z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167da8d3-b866-4149-a98a-4549fc656906</vt:lpwstr>
  </property>
  <property fmtid="{D5CDD505-2E9C-101B-9397-08002B2CF9AE}" pid="8" name="MSIP_Label_ea60d57e-af5b-4752-ac57-3e4f28ca11dc_ContentBits">
    <vt:lpwstr>0</vt:lpwstr>
  </property>
  <property fmtid="{D5CDD505-2E9C-101B-9397-08002B2CF9AE}" pid="9" name="ContentTypeId">
    <vt:lpwstr>0x0101008E447326CB1E9A459275B5F6EC98CB28</vt:lpwstr>
  </property>
  <property fmtid="{D5CDD505-2E9C-101B-9397-08002B2CF9AE}" pid="10" name="GrammarlyDocumentId">
    <vt:lpwstr>511574f82ee19ef73c9926384178acfcf00fb9c46f75b1572eba1bcae663dd11</vt:lpwstr>
  </property>
  <property fmtid="{D5CDD505-2E9C-101B-9397-08002B2CF9AE}" pid="11" name="docLang">
    <vt:lpwstr>en</vt:lpwstr>
  </property>
</Properties>
</file>